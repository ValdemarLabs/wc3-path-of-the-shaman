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1440.0000000000002" w:top="1440.0000000000002" w:left="1440.0000000000002" w:right="1440.0000000000002" w:header="0" w:footer="720"/>
          <w:pgNumType w:start="1"/>
        </w:sectPr>
      </w:pPr>
      <w:bookmarkStart w:colFirst="0" w:colLast="0" w:name="_v58787e705z4" w:id="0"/>
      <w:bookmarkEnd w:id="0"/>
      <w:r w:rsidDel="00000000" w:rsidR="00000000" w:rsidRPr="00000000">
        <w:rPr>
          <w:rFonts w:ascii="Comfortaa" w:cs="Comfortaa" w:eastAsia="Comfortaa" w:hAnsi="Comfortaa"/>
          <w:b w:val="1"/>
          <w:bCs w:val="1"/>
          <w:i w:val="0"/>
          <w:iCs w:val="0"/>
          <w:smallCaps w:val="0"/>
          <w:strike w:val="0"/>
          <w:color w:val="980000"/>
          <w:sz w:val="52"/>
          <w:szCs w:val="52"/>
          <w:u w:val="none"/>
          <w:shd w:fill="auto" w:val="clear"/>
          <w:vertAlign w:val="baseline"/>
          <w:rtl w:val="0"/>
        </w:rPr>
        <w:t xml:space="preserve">Warcraft 3 WE Ability Insight</w:t>
      </w:r>
      <w:r w:rsidDel="00000000" w:rsidR="00000000" w:rsidRPr="00000000">
        <w:rPr>
          <w:rtl w:val="0"/>
        </w:rPr>
      </w:r>
    </w:p>
    <w:p w:rsidR="00000000" w:rsidDel="00000000" w:rsidP="00000000" w:rsidRDefault="00000000" w:rsidRPr="00000000" w14:paraId="00000002">
      <w:pPr>
        <w:pStyle w:val="Title"/>
        <w:rPr/>
      </w:pPr>
      <w:bookmarkStart w:colFirst="0" w:colLast="0" w:name="_i8q9io5v0ghy" w:id="1"/>
      <w:bookmarkEnd w:id="1"/>
      <w:r w:rsidDel="00000000" w:rsidR="00000000" w:rsidRPr="00000000">
        <w:rPr>
          <w:rtl w:val="0"/>
        </w:rPr>
        <w:t xml:space="preserve">Warcraft 3 Editor Ability Insight</w:t>
      </w:r>
    </w:p>
    <w:p w:rsidR="00000000" w:rsidDel="00000000" w:rsidP="00000000" w:rsidRDefault="00000000" w:rsidRPr="00000000" w14:paraId="00000003">
      <w:pPr>
        <w:pStyle w:val="Subtitle"/>
        <w:rPr>
          <w:color w:val="ff9900"/>
        </w:rPr>
      </w:pPr>
      <w:bookmarkStart w:colFirst="0" w:colLast="0" w:name="_egy93w44902w" w:id="2"/>
      <w:bookmarkEnd w:id="2"/>
      <w:r w:rsidDel="00000000" w:rsidR="00000000" w:rsidRPr="00000000">
        <w:rPr>
          <w:rtl w:val="0"/>
        </w:rPr>
        <w:t xml:space="preserve">Original creator : Fredrik </w:t>
      </w:r>
      <w:r w:rsidDel="00000000" w:rsidR="00000000" w:rsidRPr="00000000">
        <w:rPr>
          <w:i w:val="1"/>
          <w:iCs w:val="1"/>
          <w:rtl w:val="0"/>
        </w:rPr>
        <w:t xml:space="preserve">ScrewTheTrees</w:t>
      </w:r>
      <w:r w:rsidDel="00000000" w:rsidR="00000000" w:rsidRPr="00000000">
        <w:rPr>
          <w:rtl w:val="0"/>
        </w:rPr>
        <w:t xml:space="preserve"> Grimmenhag </w:t>
      </w:r>
      <w:hyperlink r:id="rId7">
        <w:r w:rsidDel="00000000" w:rsidR="00000000" w:rsidRPr="00000000">
          <w:rPr>
            <w:color w:val="0000ee"/>
            <w:u w:val="single"/>
            <w:rtl w:val="0"/>
          </w:rPr>
          <w:t xml:space="preserve">attacka20@gmail.com</w:t>
        </w:r>
      </w:hyperlink>
      <w:r w:rsidDel="00000000" w:rsidR="00000000" w:rsidRPr="00000000">
        <w:rPr>
          <w:rtl w:val="0"/>
        </w:rPr>
        <w:br w:type="textWrapping"/>
        <w:t xml:space="preserve">Current maintainers : </w:t>
      </w:r>
      <w:hyperlink r:id="rId8">
        <w:r w:rsidDel="00000000" w:rsidR="00000000" w:rsidRPr="00000000">
          <w:rPr>
            <w:color w:val="0000ee"/>
            <w:u w:val="single"/>
            <w:rtl w:val="0"/>
          </w:rPr>
          <w:t xml:space="preserve">Flame of Change</w:t>
        </w:r>
      </w:hyperlink>
      <w:r w:rsidDel="00000000" w:rsidR="00000000" w:rsidRPr="00000000">
        <w:rPr>
          <w:rtl w:val="0"/>
        </w:rPr>
        <w:t xml:space="preserve"> (</w:t>
      </w:r>
      <w:sdt>
        <w:sdtPr>
          <w:alias w:val="Named contributors"/>
          <w:id w:val="-2053343452"/>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t xml:space="preserve">)</w:t>
        <w:br w:type="textWrapping"/>
      </w:r>
      <w:r w:rsidDel="00000000" w:rsidR="00000000" w:rsidRPr="00000000">
        <w:rPr>
          <w:color w:val="ff9900"/>
          <w:rtl w:val="0"/>
        </w:rPr>
        <w:t xml:space="preserve">We are looking for fact-checkers !</w:t>
      </w:r>
    </w:p>
    <w:p w:rsidR="00000000" w:rsidDel="00000000" w:rsidP="00000000" w:rsidRDefault="00000000" w:rsidRPr="00000000" w14:paraId="00000004">
      <w:pPr>
        <w:pStyle w:val="Heading1"/>
        <w:rPr/>
      </w:pPr>
      <w:bookmarkStart w:colFirst="0" w:colLast="0" w:name="_ll1nudzhkw3w" w:id="3"/>
      <w:bookmarkEnd w:id="3"/>
      <w:r w:rsidDel="00000000" w:rsidR="00000000" w:rsidRPr="00000000">
        <w:rPr>
          <w:rtl w:val="0"/>
        </w:rPr>
        <w:t xml:space="preserve">Contribution</w:t>
      </w:r>
    </w:p>
    <w:p w:rsidR="00000000" w:rsidDel="00000000" w:rsidP="00000000" w:rsidRDefault="00000000" w:rsidRPr="00000000" w14:paraId="00000005">
      <w:pPr>
        <w:rPr/>
      </w:pPr>
      <w:r w:rsidDel="00000000" w:rsidR="00000000" w:rsidRPr="00000000">
        <w:rPr>
          <w:rtl w:val="0"/>
        </w:rPr>
        <w:t xml:space="preserve">   Useful contributions from people are labeled in purple parenthesis such as: </w:t>
      </w:r>
      <w:r w:rsidDel="00000000" w:rsidR="00000000" w:rsidRPr="00000000">
        <w:rPr>
          <w:color w:val="9900ff"/>
          <w:rtl w:val="0"/>
        </w:rPr>
        <w:t xml:space="preserve">(_username_) </w:t>
      </w:r>
      <w:r w:rsidDel="00000000" w:rsidR="00000000" w:rsidRPr="00000000">
        <w:rPr>
          <w:rtl w:val="0"/>
        </w:rPr>
        <w:t xml:space="preserve">(You have to add this yourself when you type your contributions). This does not relate if you are just fixing spelling </w:t>
      </w:r>
      <w:r w:rsidDel="00000000" w:rsidR="00000000" w:rsidRPr="00000000">
        <w:rPr>
          <w:rtl w:val="0"/>
        </w:rPr>
        <w:t xml:space="preserve">mistakes</w:t>
      </w:r>
      <w:r w:rsidDel="00000000" w:rsidR="00000000" w:rsidRPr="00000000">
        <w:rPr>
          <w:rtl w:val="0"/>
        </w:rPr>
        <w:t xml:space="preserve"> or changing the phrasing, only if you actually update the information. You don't have to add your username to your contributions if you don’t want to. But people who contribute deserve recognition. See the </w:t>
      </w:r>
      <w:hyperlink w:anchor="_xki06ekugb7k">
        <w:r w:rsidDel="00000000" w:rsidR="00000000" w:rsidRPr="00000000">
          <w:rPr>
            <w:color w:val="1155cc"/>
            <w:u w:val="single"/>
            <w:rtl w:val="0"/>
          </w:rPr>
          <w:t xml:space="preserve">Cargo Hold</w:t>
        </w:r>
      </w:hyperlink>
      <w:r w:rsidDel="00000000" w:rsidR="00000000" w:rsidRPr="00000000">
        <w:rPr>
          <w:rtl w:val="0"/>
        </w:rPr>
        <w:t xml:space="preserve"> skill for an example on how to implement your contributions.</w:t>
      </w:r>
    </w:p>
    <w:p w:rsidR="00000000" w:rsidDel="00000000" w:rsidP="00000000" w:rsidRDefault="00000000" w:rsidRPr="00000000" w14:paraId="00000006">
      <w:pPr>
        <w:rPr>
          <w:b w:val="1"/>
          <w:bCs w:val="1"/>
        </w:rPr>
      </w:pPr>
      <w:r w:rsidDel="00000000" w:rsidR="00000000" w:rsidRPr="00000000">
        <w:rPr>
          <w:b w:val="1"/>
          <w:bCs w:val="1"/>
          <w:rtl w:val="0"/>
        </w:rPr>
        <w:t xml:space="preserve">   The document is currently being overalled by </w:t>
      </w:r>
      <w:sdt>
        <w:sdtPr>
          <w:alias w:val="Named contributors"/>
          <w:id w:val="-167364561"/>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b w:val="1"/>
              <w:bCs w:val="1"/>
              <w:color w:val="5a3286"/>
              <w:shd w:fill="e6cff2" w:val="clear"/>
            </w:rPr>
            <w:t xml:space="preserve">FlameofChange</w:t>
          </w:r>
        </w:sdtContent>
      </w:sdt>
      <w:r w:rsidDel="00000000" w:rsidR="00000000" w:rsidRPr="00000000">
        <w:rPr>
          <w:b w:val="1"/>
          <w:bCs w:val="1"/>
          <w:rtl w:val="0"/>
        </w:rPr>
        <w:t xml:space="preserve">. He would only take care of the page layout, not necessarily apply or deny suggestions for the time being. The content should stay untouched except typo, rephrasing and synthesis.</w:t>
      </w:r>
    </w:p>
    <w:p w:rsidR="00000000" w:rsidDel="00000000" w:rsidP="00000000" w:rsidRDefault="00000000" w:rsidRPr="00000000" w14:paraId="00000007">
      <w:pPr>
        <w:pStyle w:val="Heading1"/>
        <w:rPr/>
      </w:pPr>
      <w:bookmarkStart w:colFirst="0" w:colLast="0" w:name="_sz2i1es2p1yw" w:id="4"/>
      <w:bookmarkEnd w:id="4"/>
      <w:r w:rsidDel="00000000" w:rsidR="00000000" w:rsidRPr="00000000">
        <w:rPr>
          <w:rtl w:val="0"/>
        </w:rPr>
        <w:t xml:space="preserve">Protips</w:t>
      </w:r>
    </w:p>
    <w:p w:rsidR="00000000" w:rsidDel="00000000" w:rsidP="00000000" w:rsidRDefault="00000000" w:rsidRPr="00000000" w14:paraId="00000008">
      <w:pPr>
        <w:rPr/>
      </w:pPr>
      <w:r w:rsidDel="00000000" w:rsidR="00000000" w:rsidRPr="00000000">
        <w:rPr>
          <w:rtl w:val="0"/>
        </w:rPr>
        <w:t xml:space="preserve">   As of Patch 1.28.2, Blizzard has provided us with an excellent &amp; consistent method of giving units ‘hidden’ abilities (i.e. abilities that do not show up on the command card), that avoids the tricky usage of the Spellbook exploit. Simply set your ‘hidden’ ability Button Position values to [X = 0] and [Y = -11] </w:t>
      </w:r>
      <w:r w:rsidDel="00000000" w:rsidR="00000000" w:rsidRPr="00000000">
        <w:rPr>
          <w:sz w:val="18"/>
          <w:szCs w:val="18"/>
          <w:rtl w:val="0"/>
        </w:rPr>
        <w:t xml:space="preserve">(shift-click to enter a negative value)</w:t>
      </w:r>
      <w:r w:rsidDel="00000000" w:rsidR="00000000" w:rsidRPr="00000000">
        <w:rPr>
          <w:rtl w:val="0"/>
        </w:rPr>
        <w:t xml:space="preserve">. This feature works regardless of how many ‘hidden’ abilities are used, and allows both Passive &amp; Active abilities to work. </w:t>
      </w:r>
    </w:p>
    <w:p w:rsidR="00000000" w:rsidDel="00000000" w:rsidP="00000000" w:rsidRDefault="00000000" w:rsidRPr="00000000" w14:paraId="00000009">
      <w:pPr>
        <w:rPr>
          <w:color w:val="980000"/>
        </w:rPr>
      </w:pPr>
      <w:r w:rsidDel="00000000" w:rsidR="00000000" w:rsidRPr="00000000">
        <w:rPr>
          <w:color w:val="980000"/>
          <w:rtl w:val="0"/>
        </w:rPr>
        <w:t xml:space="preserve">   Abilities left here might or might not have their keyboard shortcuts disabled, it varies from ability to ability. (Assume that the ability is gonna have it deactivated)</w:t>
      </w:r>
    </w:p>
    <w:p w:rsidR="00000000" w:rsidDel="00000000" w:rsidP="00000000" w:rsidRDefault="00000000" w:rsidRPr="00000000" w14:paraId="0000000A">
      <w:pPr>
        <w:rPr/>
      </w:pPr>
      <w:r w:rsidDel="00000000" w:rsidR="00000000" w:rsidRPr="00000000">
        <w:rPr>
          <w:rtl w:val="0"/>
        </w:rPr>
        <w:t xml:space="preserve">   As of Patch 1.30 Blizzard has improved compatibility of “buff stacking” allowing the same abilities with different buffs to stack with each other. Previously only a few abilities (mostly auras) allowed buff stacking but now a wide array of abilities are supposed to allow it.</w:t>
      </w:r>
    </w:p>
    <w:p w:rsidR="00000000" w:rsidDel="00000000" w:rsidP="00000000" w:rsidRDefault="00000000" w:rsidRPr="00000000" w14:paraId="0000000B">
      <w:pPr>
        <w:rPr>
          <w:color w:val="980000"/>
        </w:rPr>
      </w:pPr>
      <w:r w:rsidDel="00000000" w:rsidR="00000000" w:rsidRPr="00000000">
        <w:rPr>
          <w:color w:val="980000"/>
          <w:rtl w:val="0"/>
        </w:rPr>
        <w:t xml:space="preserve">Not all abilities allow buff stacking, viewer discretion advised.</w:t>
      </w:r>
    </w:p>
    <w:p w:rsidR="00000000" w:rsidDel="00000000" w:rsidP="00000000" w:rsidRDefault="00000000" w:rsidRPr="00000000" w14:paraId="0000000C">
      <w:pPr>
        <w:rPr/>
      </w:pPr>
      <w:r w:rsidDel="00000000" w:rsidR="00000000" w:rsidRPr="00000000">
        <w:rPr>
          <w:rtl w:val="0"/>
        </w:rPr>
        <w:t xml:space="preserve">   This document does not currently distinguish well between negative damage / healing and healing / negative healing. There are technical reasons why those differ from each other like negative healing not rewarding kill credit. And negative damage losing healing power based on targets armor/magic resist and similar.</w:t>
      </w:r>
    </w:p>
    <w:p w:rsidR="00000000" w:rsidDel="00000000" w:rsidP="00000000" w:rsidRDefault="00000000" w:rsidRPr="00000000" w14:paraId="0000000D">
      <w:pPr>
        <w:rPr/>
      </w:pPr>
      <w:r w:rsidDel="00000000" w:rsidR="00000000" w:rsidRPr="00000000">
        <w:rPr>
          <w:rtl w:val="0"/>
        </w:rPr>
        <w:t xml:space="preserve">   Some damage types behave similarly to each other. Such as Unknown damage type and Universal damage type. You may detect Unknown damage type dealing 0 damage to trigger the effect of Blizzard abilities when most debuffs apply and when the buff wears off such as in this document are Possession, Volcano, Ensnare, Hex, even by Orb of Frost and most Orbs. It affects both Ethereal and Spell Immune as Universal damage types.</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To set a selected text to Title 2, do ctrl + alt + 2</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To set a selected title back to text, do ctrl + alt + 0</w:t>
      </w:r>
    </w:p>
    <w:p w:rsidR="00000000" w:rsidDel="00000000" w:rsidP="00000000" w:rsidRDefault="00000000" w:rsidRPr="00000000" w14:paraId="00000010">
      <w:pPr>
        <w:pStyle w:val="Heading1"/>
        <w:rPr>
          <w:rFonts w:ascii="Cinzel SemiBold" w:cs="Cinzel SemiBold" w:eastAsia="Cinzel SemiBold" w:hAnsi="Cinzel SemiBold"/>
        </w:rPr>
      </w:pPr>
      <w:bookmarkStart w:colFirst="0" w:colLast="0" w:name="_l32b44thyvoa" w:id="5"/>
      <w:bookmarkEnd w:id="5"/>
      <w:r w:rsidDel="00000000" w:rsidR="00000000" w:rsidRPr="00000000">
        <w:rPr>
          <w:rtl w:val="0"/>
        </w:rPr>
        <w:t xml:space="preserve">Field natives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Some ability values may be modified by the Ability Field natives, such as</w:t>
      </w:r>
    </w:p>
    <w:p w:rsidR="00000000" w:rsidDel="00000000" w:rsidP="00000000" w:rsidRDefault="00000000" w:rsidRPr="00000000" w14:paraId="00000012">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native BlzSetAbilityRealField takes ability whichAbility, abilityrealfield whichField, real value returns boolean</w:t>
      </w:r>
    </w:p>
    <w:p w:rsidR="00000000" w:rsidDel="00000000" w:rsidP="00000000" w:rsidRDefault="00000000" w:rsidRPr="00000000" w14:paraId="00000013">
      <w:pPr>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native BlzSetAbilityRealLevelField takes ability whichAbility, abilityreallevelfield whichField, integer level, real value returns boolean</w:t>
      </w:r>
    </w:p>
    <w:p w:rsidR="00000000" w:rsidDel="00000000" w:rsidP="00000000" w:rsidRDefault="00000000" w:rsidRPr="00000000" w14:paraId="00000014">
      <w:pPr>
        <w:rPr/>
      </w:pPr>
      <w:r w:rsidDel="00000000" w:rsidR="00000000" w:rsidRPr="00000000">
        <w:rPr>
          <w:rtl w:val="0"/>
        </w:rPr>
        <w:t xml:space="preserve">   This is a very powerful tool to adjust how much bonus an ability provides or how it behaves on a per unit basis. However, there are weird quirks around these fields. In some cases you can directly set values, in other cases you have to increase then decrease the ability, or in the case of auras temporarily remove the buff they give, so the newly set value can be refreshed when the aura buff reapplies. For all these fields and their quirks look at </w:t>
      </w:r>
      <w:r w:rsidDel="00000000" w:rsidR="00000000" w:rsidRPr="00000000">
        <w:rPr>
          <w:color w:val="9900ff"/>
          <w:rtl w:val="0"/>
        </w:rPr>
        <w:t xml:space="preserve">Tasyen</w:t>
      </w:r>
      <w:r w:rsidDel="00000000" w:rsidR="00000000" w:rsidRPr="00000000">
        <w:rPr>
          <w:rtl w:val="0"/>
        </w:rPr>
        <w:t xml:space="preserve">’s data </w:t>
      </w:r>
      <w:hyperlink r:id="rId9">
        <w:r w:rsidDel="00000000" w:rsidR="00000000" w:rsidRPr="00000000">
          <w:rPr>
            <w:color w:val="1155cc"/>
            <w:u w:val="single"/>
            <w:rtl w:val="0"/>
          </w:rPr>
          <w:t xml:space="preserve">here</w:t>
        </w:r>
      </w:hyperlink>
      <w:r w:rsidDel="00000000" w:rsidR="00000000" w:rsidRPr="00000000">
        <w:rPr>
          <w:rtl w:val="0"/>
        </w:rPr>
        <w:t xml:space="preserve">. </w:t>
      </w:r>
      <w:sdt>
        <w:sdtPr>
          <w:alias w:val="Named contributors"/>
          <w:id w:val="2067944099"/>
          <w:dropDownList w:lastValue="emperor_d3st">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emperor_d3st</w:t>
          </w:r>
        </w:sdtContent>
      </w:sdt>
      <w:r w:rsidDel="00000000" w:rsidR="00000000" w:rsidRPr="00000000">
        <w:rPr>
          <w:rtl w:val="0"/>
        </w:rPr>
      </w:r>
    </w:p>
    <w:p w:rsidR="00000000" w:rsidDel="00000000" w:rsidP="00000000" w:rsidRDefault="00000000" w:rsidRPr="00000000" w14:paraId="00000015">
      <w:pPr>
        <w:pStyle w:val="Heading1"/>
        <w:spacing w:line="240" w:lineRule="auto"/>
        <w:rPr/>
      </w:pPr>
      <w:bookmarkStart w:colFirst="0" w:colLast="0" w:name="_mbsges4vzik7" w:id="6"/>
      <w:bookmarkEnd w:id="6"/>
      <w:r w:rsidDel="00000000" w:rsidR="00000000" w:rsidRPr="00000000">
        <w:rPr>
          <w:rtl w:val="0"/>
        </w:rPr>
        <w:t xml:space="preserve">Document information / Formatting</w:t>
      </w:r>
    </w:p>
    <w:p w:rsidR="00000000" w:rsidDel="00000000" w:rsidP="00000000" w:rsidRDefault="00000000" w:rsidRPr="00000000" w14:paraId="00000016">
      <w:pPr>
        <w:rPr/>
      </w:pPr>
      <w:r w:rsidDel="00000000" w:rsidR="00000000" w:rsidRPr="00000000">
        <w:rPr>
          <w:rtl w:val="0"/>
        </w:rPr>
        <w:t xml:space="preserve">   This document has certain tags such as </w:t>
      </w:r>
      <w:sdt>
        <w:sdtPr>
          <w:alias w:val="WE Ability tag"/>
          <w:id w:val="247786620"/>
          <w:dropDownList w:lastValue="Dummy Abilit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5a3286"/>
              <w:shd w:fill="e6cff2" w:val="clear"/>
            </w:rPr>
            <w:t xml:space="preserve">Dummy Ability</w:t>
          </w:r>
        </w:sdtContent>
      </w:sdt>
      <w:r w:rsidDel="00000000" w:rsidR="00000000" w:rsidRPr="00000000">
        <w:rPr>
          <w:rtl w:val="0"/>
        </w:rPr>
        <w:t xml:space="preserve">, </w:t>
      </w:r>
      <w:sdt>
        <w:sdtPr>
          <w:alias w:val="WE Ability tag"/>
          <w:id w:val="933609783"/>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r w:rsidDel="00000000" w:rsidR="00000000" w:rsidRPr="00000000">
        <w:rPr>
          <w:rtl w:val="0"/>
        </w:rPr>
        <w:t xml:space="preserve">, </w:t>
      </w:r>
      <w:sdt>
        <w:sdtPr>
          <w:alias w:val="WE Ability tag"/>
          <w:id w:val="2028904063"/>
          <w:dropDownList w:lastValue="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b10202"/>
              <w:shd w:fill="ffcfc9" w:val="clear"/>
            </w:rPr>
            <w:t xml:space="preserve">Stackable</w:t>
          </w:r>
        </w:sdtContent>
      </w:sdt>
      <w:r w:rsidDel="00000000" w:rsidR="00000000" w:rsidRPr="00000000">
        <w:rPr>
          <w:rtl w:val="0"/>
        </w:rPr>
        <w:t xml:space="preserve">, </w:t>
      </w:r>
      <w:sdt>
        <w:sdtPr>
          <w:alias w:val="WE Ability tag"/>
          <w:id w:val="226309668"/>
          <w:dropDownList w:lastValue="Healing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 Over Time</w:t>
          </w:r>
        </w:sdtContent>
      </w:sdt>
      <w:r w:rsidDel="00000000" w:rsidR="00000000" w:rsidRPr="00000000">
        <w:rPr>
          <w:rtl w:val="0"/>
        </w:rPr>
        <w:t xml:space="preserve">,</w:t>
      </w:r>
      <w:r w:rsidDel="00000000" w:rsidR="00000000" w:rsidRPr="00000000">
        <w:rPr>
          <w:color w:val="0000ff"/>
          <w:rtl w:val="0"/>
        </w:rPr>
        <w:t xml:space="preserve"> </w:t>
      </w:r>
      <w:r w:rsidDel="00000000" w:rsidR="00000000" w:rsidRPr="00000000">
        <w:rPr>
          <w:rtl w:val="0"/>
        </w:rPr>
        <w:t xml:space="preserve">etc.</w:t>
      </w:r>
      <w:r w:rsidDel="00000000" w:rsidR="00000000" w:rsidRPr="00000000">
        <w:rPr>
          <w:color w:val="0000ff"/>
          <w:rtl w:val="0"/>
        </w:rPr>
        <w:t xml:space="preserve"> </w:t>
      </w:r>
      <w:r w:rsidDel="00000000" w:rsidR="00000000" w:rsidRPr="00000000">
        <w:rPr>
          <w:rtl w:val="0"/>
        </w:rPr>
        <w:t xml:space="preserve">These tags allow for you to technically “Search” for abilities that might be related to what you are searching for. Need a damage over </w:t>
      </w:r>
      <w:r w:rsidDel="00000000" w:rsidR="00000000" w:rsidRPr="00000000">
        <w:rPr>
          <w:rtl w:val="0"/>
        </w:rPr>
        <w:t xml:space="preserve">time ability</w:t>
      </w:r>
      <w:r w:rsidDel="00000000" w:rsidR="00000000" w:rsidRPr="00000000">
        <w:rPr>
          <w:rtl w:val="0"/>
        </w:rPr>
        <w:t xml:space="preserve">? Search (Ctrl+F) </w:t>
      </w:r>
      <w:sdt>
        <w:sdtPr>
          <w:alias w:val="WE Ability tag"/>
          <w:id w:val="1953743326"/>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r w:rsidDel="00000000" w:rsidR="00000000" w:rsidRPr="00000000">
        <w:rPr>
          <w:color w:val="0000ff"/>
          <w:rtl w:val="0"/>
        </w:rPr>
        <w:t xml:space="preserve"> </w:t>
      </w:r>
      <w:r w:rsidDel="00000000" w:rsidR="00000000" w:rsidRPr="00000000">
        <w:rPr>
          <w:rtl w:val="0"/>
        </w:rPr>
        <w:t xml:space="preserve">with </w:t>
      </w:r>
      <w:r w:rsidDel="00000000" w:rsidR="00000000" w:rsidRPr="00000000">
        <w:rPr>
          <w:color w:val="cc4125"/>
          <w:rtl w:val="0"/>
        </w:rPr>
        <w:t xml:space="preserve">[ ]</w:t>
      </w:r>
      <w:r w:rsidDel="00000000" w:rsidR="00000000" w:rsidRPr="00000000">
        <w:rPr>
          <w:color w:val="0000ff"/>
          <w:rtl w:val="0"/>
        </w:rPr>
        <w:t xml:space="preserve"> </w:t>
      </w:r>
      <w:r w:rsidDel="00000000" w:rsidR="00000000" w:rsidRPr="00000000">
        <w:rPr>
          <w:rtl w:val="0"/>
        </w:rPr>
        <w:t xml:space="preserve">around it and all abilities with this tag should be found. All of these tags are contained in the Index at the bottom of the document. Search(Ctrl+F) </w:t>
      </w:r>
      <w:r w:rsidDel="00000000" w:rsidR="00000000" w:rsidRPr="00000000">
        <w:rPr>
          <w:b w:val="1"/>
          <w:bCs w:val="1"/>
          <w:rtl w:val="0"/>
        </w:rPr>
        <w:t xml:space="preserve">Index </w:t>
      </w:r>
      <w:r w:rsidDel="00000000" w:rsidR="00000000" w:rsidRPr="00000000">
        <w:rPr>
          <w:rtl w:val="0"/>
        </w:rPr>
        <w:t xml:space="preserve">with a </w:t>
      </w:r>
      <w:r w:rsidDel="00000000" w:rsidR="00000000" w:rsidRPr="00000000">
        <w:rPr>
          <w:b w:val="1"/>
          <w:bCs w:val="1"/>
          <w:rtl w:val="0"/>
        </w:rPr>
        <w:t xml:space="preserve">@ </w:t>
      </w:r>
      <w:r w:rsidDel="00000000" w:rsidR="00000000" w:rsidRPr="00000000">
        <w:rPr>
          <w:rtl w:val="0"/>
        </w:rPr>
        <w:t xml:space="preserve">in front of it. All the ability names have a </w:t>
      </w:r>
      <w:r w:rsidDel="00000000" w:rsidR="00000000" w:rsidRPr="00000000">
        <w:rPr>
          <w:b w:val="1"/>
          <w:bCs w:val="1"/>
          <w:color w:val="ff0000"/>
          <w:rtl w:val="0"/>
        </w:rPr>
        <w:t xml:space="preserve">-</w:t>
      </w:r>
      <w:r w:rsidDel="00000000" w:rsidR="00000000" w:rsidRPr="00000000">
        <w:rPr>
          <w:rtl w:val="0"/>
        </w:rPr>
        <w:t xml:space="preserve"> dash at the front of them, so that you can Ctrl+F find them. Example: </w:t>
      </w:r>
      <w:r w:rsidDel="00000000" w:rsidR="00000000" w:rsidRPr="00000000">
        <w:rPr>
          <w:b w:val="1"/>
          <w:bCs w:val="1"/>
          <w:color w:val="980000"/>
          <w:rtl w:val="0"/>
        </w:rPr>
        <w:t xml:space="preserve">-Cargo Hold</w:t>
      </w:r>
      <w:r w:rsidDel="00000000" w:rsidR="00000000" w:rsidRPr="00000000">
        <w:rPr>
          <w:b w:val="1"/>
          <w:bCs w:val="1"/>
          <w:color w:val="ff0000"/>
          <w:rtl w:val="0"/>
        </w:rPr>
        <w:t xml:space="preserve"> </w:t>
      </w:r>
      <w:r w:rsidDel="00000000" w:rsidR="00000000" w:rsidRPr="00000000">
        <w:rPr>
          <w:rtl w:val="0"/>
        </w:rPr>
        <w:t xml:space="preserve">(Remove the space in front of Cargo.). For easier navigation on Google Docs, you can uncheck the page layout in Display. Don’t forget to put it back if you want to have the page layout on another document.</w:t>
      </w:r>
    </w:p>
    <w:p w:rsidR="00000000" w:rsidDel="00000000" w:rsidP="00000000" w:rsidRDefault="00000000" w:rsidRPr="00000000" w14:paraId="00000017">
      <w:pPr>
        <w:rPr>
          <w:color w:val="980000"/>
        </w:rPr>
      </w:pPr>
      <w:r w:rsidDel="00000000" w:rsidR="00000000" w:rsidRPr="00000000">
        <w:rPr>
          <w:rFonts w:ascii="Arial Unicode MS" w:cs="Arial Unicode MS" w:eastAsia="Arial Unicode MS" w:hAnsi="Arial Unicode MS"/>
          <w:color w:val="980000"/>
          <w:rtl w:val="0"/>
        </w:rPr>
        <w:t xml:space="preserve">☼ Please note that everything might not be up to date with the latest version, please check (Latest tested version)</w:t>
      </w:r>
    </w:p>
    <w:p w:rsidR="00000000" w:rsidDel="00000000" w:rsidP="00000000" w:rsidRDefault="00000000" w:rsidRPr="00000000" w14:paraId="00000018">
      <w:pPr>
        <w:rPr>
          <w:color w:val="980000"/>
        </w:rPr>
      </w:pPr>
      <w:r w:rsidDel="00000000" w:rsidR="00000000" w:rsidRPr="00000000">
        <w:rPr>
          <w:rFonts w:ascii="Arial Unicode MS" w:cs="Arial Unicode MS" w:eastAsia="Arial Unicode MS" w:hAnsi="Arial Unicode MS"/>
          <w:color w:val="980000"/>
          <w:rtl w:val="0"/>
        </w:rPr>
        <w:t xml:space="preserve">☼ Please mind that there is a lot of data missing, indicated by the </w:t>
      </w:r>
      <w:sdt>
        <w:sdtPr>
          <w:alias w:val="WE Ability tag"/>
          <w:id w:val="1719056970"/>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color w:val="980000"/>
          <w:rtl w:val="0"/>
        </w:rPr>
        <w:t xml:space="preserve"> tag.</w:t>
      </w:r>
    </w:p>
    <w:p w:rsidR="00000000" w:rsidDel="00000000" w:rsidP="00000000" w:rsidRDefault="00000000" w:rsidRPr="00000000" w14:paraId="00000019">
      <w:pPr>
        <w:rPr>
          <w:color w:val="980000"/>
        </w:rPr>
      </w:pPr>
      <w:r w:rsidDel="00000000" w:rsidR="00000000" w:rsidRPr="00000000">
        <w:rPr>
          <w:rFonts w:ascii="Arial Unicode MS" w:cs="Arial Unicode MS" w:eastAsia="Arial Unicode MS" w:hAnsi="Arial Unicode MS"/>
          <w:color w:val="980000"/>
          <w:rtl w:val="0"/>
        </w:rPr>
        <w:t xml:space="preserve">☼ If an ability is missing you can use the template at the bottom of the document</w:t>
      </w:r>
    </w:p>
    <w:p w:rsidR="00000000" w:rsidDel="00000000" w:rsidP="00000000" w:rsidRDefault="00000000" w:rsidRPr="00000000" w14:paraId="0000001A">
      <w:pPr>
        <w:rPr>
          <w:color w:val="980000"/>
        </w:rPr>
      </w:pPr>
      <w:r w:rsidDel="00000000" w:rsidR="00000000" w:rsidRPr="00000000">
        <w:rPr>
          <w:rFonts w:ascii="Arial Unicode MS" w:cs="Arial Unicode MS" w:eastAsia="Arial Unicode MS" w:hAnsi="Arial Unicode MS"/>
          <w:color w:val="980000"/>
          <w:rtl w:val="0"/>
        </w:rPr>
        <w:t xml:space="preserve">☼ Ability ids may not be case sensitive, be suspicious of upper/lower case especially L and I</w:t>
      </w:r>
    </w:p>
    <w:p w:rsidR="00000000" w:rsidDel="00000000" w:rsidP="00000000" w:rsidRDefault="00000000" w:rsidRPr="00000000" w14:paraId="0000001B">
      <w:pPr>
        <w:pStyle w:val="Heading1"/>
        <w:rPr/>
      </w:pPr>
      <w:bookmarkStart w:colFirst="0" w:colLast="0" w:name="_t5s4eory6wtq" w:id="7"/>
      <w:bookmarkEnd w:id="7"/>
      <w:r w:rsidDel="00000000" w:rsidR="00000000" w:rsidRPr="00000000">
        <w:rPr>
          <w:rtl w:val="0"/>
        </w:rPr>
        <w:t xml:space="preserve">@Template</w:t>
      </w:r>
    </w:p>
    <w:p w:rsidR="00000000" w:rsidDel="00000000" w:rsidP="00000000" w:rsidRDefault="00000000" w:rsidRPr="00000000" w14:paraId="0000001C">
      <w:pPr>
        <w:pStyle w:val="Heading2"/>
        <w:rPr>
          <w:color w:val="dd7e6b"/>
          <w:sz w:val="24"/>
          <w:szCs w:val="24"/>
        </w:rPr>
      </w:pPr>
      <w:bookmarkStart w:colFirst="0" w:colLast="0" w:name="_s5r574xfgawj" w:id="8"/>
      <w:bookmarkEnd w:id="8"/>
      <w:r w:rsidDel="00000000" w:rsidR="00000000" w:rsidRPr="00000000">
        <w:rPr>
          <w:rtl w:val="0"/>
        </w:rPr>
        <w:t xml:space="preserve">-Ability name</w:t>
        <w:br w:type="textWrapping"/>
      </w:r>
      <w:commentRangeStart w:id="0"/>
      <w:commentRangeStart w:id="1"/>
      <w:r w:rsidDel="00000000" w:rsidR="00000000" w:rsidRPr="00000000">
        <w:rPr>
          <w:color w:val="dd7e6b"/>
          <w:sz w:val="24"/>
          <w:szCs w:val="24"/>
          <w:rtl w:val="0"/>
        </w:rPr>
        <w:t xml:space="preserve">‘Abcd’ ‘efgh’ ‘ijkl’ (ability ID list of the first ability name)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br w:type="textWrapping"/>
        <w:t xml:space="preserve">-Other similar ability Name</w:t>
        <w:br w:type="textWrapping"/>
      </w:r>
      <w:r w:rsidDel="00000000" w:rsidR="00000000" w:rsidRPr="00000000">
        <w:rPr>
          <w:color w:val="dd7e6b"/>
          <w:sz w:val="24"/>
          <w:szCs w:val="24"/>
          <w:rtl w:val="0"/>
        </w:rPr>
        <w:t xml:space="preserve">‘Mnop’ ‘qrst’ (and so on)</w:t>
      </w:r>
      <w:r w:rsidDel="00000000" w:rsidR="00000000" w:rsidRPr="00000000">
        <w:rPr>
          <w:rtl w:val="0"/>
        </w:rPr>
        <w:br w:type="textWrapping"/>
        <w:t xml:space="preserve">-Another similar ability name</w:t>
        <w:br w:type="textWrapping"/>
        <w:t xml:space="preserve">-Etc</w:t>
      </w:r>
      <w:r w:rsidDel="00000000" w:rsidR="00000000" w:rsidRPr="00000000">
        <w:rPr>
          <w:rtl w:val="0"/>
        </w:rPr>
      </w:r>
    </w:p>
    <w:p w:rsidR="00000000" w:rsidDel="00000000" w:rsidP="00000000" w:rsidRDefault="00000000" w:rsidRPr="00000000" w14:paraId="0000001D">
      <w:pPr>
        <w:rPr/>
      </w:pPr>
      <w:sdt>
        <w:sdtPr>
          <w:alias w:val="WE Ability tag"/>
          <w:id w:val="-934683049"/>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sdt>
        <w:sdtPr>
          <w:alias w:val="WE Ability tag"/>
          <w:id w:val="926060410"/>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sdt>
        <w:sdtPr>
          <w:alias w:val="WE Ability tag"/>
          <w:id w:val="1509823710"/>
          <w:dropDownList w:lastValue="Cop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215a6c"/>
              <w:shd w:fill="c6dbe1" w:val="clear"/>
            </w:rPr>
            <w:t xml:space="preserve">Copy</w:t>
          </w:r>
        </w:sdtContent>
      </w:sdt>
      <w:sdt>
        <w:sdtPr>
          <w:alias w:val="WE Ability tag"/>
          <w:id w:val="-372304757"/>
          <w:dropDownList w:lastValue="Unus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3d3d3d"/>
              <w:shd w:fill="e6e6e6" w:val="clear"/>
            </w:rPr>
            <w:t xml:space="preserve">Unused</w:t>
          </w:r>
        </w:sdtContent>
      </w:sdt>
      <w:sdt>
        <w:sdtPr>
          <w:alias w:val="WE Ability tag"/>
          <w:id w:val="622639254"/>
          <w:dropDownList w:lastValue="Blank">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3d3d3d"/>
              <w:shd w:fill="bfbfbf" w:val="clear"/>
            </w:rPr>
            <w:t xml:space="preserve">Blank</w:t>
          </w:r>
        </w:sdtContent>
      </w:sdt>
      <w:sdt>
        <w:sdtPr>
          <w:alias w:val="WE Ability tag"/>
          <w:id w:val="234520329"/>
          <w:dropDownList w:lastValue="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b10202"/>
              <w:shd w:fill="ffcfc9" w:val="clear"/>
            </w:rPr>
            <w:t xml:space="preserve">Stackable</w:t>
          </w:r>
        </w:sdtContent>
      </w:sdt>
      <w:sdt>
        <w:sdtPr>
          <w:alias w:val="WE Ability tag"/>
          <w:id w:val="-1432962728"/>
          <w:dropDownList w:lastValue="Dummy Abilit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5a3286"/>
              <w:shd w:fill="e6cff2" w:val="clear"/>
            </w:rPr>
            <w:t xml:space="preserve">Dummy Ability</w:t>
          </w:r>
        </w:sdtContent>
      </w:sdt>
      <w:sdt>
        <w:sdtPr>
          <w:alias w:val="WE Ability tag"/>
          <w:id w:val="226589510"/>
          <w:dropDownList w:lastValue="Depreciat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ffcfc9"/>
              <w:shd w:fill="b10202" w:val="clear"/>
            </w:rPr>
            <w:t xml:space="preserve">Depreciated</w:t>
          </w:r>
        </w:sdtContent>
      </w:sdt>
      <w:r w:rsidDel="00000000" w:rsidR="00000000" w:rsidRPr="00000000">
        <w:rPr>
          <w:rtl w:val="0"/>
        </w:rPr>
        <w:t xml:space="preserve"> (list of tags, add or remove when needed)</w:t>
      </w:r>
    </w:p>
    <w:p w:rsidR="00000000" w:rsidDel="00000000" w:rsidP="00000000" w:rsidRDefault="00000000" w:rsidRPr="00000000" w14:paraId="0000001E">
      <w:pPr>
        <w:rPr/>
      </w:pPr>
      <w:r w:rsidDel="00000000" w:rsidR="00000000" w:rsidRPr="00000000">
        <w:rPr>
          <w:b w:val="1"/>
          <w:bCs w:val="1"/>
          <w:color w:val="980000"/>
          <w:rtl w:val="0"/>
        </w:rPr>
        <w:t xml:space="preserve">Latest tested version</w:t>
      </w:r>
      <w:r w:rsidDel="00000000" w:rsidR="00000000" w:rsidRPr="00000000">
        <w:rPr>
          <w:rtl w:val="0"/>
        </w:rPr>
        <w:t xml:space="preserve"> X.XX.XXXX</w:t>
      </w:r>
    </w:p>
    <w:p w:rsidR="00000000" w:rsidDel="00000000" w:rsidP="00000000" w:rsidRDefault="00000000" w:rsidRPr="00000000" w14:paraId="0000001F">
      <w:pPr>
        <w:rPr/>
      </w:pPr>
      <w:r w:rsidDel="00000000" w:rsidR="00000000" w:rsidRPr="00000000">
        <w:rPr>
          <w:rtl w:val="0"/>
        </w:rPr>
        <w:t xml:space="preserve">   General description and behavior there which don’t belong in any sub categories below, with the name of the contributor there (I put FlameofChange as an example). </w:t>
      </w:r>
      <w:sdt>
        <w:sdtPr>
          <w:alias w:val="Named contributors"/>
          <w:id w:val="975839615"/>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Here’s a non exhaustive  list of things to check :</w:t>
      </w:r>
    </w:p>
    <w:p w:rsidR="00000000" w:rsidDel="00000000" w:rsidP="00000000" w:rsidRDefault="00000000" w:rsidRPr="00000000" w14:paraId="00000021">
      <w:pPr>
        <w:numPr>
          <w:ilvl w:val="0"/>
          <w:numId w:val="36"/>
        </w:numPr>
        <w:spacing w:after="0" w:afterAutospacing="0"/>
        <w:ind w:left="720" w:hanging="360"/>
      </w:pPr>
      <w:r w:rsidDel="00000000" w:rsidR="00000000" w:rsidRPr="00000000">
        <w:rPr>
          <w:rtl w:val="0"/>
        </w:rPr>
        <w:t xml:space="preserve">Can it stack with the same buff ID ?</w:t>
      </w:r>
    </w:p>
    <w:p w:rsidR="00000000" w:rsidDel="00000000" w:rsidP="00000000" w:rsidRDefault="00000000" w:rsidRPr="00000000" w14:paraId="00000022">
      <w:pPr>
        <w:numPr>
          <w:ilvl w:val="0"/>
          <w:numId w:val="36"/>
        </w:numPr>
        <w:spacing w:after="0" w:afterAutospacing="0"/>
        <w:ind w:left="720" w:hanging="360"/>
      </w:pPr>
      <w:r w:rsidDel="00000000" w:rsidR="00000000" w:rsidRPr="00000000">
        <w:rPr>
          <w:rtl w:val="0"/>
        </w:rPr>
        <w:t xml:space="preserve">Can it stack with different buff ID ?</w:t>
      </w:r>
    </w:p>
    <w:p w:rsidR="00000000" w:rsidDel="00000000" w:rsidP="00000000" w:rsidRDefault="00000000" w:rsidRPr="00000000" w14:paraId="00000023">
      <w:pPr>
        <w:numPr>
          <w:ilvl w:val="0"/>
          <w:numId w:val="36"/>
        </w:numPr>
        <w:spacing w:after="0" w:afterAutospacing="0"/>
        <w:ind w:left="720" w:hanging="360"/>
      </w:pPr>
      <w:r w:rsidDel="00000000" w:rsidR="00000000" w:rsidRPr="00000000">
        <w:rPr>
          <w:rtl w:val="0"/>
        </w:rPr>
        <w:t xml:space="preserve">Can it target ethereal ?</w:t>
      </w:r>
    </w:p>
    <w:p w:rsidR="00000000" w:rsidDel="00000000" w:rsidP="00000000" w:rsidRDefault="00000000" w:rsidRPr="00000000" w14:paraId="00000024">
      <w:pPr>
        <w:numPr>
          <w:ilvl w:val="0"/>
          <w:numId w:val="36"/>
        </w:numPr>
        <w:spacing w:after="0" w:afterAutospacing="0"/>
        <w:ind w:left="720" w:hanging="360"/>
      </w:pPr>
      <w:r w:rsidDel="00000000" w:rsidR="00000000" w:rsidRPr="00000000">
        <w:rPr>
          <w:rtl w:val="0"/>
        </w:rPr>
        <w:t xml:space="preserve">What are the damage types ?</w:t>
      </w:r>
    </w:p>
    <w:p w:rsidR="00000000" w:rsidDel="00000000" w:rsidP="00000000" w:rsidRDefault="00000000" w:rsidRPr="00000000" w14:paraId="00000025">
      <w:pPr>
        <w:numPr>
          <w:ilvl w:val="0"/>
          <w:numId w:val="36"/>
        </w:numPr>
        <w:spacing w:after="0" w:afterAutospacing="0"/>
        <w:ind w:left="720" w:hanging="360"/>
      </w:pPr>
      <w:r w:rsidDel="00000000" w:rsidR="00000000" w:rsidRPr="00000000">
        <w:rPr>
          <w:rtl w:val="0"/>
        </w:rPr>
        <w:t xml:space="preserve">Can it be locked with techs ?</w:t>
      </w:r>
    </w:p>
    <w:p w:rsidR="00000000" w:rsidDel="00000000" w:rsidP="00000000" w:rsidRDefault="00000000" w:rsidRPr="00000000" w14:paraId="00000026">
      <w:pPr>
        <w:numPr>
          <w:ilvl w:val="0"/>
          <w:numId w:val="36"/>
        </w:numPr>
        <w:spacing w:after="0" w:afterAutospacing="0"/>
        <w:ind w:left="720" w:hanging="360"/>
      </w:pPr>
      <w:r w:rsidDel="00000000" w:rsidR="00000000" w:rsidRPr="00000000">
        <w:rPr>
          <w:rtl w:val="0"/>
        </w:rPr>
        <w:t xml:space="preserve">Does changing the level change the stats ?</w:t>
      </w:r>
    </w:p>
    <w:p w:rsidR="00000000" w:rsidDel="00000000" w:rsidP="00000000" w:rsidRDefault="00000000" w:rsidRPr="00000000" w14:paraId="00000027">
      <w:pPr>
        <w:numPr>
          <w:ilvl w:val="0"/>
          <w:numId w:val="36"/>
        </w:numPr>
        <w:spacing w:after="0" w:afterAutospacing="0"/>
        <w:ind w:left="720" w:hanging="360"/>
      </w:pPr>
      <w:r w:rsidDel="00000000" w:rsidR="00000000" w:rsidRPr="00000000">
        <w:rPr>
          <w:rtl w:val="0"/>
        </w:rPr>
        <w:t xml:space="preserve">Positive / zero / negative / empty values behaviors</w:t>
      </w:r>
    </w:p>
    <w:p w:rsidR="00000000" w:rsidDel="00000000" w:rsidP="00000000" w:rsidRDefault="00000000" w:rsidRPr="00000000" w14:paraId="00000028">
      <w:pPr>
        <w:numPr>
          <w:ilvl w:val="0"/>
          <w:numId w:val="36"/>
        </w:numPr>
        <w:spacing w:after="0" w:afterAutospacing="0"/>
        <w:ind w:left="720" w:hanging="360"/>
      </w:pPr>
      <w:r w:rsidDel="00000000" w:rsidR="00000000" w:rsidRPr="00000000">
        <w:rPr>
          <w:rtl w:val="0"/>
        </w:rPr>
        <w:t xml:space="preserve">Can it target itself ?</w:t>
      </w:r>
    </w:p>
    <w:p w:rsidR="00000000" w:rsidDel="00000000" w:rsidP="00000000" w:rsidRDefault="00000000" w:rsidRPr="00000000" w14:paraId="00000029">
      <w:pPr>
        <w:numPr>
          <w:ilvl w:val="0"/>
          <w:numId w:val="36"/>
        </w:numPr>
        <w:spacing w:after="0" w:afterAutospacing="0"/>
        <w:ind w:left="720" w:hanging="360"/>
      </w:pPr>
      <w:r w:rsidDel="00000000" w:rsidR="00000000" w:rsidRPr="00000000">
        <w:rPr>
          <w:rtl w:val="0"/>
        </w:rPr>
        <w:t xml:space="preserve">Can it target AoE ?</w:t>
      </w:r>
    </w:p>
    <w:p w:rsidR="00000000" w:rsidDel="00000000" w:rsidP="00000000" w:rsidRDefault="00000000" w:rsidRPr="00000000" w14:paraId="0000002A">
      <w:pPr>
        <w:numPr>
          <w:ilvl w:val="0"/>
          <w:numId w:val="36"/>
        </w:numPr>
        <w:spacing w:after="0" w:afterAutospacing="0"/>
        <w:ind w:left="720" w:hanging="360"/>
      </w:pPr>
      <w:r w:rsidDel="00000000" w:rsidR="00000000" w:rsidRPr="00000000">
        <w:rPr>
          <w:rtl w:val="0"/>
        </w:rPr>
        <w:t xml:space="preserve">Does it interrupt the order of caster / target ?</w:t>
      </w:r>
    </w:p>
    <w:p w:rsidR="00000000" w:rsidDel="00000000" w:rsidP="00000000" w:rsidRDefault="00000000" w:rsidRPr="00000000" w14:paraId="0000002B">
      <w:pPr>
        <w:numPr>
          <w:ilvl w:val="0"/>
          <w:numId w:val="36"/>
        </w:numPr>
        <w:spacing w:after="0" w:afterAutospacing="0"/>
        <w:ind w:left="720" w:hanging="360"/>
      </w:pPr>
      <w:r w:rsidDel="00000000" w:rsidR="00000000" w:rsidRPr="00000000">
        <w:rPr>
          <w:rtl w:val="0"/>
        </w:rPr>
        <w:t xml:space="preserve">Can it be dispelled ?</w:t>
      </w:r>
    </w:p>
    <w:p w:rsidR="00000000" w:rsidDel="00000000" w:rsidP="00000000" w:rsidRDefault="00000000" w:rsidRPr="00000000" w14:paraId="0000002C">
      <w:pPr>
        <w:numPr>
          <w:ilvl w:val="0"/>
          <w:numId w:val="36"/>
        </w:numPr>
        <w:spacing w:after="0" w:afterAutospacing="0"/>
        <w:ind w:left="720" w:hanging="360"/>
      </w:pPr>
      <w:r w:rsidDel="00000000" w:rsidR="00000000" w:rsidRPr="00000000">
        <w:rPr>
          <w:rtl w:val="0"/>
        </w:rPr>
        <w:t xml:space="preserve">Can it be stolen ?</w:t>
      </w:r>
    </w:p>
    <w:p w:rsidR="00000000" w:rsidDel="00000000" w:rsidP="00000000" w:rsidRDefault="00000000" w:rsidRPr="00000000" w14:paraId="0000002D">
      <w:pPr>
        <w:numPr>
          <w:ilvl w:val="0"/>
          <w:numId w:val="36"/>
        </w:numPr>
        <w:ind w:left="720" w:hanging="360"/>
      </w:pPr>
      <w:r w:rsidDel="00000000" w:rsidR="00000000" w:rsidRPr="00000000">
        <w:rPr>
          <w:rtl w:val="0"/>
        </w:rPr>
        <w:t xml:space="preserve">If a group is ordered to cast it, does all of them do it or only one of them ?</w:t>
      </w:r>
    </w:p>
    <w:p w:rsidR="00000000" w:rsidDel="00000000" w:rsidP="00000000" w:rsidRDefault="00000000" w:rsidRPr="00000000" w14:paraId="0000002E">
      <w:pPr>
        <w:rPr/>
      </w:pPr>
      <w:r w:rsidDel="00000000" w:rsidR="00000000" w:rsidRPr="00000000">
        <w:rPr>
          <w:b w:val="1"/>
          <w:bCs w:val="1"/>
          <w:color w:val="980000"/>
          <w:rtl w:val="0"/>
        </w:rPr>
        <w:t xml:space="preserve">Cast by AI</w:t>
      </w:r>
      <w:r w:rsidDel="00000000" w:rsidR="00000000" w:rsidRPr="00000000">
        <w:rPr>
          <w:rtl w:val="0"/>
        </w:rPr>
      </w:r>
    </w:p>
    <w:p w:rsidR="00000000" w:rsidDel="00000000" w:rsidP="00000000" w:rsidRDefault="00000000" w:rsidRPr="00000000" w14:paraId="0000002F">
      <w:pPr>
        <w:numPr>
          <w:ilvl w:val="0"/>
          <w:numId w:val="25"/>
        </w:numPr>
        <w:spacing w:after="0" w:afterAutospacing="0"/>
        <w:ind w:left="720" w:hanging="360"/>
      </w:pPr>
      <w:r w:rsidDel="00000000" w:rsidR="00000000" w:rsidRPr="00000000">
        <w:rPr>
          <w:rtl w:val="0"/>
        </w:rPr>
        <w:t xml:space="preserve">Behavior one</w:t>
      </w:r>
    </w:p>
    <w:p w:rsidR="00000000" w:rsidDel="00000000" w:rsidP="00000000" w:rsidRDefault="00000000" w:rsidRPr="00000000" w14:paraId="00000030">
      <w:pPr>
        <w:numPr>
          <w:ilvl w:val="0"/>
          <w:numId w:val="25"/>
        </w:numPr>
        <w:ind w:left="720" w:hanging="360"/>
      </w:pPr>
      <w:r w:rsidDel="00000000" w:rsidR="00000000" w:rsidRPr="00000000">
        <w:rPr>
          <w:rtl w:val="0"/>
        </w:rPr>
        <w:t xml:space="preserve">Behavior two</w:t>
      </w:r>
    </w:p>
    <w:p w:rsidR="00000000" w:rsidDel="00000000" w:rsidP="00000000" w:rsidRDefault="00000000" w:rsidRPr="00000000" w14:paraId="00000031">
      <w:pPr>
        <w:rPr/>
      </w:pPr>
      <w:r w:rsidDel="00000000" w:rsidR="00000000" w:rsidRPr="00000000">
        <w:rPr>
          <w:b w:val="1"/>
          <w:bCs w:val="1"/>
          <w:color w:val="980000"/>
          <w:rtl w:val="0"/>
        </w:rPr>
        <w:t xml:space="preserve">Autocast</w:t>
      </w:r>
      <w:r w:rsidDel="00000000" w:rsidR="00000000" w:rsidRPr="00000000">
        <w:rPr>
          <w:rtl w:val="0"/>
        </w:rPr>
      </w:r>
    </w:p>
    <w:p w:rsidR="00000000" w:rsidDel="00000000" w:rsidP="00000000" w:rsidRDefault="00000000" w:rsidRPr="00000000" w14:paraId="00000032">
      <w:pPr>
        <w:numPr>
          <w:ilvl w:val="0"/>
          <w:numId w:val="25"/>
        </w:numPr>
        <w:ind w:left="720" w:hanging="360"/>
      </w:pPr>
      <w:r w:rsidDel="00000000" w:rsidR="00000000" w:rsidRPr="00000000">
        <w:rPr>
          <w:rtl w:val="0"/>
        </w:rPr>
        <w:t xml:space="preserve">Behavior when autocast (if applicable)</w:t>
      </w:r>
    </w:p>
    <w:p w:rsidR="00000000" w:rsidDel="00000000" w:rsidP="00000000" w:rsidRDefault="00000000" w:rsidRPr="00000000" w14:paraId="00000033">
      <w:pPr>
        <w:rPr/>
      </w:pPr>
      <w:r w:rsidDel="00000000" w:rsidR="00000000" w:rsidRPr="00000000">
        <w:rPr>
          <w:b w:val="1"/>
          <w:bCs w:val="1"/>
          <w:color w:val="980000"/>
          <w:rtl w:val="0"/>
        </w:rPr>
        <w:t xml:space="preserve">Somewhere - </w:t>
      </w:r>
      <w:commentRangeStart w:id="2"/>
      <w:commentRangeStart w:id="3"/>
      <w:commentRangeStart w:id="4"/>
      <w:r w:rsidDel="00000000" w:rsidR="00000000" w:rsidRPr="00000000">
        <w:rPr>
          <w:b w:val="1"/>
          <w:bCs w:val="1"/>
          <w:color w:val="980000"/>
          <w:rtl w:val="0"/>
        </w:rPr>
        <w:t xml:space="preserve">Something</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4">
      <w:pPr>
        <w:numPr>
          <w:ilvl w:val="0"/>
          <w:numId w:val="25"/>
        </w:numPr>
        <w:spacing w:after="0" w:afterAutospacing="0"/>
        <w:ind w:left="720" w:hanging="360"/>
      </w:pPr>
      <w:r w:rsidDel="00000000" w:rsidR="00000000" w:rsidRPr="00000000">
        <w:rPr>
          <w:rtl w:val="0"/>
        </w:rPr>
        <w:t xml:space="preserve">What’s working as intended</w:t>
      </w:r>
    </w:p>
    <w:p w:rsidR="00000000" w:rsidDel="00000000" w:rsidP="00000000" w:rsidRDefault="00000000" w:rsidRPr="00000000" w14:paraId="00000035">
      <w:pPr>
        <w:numPr>
          <w:ilvl w:val="0"/>
          <w:numId w:val="25"/>
        </w:numPr>
        <w:spacing w:after="0" w:afterAutospacing="0"/>
        <w:ind w:left="720" w:hanging="360"/>
      </w:pPr>
      <w:r w:rsidDel="00000000" w:rsidR="00000000" w:rsidRPr="00000000">
        <w:rPr>
          <w:rtl w:val="0"/>
        </w:rPr>
        <w:t xml:space="preserve">What’s not working as intended</w:t>
      </w:r>
    </w:p>
    <w:p w:rsidR="00000000" w:rsidDel="00000000" w:rsidP="00000000" w:rsidRDefault="00000000" w:rsidRPr="00000000" w14:paraId="00000036">
      <w:pPr>
        <w:numPr>
          <w:ilvl w:val="1"/>
          <w:numId w:val="25"/>
        </w:numPr>
        <w:spacing w:after="0" w:afterAutospacing="0"/>
        <w:ind w:left="1440" w:hanging="360"/>
      </w:pPr>
      <w:r w:rsidDel="00000000" w:rsidR="00000000" w:rsidRPr="00000000">
        <w:rPr>
          <w:rtl w:val="0"/>
        </w:rPr>
        <w:t xml:space="preserve">More details in a sub category</w:t>
      </w:r>
    </w:p>
    <w:p w:rsidR="00000000" w:rsidDel="00000000" w:rsidP="00000000" w:rsidRDefault="00000000" w:rsidRPr="00000000" w14:paraId="00000037">
      <w:pPr>
        <w:numPr>
          <w:ilvl w:val="0"/>
          <w:numId w:val="25"/>
        </w:numPr>
        <w:ind w:left="720" w:hanging="360"/>
      </w:pPr>
      <w:r w:rsidDel="00000000" w:rsidR="00000000" w:rsidRPr="00000000">
        <w:rPr>
          <w:rtl w:val="0"/>
        </w:rPr>
        <w:t xml:space="preserve">Potential bugs and synergies</w:t>
      </w:r>
    </w:p>
    <w:p w:rsidR="00000000" w:rsidDel="00000000" w:rsidP="00000000" w:rsidRDefault="00000000" w:rsidRPr="00000000" w14:paraId="00000038">
      <w:pPr>
        <w:rPr/>
      </w:pPr>
      <w:r w:rsidDel="00000000" w:rsidR="00000000" w:rsidRPr="00000000">
        <w:rPr>
          <w:b w:val="1"/>
          <w:bCs w:val="1"/>
          <w:color w:val="980000"/>
          <w:rtl w:val="0"/>
        </w:rPr>
        <w:t xml:space="preserve">Somewhere else - Something else</w:t>
      </w:r>
      <w:r w:rsidDel="00000000" w:rsidR="00000000" w:rsidRPr="00000000">
        <w:rPr>
          <w:rtl w:val="0"/>
        </w:rPr>
      </w:r>
    </w:p>
    <w:p w:rsidR="00000000" w:rsidDel="00000000" w:rsidP="00000000" w:rsidRDefault="00000000" w:rsidRPr="00000000" w14:paraId="00000039">
      <w:pPr>
        <w:numPr>
          <w:ilvl w:val="0"/>
          <w:numId w:val="25"/>
        </w:numPr>
        <w:ind w:left="720" w:hanging="360"/>
      </w:pPr>
      <w:r w:rsidDel="00000000" w:rsidR="00000000" w:rsidRPr="00000000">
        <w:rPr>
          <w:rtl w:val="0"/>
        </w:rPr>
        <w:t xml:space="preserve">etc</w:t>
      </w:r>
    </w:p>
    <w:p w:rsidR="00000000" w:rsidDel="00000000" w:rsidP="00000000" w:rsidRDefault="00000000" w:rsidRPr="00000000" w14:paraId="0000003A">
      <w:pPr>
        <w:pStyle w:val="Heading1"/>
        <w:rPr/>
      </w:pPr>
      <w:bookmarkStart w:colFirst="0" w:colLast="0" w:name="_tq7ip5q5yxty" w:id="9"/>
      <w:bookmarkEnd w:id="9"/>
      <w:r w:rsidDel="00000000" w:rsidR="00000000" w:rsidRPr="00000000">
        <w:rPr>
          <w:rtl w:val="0"/>
        </w:rPr>
        <w:t xml:space="preserve">@Table of Contents</w:t>
      </w:r>
    </w:p>
    <w:p w:rsidR="00000000" w:rsidDel="00000000" w:rsidP="00000000" w:rsidRDefault="00000000" w:rsidRPr="00000000" w14:paraId="0000003B">
      <w:pPr>
        <w:rPr/>
      </w:pPr>
      <w:r w:rsidDel="00000000" w:rsidR="00000000" w:rsidRPr="00000000">
        <w:rPr>
          <w:rtl w:val="0"/>
        </w:rPr>
        <w:t xml:space="preserve">Put @ in front of the tag to go to its section when searching for it (Ctrl + F), for example @something</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Table of Contents</w:t>
        <w:br w:type="textWrapping"/>
      </w: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Human</w:t>
        <w:br w:type="textWrapping"/>
      </w: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Orc</w:t>
        <w:br w:type="textWrapping"/>
      </w: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Undead</w:t>
        <w:br w:type="textWrapping"/>
      </w: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Night Elf</w:t>
        <w:br w:type="textWrapping"/>
      </w: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Neutral Hostile</w:t>
        <w:br w:type="textWrapping"/>
      </w: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Neutral Passive</w:t>
        <w:br w:type="textWrapping"/>
      </w: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Special</w:t>
        <w:br w:type="textWrapping"/>
      </w: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Template</w:t>
        <w:br w:type="textWrapping"/>
      </w: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Index</w:t>
        <w:br w:type="textWrapping"/>
      </w:r>
      <w:r w:rsidDel="00000000" w:rsidR="00000000" w:rsidRPr="00000000">
        <w:rPr>
          <w:rFonts w:ascii="Arial Unicode MS" w:cs="Arial Unicode MS" w:eastAsia="Arial Unicode MS" w:hAnsi="Arial Unicode MS"/>
          <w:color w:val="980000"/>
          <w:rtl w:val="0"/>
        </w:rPr>
        <w:t xml:space="preserve">☼</w:t>
      </w:r>
      <w:r w:rsidDel="00000000" w:rsidR="00000000" w:rsidRPr="00000000">
        <w:rPr>
          <w:rtl w:val="0"/>
        </w:rPr>
        <w:t xml:space="preserve"> Trivia</w:t>
      </w:r>
    </w:p>
    <w:p w:rsidR="00000000" w:rsidDel="00000000" w:rsidP="00000000" w:rsidRDefault="00000000" w:rsidRPr="00000000" w14:paraId="0000003D">
      <w:pPr>
        <w:pStyle w:val="Heading1"/>
        <w:rPr/>
      </w:pPr>
      <w:bookmarkStart w:colFirst="0" w:colLast="0" w:name="_et8xyl8wr8es" w:id="10"/>
      <w:bookmarkEnd w:id="10"/>
      <w:r w:rsidDel="00000000" w:rsidR="00000000" w:rsidRPr="00000000">
        <w:rPr>
          <w:rtl w:val="0"/>
        </w:rPr>
        <w:t xml:space="preserve">@Human</w:t>
      </w:r>
    </w:p>
    <w:p w:rsidR="00000000" w:rsidDel="00000000" w:rsidP="00000000" w:rsidRDefault="00000000" w:rsidRPr="00000000" w14:paraId="0000003E">
      <w:pPr>
        <w:pStyle w:val="Heading2"/>
        <w:rPr>
          <w:color w:val="dd7e6b"/>
          <w:sz w:val="24"/>
          <w:szCs w:val="24"/>
        </w:rPr>
      </w:pPr>
      <w:bookmarkStart w:colFirst="0" w:colLast="0" w:name="_emhwpkap7z0c" w:id="11"/>
      <w:bookmarkEnd w:id="11"/>
      <w:r w:rsidDel="00000000" w:rsidR="00000000" w:rsidRPr="00000000">
        <w:rPr>
          <w:rtl w:val="0"/>
        </w:rPr>
        <w:t xml:space="preserve">-Aerial Shackles </w:t>
        <w:br w:type="textWrapping"/>
      </w:r>
      <w:r w:rsidDel="00000000" w:rsidR="00000000" w:rsidRPr="00000000">
        <w:rPr>
          <w:color w:val="dd7e6b"/>
          <w:sz w:val="24"/>
          <w:szCs w:val="24"/>
          <w:rtl w:val="0"/>
        </w:rPr>
        <w:t xml:space="preserve">‘Amls’</w:t>
      </w:r>
    </w:p>
    <w:p w:rsidR="00000000" w:rsidDel="00000000" w:rsidP="00000000" w:rsidRDefault="00000000" w:rsidRPr="00000000" w14:paraId="0000003F">
      <w:pPr>
        <w:rPr>
          <w:color w:val="cc4125"/>
        </w:rPr>
      </w:pPr>
      <w:sdt>
        <w:sdtPr>
          <w:alias w:val="WE Ability tag"/>
          <w:id w:val="1974519846"/>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sdt>
        <w:sdtPr>
          <w:alias w:val="WE Ability tag"/>
          <w:id w:val="-741617031"/>
          <w:dropDownList w:lastValue="Suppress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Suppressed</w:t>
          </w:r>
        </w:sdtContent>
      </w:sdt>
      <w:sdt>
        <w:sdtPr>
          <w:alias w:val="WE Ability tag"/>
          <w:id w:val="-2135868283"/>
          <w:dropDownList w:lastValue="Unique 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Unique cast</w:t>
          </w:r>
        </w:sdtContent>
      </w:sdt>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041">
      <w:pPr>
        <w:rPr/>
      </w:pPr>
      <w:r w:rsidDel="00000000" w:rsidR="00000000" w:rsidRPr="00000000">
        <w:rPr>
          <w:rtl w:val="0"/>
        </w:rPr>
        <w:t xml:space="preserve">   The enemy gets suppressed and cannot do anything for the duration (basically stun effect). The unit's last order will be queued until the debuff expires. One unit can be affected by one shackle only. If a unit is ordered to cast Aerial Shackles on another unit, but that another unit gets shackled beforehand, the ordered unit will stop its action.</w:t>
      </w:r>
    </w:p>
    <w:p w:rsidR="00000000" w:rsidDel="00000000" w:rsidP="00000000" w:rsidRDefault="00000000" w:rsidRPr="00000000" w14:paraId="00000042">
      <w:pPr>
        <w:rPr>
          <w:color w:val="ff9900"/>
        </w:rPr>
      </w:pPr>
      <w:r w:rsidDel="00000000" w:rsidR="00000000" w:rsidRPr="00000000">
        <w:rPr>
          <w:rtl w:val="0"/>
        </w:rPr>
        <w:t xml:space="preserve">   Whenever caster dies at the same moment as Shackles are being applied (let's say, the target has channeled some damage ability towards the caster, and interrupting him instantly caused ability to deal damage), the link won't be ever removed and leave visual glitchy lightning for whole game until both units are removed. </w:t>
      </w:r>
      <w:sdt>
        <w:sdtPr>
          <w:alias w:val="Named contributors"/>
          <w:id w:val="-1641085871"/>
          <w:dropDownList w:lastValue="DrakoL1ch">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DrakoL1ch</w:t>
          </w:r>
        </w:sdtContent>
      </w:sdt>
      <w:r w:rsidDel="00000000" w:rsidR="00000000" w:rsidRPr="00000000">
        <w:rPr>
          <w:rtl w:val="0"/>
        </w:rPr>
      </w:r>
    </w:p>
    <w:p w:rsidR="00000000" w:rsidDel="00000000" w:rsidP="00000000" w:rsidRDefault="00000000" w:rsidRPr="00000000" w14:paraId="00000043">
      <w:pPr>
        <w:rPr>
          <w:color w:val="980000"/>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044">
      <w:pPr>
        <w:numPr>
          <w:ilvl w:val="0"/>
          <w:numId w:val="12"/>
        </w:numPr>
        <w:ind w:left="720" w:hanging="360"/>
      </w:pPr>
      <w:r w:rsidDel="00000000" w:rsidR="00000000" w:rsidRPr="00000000">
        <w:rPr>
          <w:rtl w:val="0"/>
        </w:rPr>
        <w:t xml:space="preserve">Triggered immediately if allies are nearby. Casts if the caster is under attack</w:t>
      </w:r>
      <w:r w:rsidDel="00000000" w:rsidR="00000000" w:rsidRPr="00000000">
        <w:rPr>
          <w:rtl w:val="0"/>
        </w:rPr>
      </w:r>
    </w:p>
    <w:p w:rsidR="00000000" w:rsidDel="00000000" w:rsidP="00000000" w:rsidRDefault="00000000" w:rsidRPr="00000000" w14:paraId="00000045">
      <w:pPr>
        <w:rPr>
          <w:b w:val="1"/>
          <w:bCs w:val="1"/>
          <w:color w:val="980000"/>
        </w:rPr>
      </w:pPr>
      <w:r w:rsidDel="00000000" w:rsidR="00000000" w:rsidRPr="00000000">
        <w:rPr>
          <w:b w:val="1"/>
          <w:bCs w:val="1"/>
          <w:color w:val="980000"/>
          <w:rtl w:val="0"/>
        </w:rPr>
        <w:t xml:space="preserve">Duration</w:t>
      </w:r>
    </w:p>
    <w:p w:rsidR="00000000" w:rsidDel="00000000" w:rsidP="00000000" w:rsidRDefault="00000000" w:rsidRPr="00000000" w14:paraId="00000046">
      <w:pPr>
        <w:numPr>
          <w:ilvl w:val="0"/>
          <w:numId w:val="31"/>
        </w:numPr>
        <w:ind w:left="720" w:hanging="360"/>
      </w:pPr>
      <w:r w:rsidDel="00000000" w:rsidR="00000000" w:rsidRPr="00000000">
        <w:rPr>
          <w:rtl w:val="0"/>
        </w:rPr>
        <w:t xml:space="preserve">Negative value still stuns briefly, interrupting channeling</w:t>
      </w:r>
    </w:p>
    <w:p w:rsidR="00000000" w:rsidDel="00000000" w:rsidP="00000000" w:rsidRDefault="00000000" w:rsidRPr="00000000" w14:paraId="00000047">
      <w:pPr>
        <w:rPr>
          <w:b w:val="1"/>
          <w:bCs w:val="1"/>
          <w:color w:val="a61c00"/>
        </w:rPr>
      </w:pPr>
      <w:r w:rsidDel="00000000" w:rsidR="00000000" w:rsidRPr="00000000">
        <w:rPr>
          <w:b w:val="1"/>
          <w:bCs w:val="1"/>
          <w:color w:val="a61c00"/>
          <w:rtl w:val="0"/>
        </w:rPr>
        <w:t xml:space="preserve">Damage per second</w:t>
      </w:r>
    </w:p>
    <w:p w:rsidR="00000000" w:rsidDel="00000000" w:rsidP="00000000" w:rsidRDefault="00000000" w:rsidRPr="00000000" w14:paraId="00000048">
      <w:pPr>
        <w:numPr>
          <w:ilvl w:val="0"/>
          <w:numId w:val="31"/>
        </w:numPr>
        <w:spacing w:after="0" w:afterAutospacing="0"/>
        <w:ind w:left="720" w:hanging="360"/>
      </w:pPr>
      <w:r w:rsidDel="00000000" w:rsidR="00000000" w:rsidRPr="00000000">
        <w:rPr>
          <w:rtl w:val="0"/>
        </w:rPr>
        <w:t xml:space="preserve">At values below 0.0 the number appears to be converted to a positive number and deals damage regardless</w:t>
      </w:r>
    </w:p>
    <w:p w:rsidR="00000000" w:rsidDel="00000000" w:rsidP="00000000" w:rsidRDefault="00000000" w:rsidRPr="00000000" w14:paraId="00000049">
      <w:pPr>
        <w:numPr>
          <w:ilvl w:val="0"/>
          <w:numId w:val="31"/>
        </w:numPr>
        <w:ind w:left="720" w:hanging="360"/>
      </w:pPr>
      <w:r w:rsidDel="00000000" w:rsidR="00000000" w:rsidRPr="00000000">
        <w:rPr>
          <w:rtl w:val="0"/>
        </w:rPr>
        <w:t xml:space="preserve">Deals magic type damage</w:t>
      </w:r>
    </w:p>
    <w:p w:rsidR="00000000" w:rsidDel="00000000" w:rsidP="00000000" w:rsidRDefault="00000000" w:rsidRPr="00000000" w14:paraId="0000004A">
      <w:pPr>
        <w:rPr/>
      </w:pPr>
      <w:r w:rsidDel="00000000" w:rsidR="00000000" w:rsidRPr="00000000">
        <w:rPr>
          <w:b w:val="1"/>
          <w:bCs w:val="1"/>
          <w:color w:val="980000"/>
          <w:rtl w:val="0"/>
        </w:rPr>
        <w:t xml:space="preserve">Targets allowed</w:t>
      </w:r>
      <w:r w:rsidDel="00000000" w:rsidR="00000000" w:rsidRPr="00000000">
        <w:rPr>
          <w:rtl w:val="0"/>
        </w:rPr>
      </w:r>
    </w:p>
    <w:p w:rsidR="00000000" w:rsidDel="00000000" w:rsidP="00000000" w:rsidRDefault="00000000" w:rsidRPr="00000000" w14:paraId="0000004B">
      <w:pPr>
        <w:numPr>
          <w:ilvl w:val="0"/>
          <w:numId w:val="31"/>
        </w:numPr>
        <w:spacing w:after="0" w:afterAutospacing="0"/>
        <w:ind w:left="720" w:hanging="360"/>
      </w:pPr>
      <w:r w:rsidDel="00000000" w:rsidR="00000000" w:rsidRPr="00000000">
        <w:rPr>
          <w:rtl w:val="0"/>
        </w:rPr>
        <w:t xml:space="preserve">Adhered to Targets Allowed</w:t>
      </w:r>
      <w:r w:rsidDel="00000000" w:rsidR="00000000" w:rsidRPr="00000000">
        <w:rPr>
          <w:rtl w:val="0"/>
        </w:rPr>
      </w:r>
    </w:p>
    <w:p w:rsidR="00000000" w:rsidDel="00000000" w:rsidP="00000000" w:rsidRDefault="00000000" w:rsidRPr="00000000" w14:paraId="0000004C">
      <w:pPr>
        <w:numPr>
          <w:ilvl w:val="0"/>
          <w:numId w:val="31"/>
        </w:numPr>
        <w:spacing w:after="0" w:afterAutospacing="0"/>
        <w:ind w:left="720" w:hanging="360"/>
      </w:pPr>
      <w:r w:rsidDel="00000000" w:rsidR="00000000" w:rsidRPr="00000000">
        <w:rPr>
          <w:rtl w:val="0"/>
        </w:rPr>
        <w:t xml:space="preserve">Affect structures and allies</w:t>
      </w:r>
    </w:p>
    <w:p w:rsidR="00000000" w:rsidDel="00000000" w:rsidP="00000000" w:rsidRDefault="00000000" w:rsidRPr="00000000" w14:paraId="0000004D">
      <w:pPr>
        <w:numPr>
          <w:ilvl w:val="0"/>
          <w:numId w:val="31"/>
        </w:numPr>
        <w:spacing w:after="0" w:afterAutospacing="0"/>
        <w:ind w:left="720" w:hanging="360"/>
      </w:pPr>
      <w:r w:rsidDel="00000000" w:rsidR="00000000" w:rsidRPr="00000000">
        <w:rPr>
          <w:rtl w:val="0"/>
        </w:rPr>
        <w:t xml:space="preserve">If cast on self, this ability lasts indefinitely until the caster dies</w:t>
      </w:r>
    </w:p>
    <w:p w:rsidR="00000000" w:rsidDel="00000000" w:rsidP="00000000" w:rsidRDefault="00000000" w:rsidRPr="00000000" w14:paraId="0000004E">
      <w:pPr>
        <w:numPr>
          <w:ilvl w:val="0"/>
          <w:numId w:val="31"/>
        </w:numPr>
        <w:ind w:left="720" w:hanging="360"/>
      </w:pPr>
      <w:r w:rsidDel="00000000" w:rsidR="00000000" w:rsidRPr="00000000">
        <w:rPr>
          <w:rtl w:val="0"/>
        </w:rPr>
        <w:t xml:space="preserve">The visual lightning glitch mentioned above happens as well</w:t>
      </w:r>
    </w:p>
    <w:p w:rsidR="00000000" w:rsidDel="00000000" w:rsidP="00000000" w:rsidRDefault="00000000" w:rsidRPr="00000000" w14:paraId="0000004F">
      <w:pPr>
        <w:pStyle w:val="Heading2"/>
        <w:rPr>
          <w:color w:val="dd7e6b"/>
          <w:sz w:val="24"/>
          <w:szCs w:val="24"/>
        </w:rPr>
      </w:pPr>
      <w:bookmarkStart w:colFirst="0" w:colLast="0" w:name="_dvaqlh1chakd" w:id="12"/>
      <w:bookmarkEnd w:id="12"/>
      <w:r w:rsidDel="00000000" w:rsidR="00000000" w:rsidRPr="00000000">
        <w:rPr>
          <w:rtl w:val="0"/>
        </w:rPr>
        <w:t xml:space="preserve">-Barrage </w:t>
        <w:br w:type="textWrapping"/>
      </w:r>
      <w:r w:rsidDel="00000000" w:rsidR="00000000" w:rsidRPr="00000000">
        <w:rPr>
          <w:color w:val="dd7e6b"/>
          <w:sz w:val="24"/>
          <w:szCs w:val="24"/>
          <w:rtl w:val="0"/>
        </w:rPr>
        <w:t xml:space="preserve">‘Aroc’</w:t>
      </w:r>
    </w:p>
    <w:p w:rsidR="00000000" w:rsidDel="00000000" w:rsidP="00000000" w:rsidRDefault="00000000" w:rsidRPr="00000000" w14:paraId="00000050">
      <w:pPr>
        <w:rPr>
          <w:color w:val="cc4125"/>
        </w:rPr>
      </w:pPr>
      <w:sdt>
        <w:sdtPr>
          <w:alias w:val="WE Ability tag"/>
          <w:id w:val="1587890400"/>
          <w:dropDownList w:lastValue="Multi Attack Targe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Multi Attack Target</w:t>
          </w:r>
        </w:sdtContent>
      </w:sdt>
      <w:sdt>
        <w:sdtPr>
          <w:alias w:val="WE Ability tag"/>
          <w:id w:val="-535920025"/>
          <w:dropDownList w:lastValue="Attack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 triggered</w:t>
          </w:r>
        </w:sdtContent>
      </w:sdt>
      <w:sdt>
        <w:sdtPr>
          <w:alias w:val="WE Ability tag"/>
          <w:id w:val="1184227569"/>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Can be repurposed as a multi attack ability, just make sure to change </w:t>
      </w:r>
      <w:r w:rsidDel="00000000" w:rsidR="00000000" w:rsidRPr="00000000">
        <w:rPr>
          <w:i w:val="1"/>
          <w:iCs w:val="1"/>
          <w:color w:val="dd7e6b"/>
          <w:rtl w:val="0"/>
        </w:rPr>
        <w:t xml:space="preserve">Targets Allowed</w:t>
      </w:r>
      <w:r w:rsidDel="00000000" w:rsidR="00000000" w:rsidRPr="00000000">
        <w:rPr>
          <w:rtl w:val="0"/>
        </w:rPr>
        <w:t xml:space="preserve">.  Does not work with </w:t>
      </w:r>
      <w:hyperlink w:anchor="_rxgn2iqgh1gi">
        <w:r w:rsidDel="00000000" w:rsidR="00000000" w:rsidRPr="00000000">
          <w:rPr>
            <w:color w:val="dd7e6b"/>
            <w:rtl w:val="0"/>
          </w:rPr>
          <w:t xml:space="preserve">critical strike</w:t>
        </w:r>
      </w:hyperlink>
      <w:r w:rsidDel="00000000" w:rsidR="00000000" w:rsidRPr="00000000">
        <w:rPr>
          <w:rtl w:val="0"/>
        </w:rPr>
        <w:t xml:space="preserve">. If </w:t>
      </w:r>
      <w:hyperlink w:anchor="_rxgn2iqgh1gi">
        <w:r w:rsidDel="00000000" w:rsidR="00000000" w:rsidRPr="00000000">
          <w:rPr>
            <w:color w:val="dd7e6b"/>
            <w:rtl w:val="0"/>
          </w:rPr>
          <w:t xml:space="preserve">critical strike</w:t>
        </w:r>
      </w:hyperlink>
      <w:r w:rsidDel="00000000" w:rsidR="00000000" w:rsidRPr="00000000">
        <w:rPr>
          <w:rtl w:val="0"/>
        </w:rPr>
        <w:t xml:space="preserve"> procs the unit cannot attack multiple units. Prioritize </w:t>
      </w:r>
      <w:hyperlink w:anchor="_rxgn2iqgh1gi">
        <w:r w:rsidDel="00000000" w:rsidR="00000000" w:rsidRPr="00000000">
          <w:rPr>
            <w:color w:val="dd7e6b"/>
            <w:rtl w:val="0"/>
          </w:rPr>
          <w:t xml:space="preserve">critical strike</w:t>
        </w:r>
      </w:hyperlink>
      <w:r w:rsidDel="00000000" w:rsidR="00000000" w:rsidRPr="00000000">
        <w:rPr>
          <w:rtl w:val="0"/>
        </w:rPr>
        <w:t xml:space="preserve"> damage on target (1.31.1.12173). If the unit attack has a weapon sound it will only play for the primary target, the other ones stay silent. Targets seem to be picked randomly within range, but there should be tests to confirm. </w:t>
      </w:r>
    </w:p>
    <w:p w:rsidR="00000000" w:rsidDel="00000000" w:rsidP="00000000" w:rsidRDefault="00000000" w:rsidRPr="00000000" w14:paraId="00000052">
      <w:pPr>
        <w:rPr/>
      </w:pPr>
      <w:r w:rsidDel="00000000" w:rsidR="00000000" w:rsidRPr="00000000">
        <w:rPr>
          <w:rtl w:val="0"/>
        </w:rPr>
        <w:t xml:space="preserve">BlzGetEventIsAttack() returns true when damaging the primary target only, false otherwise. </w:t>
      </w:r>
    </w:p>
    <w:p w:rsidR="00000000" w:rsidDel="00000000" w:rsidP="00000000" w:rsidRDefault="00000000" w:rsidRPr="00000000" w14:paraId="00000053">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054">
      <w:pPr>
        <w:rPr>
          <w:b w:val="1"/>
          <w:bCs w:val="1"/>
          <w:color w:val="980000"/>
        </w:rPr>
      </w:pPr>
      <w:r w:rsidDel="00000000" w:rsidR="00000000" w:rsidRPr="00000000">
        <w:rPr>
          <w:b w:val="1"/>
          <w:bCs w:val="1"/>
          <w:color w:val="980000"/>
          <w:rtl w:val="0"/>
        </w:rPr>
        <w:t xml:space="preserve">Art - Missile art</w:t>
      </w:r>
    </w:p>
    <w:p w:rsidR="00000000" w:rsidDel="00000000" w:rsidP="00000000" w:rsidRDefault="00000000" w:rsidRPr="00000000" w14:paraId="00000055">
      <w:pPr>
        <w:numPr>
          <w:ilvl w:val="0"/>
          <w:numId w:val="57"/>
        </w:numPr>
        <w:spacing w:after="0" w:afterAutospacing="0"/>
        <w:ind w:left="720" w:hanging="360"/>
      </w:pPr>
      <w:r w:rsidDel="00000000" w:rsidR="00000000" w:rsidRPr="00000000">
        <w:rPr>
          <w:rtl w:val="0"/>
        </w:rPr>
        <w:t xml:space="preserve">Replaces the projectile art of all shots </w:t>
      </w:r>
    </w:p>
    <w:p w:rsidR="00000000" w:rsidDel="00000000" w:rsidP="00000000" w:rsidRDefault="00000000" w:rsidRPr="00000000" w14:paraId="00000056">
      <w:pPr>
        <w:numPr>
          <w:ilvl w:val="0"/>
          <w:numId w:val="57"/>
        </w:numPr>
        <w:spacing w:after="0" w:afterAutospacing="0"/>
        <w:ind w:left="720" w:hanging="360"/>
      </w:pPr>
      <w:r w:rsidDel="00000000" w:rsidR="00000000" w:rsidRPr="00000000">
        <w:rPr>
          <w:rtl w:val="0"/>
        </w:rPr>
        <w:t xml:space="preserve">After the 2.0.3 rollback, the Attack 1 main projectile is no longer replaced since it was updated to fix siege engine main attack </w:t>
      </w:r>
      <w:sdt>
        <w:sdtPr>
          <w:alias w:val="Named contributors"/>
          <w:id w:val="1229676802"/>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057">
      <w:pPr>
        <w:numPr>
          <w:ilvl w:val="0"/>
          <w:numId w:val="57"/>
        </w:numPr>
        <w:ind w:left="720" w:hanging="360"/>
      </w:pPr>
      <w:r w:rsidDel="00000000" w:rsidR="00000000" w:rsidRPr="00000000">
        <w:rPr>
          <w:rtl w:val="0"/>
        </w:rPr>
        <w:t xml:space="preserve">Also replaces the projectiles of other attacks even if the targets are not valid ; again look at the siege engine </w:t>
      </w:r>
      <w:sdt>
        <w:sdtPr>
          <w:alias w:val="Named contributors"/>
          <w:id w:val="804994233"/>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058">
      <w:pPr>
        <w:rPr>
          <w:b w:val="1"/>
          <w:bCs w:val="1"/>
          <w:color w:val="980000"/>
        </w:rPr>
      </w:pPr>
      <w:r w:rsidDel="00000000" w:rsidR="00000000" w:rsidRPr="00000000">
        <w:rPr>
          <w:b w:val="1"/>
          <w:bCs w:val="1"/>
          <w:color w:val="980000"/>
          <w:rtl w:val="0"/>
        </w:rPr>
        <w:t xml:space="preserve">Art - Missile speed</w:t>
      </w:r>
    </w:p>
    <w:p w:rsidR="00000000" w:rsidDel="00000000" w:rsidP="00000000" w:rsidRDefault="00000000" w:rsidRPr="00000000" w14:paraId="00000059">
      <w:pPr>
        <w:numPr>
          <w:ilvl w:val="0"/>
          <w:numId w:val="57"/>
        </w:numPr>
        <w:spacing w:after="0" w:afterAutospacing="0"/>
        <w:ind w:left="720" w:hanging="360"/>
      </w:pPr>
      <w:r w:rsidDel="00000000" w:rsidR="00000000" w:rsidRPr="00000000">
        <w:rPr>
          <w:rtl w:val="0"/>
        </w:rPr>
        <w:t xml:space="preserve">Doesn’t do anything if the projectile type is instant as it would stay instant </w:t>
      </w:r>
      <w:sdt>
        <w:sdtPr>
          <w:alias w:val="Named contributors"/>
          <w:id w:val="-1879301622"/>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05A">
      <w:pPr>
        <w:numPr>
          <w:ilvl w:val="0"/>
          <w:numId w:val="57"/>
        </w:numPr>
        <w:ind w:left="720" w:hanging="360"/>
      </w:pPr>
      <w:r w:rsidDel="00000000" w:rsidR="00000000" w:rsidRPr="00000000">
        <w:rPr>
          <w:rtl w:val="0"/>
        </w:rPr>
        <w:t xml:space="preserve">Must be tested with main projectile speed and how they are replaced </w:t>
      </w:r>
      <w:sdt>
        <w:sdtPr>
          <w:alias w:val="WE Ability tag"/>
          <w:id w:val="-1873666015"/>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05B">
      <w:pPr>
        <w:rPr>
          <w:b w:val="1"/>
          <w:bCs w:val="1"/>
          <w:color w:val="980000"/>
        </w:rPr>
      </w:pPr>
      <w:r w:rsidDel="00000000" w:rsidR="00000000" w:rsidRPr="00000000">
        <w:rPr>
          <w:b w:val="1"/>
          <w:bCs w:val="1"/>
          <w:color w:val="980000"/>
          <w:rtl w:val="0"/>
        </w:rPr>
        <w:t xml:space="preserve">Damage Per Target</w:t>
      </w:r>
      <w:r w:rsidDel="00000000" w:rsidR="00000000" w:rsidRPr="00000000">
        <w:rPr>
          <w:color w:val="980000"/>
          <w:rtl w:val="0"/>
        </w:rPr>
        <w:t xml:space="preserve"> and </w:t>
      </w:r>
      <w:commentRangeStart w:id="5"/>
      <w:commentRangeStart w:id="6"/>
      <w:r w:rsidDel="00000000" w:rsidR="00000000" w:rsidRPr="00000000">
        <w:rPr>
          <w:b w:val="1"/>
          <w:bCs w:val="1"/>
          <w:color w:val="980000"/>
          <w:rtl w:val="0"/>
        </w:rPr>
        <w:t xml:space="preserve">Maximum Total Damage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C">
      <w:pPr>
        <w:numPr>
          <w:ilvl w:val="0"/>
          <w:numId w:val="20"/>
        </w:numPr>
        <w:spacing w:after="0" w:afterAutospacing="0"/>
        <w:ind w:left="720" w:hanging="360"/>
      </w:pPr>
      <w:r w:rsidDel="00000000" w:rsidR="00000000" w:rsidRPr="00000000">
        <w:rPr>
          <w:rtl w:val="0"/>
        </w:rPr>
        <w:t xml:space="preserve">Doesn't do anything. Probably deprecated in favor of using the attacks actual damage</w:t>
      </w:r>
    </w:p>
    <w:p w:rsidR="00000000" w:rsidDel="00000000" w:rsidP="00000000" w:rsidRDefault="00000000" w:rsidRPr="00000000" w14:paraId="0000005D">
      <w:pPr>
        <w:numPr>
          <w:ilvl w:val="0"/>
          <w:numId w:val="20"/>
        </w:numPr>
        <w:ind w:left="720" w:hanging="360"/>
      </w:pPr>
      <w:r w:rsidDel="00000000" w:rsidR="00000000" w:rsidRPr="00000000">
        <w:rPr>
          <w:rtl w:val="0"/>
        </w:rPr>
        <w:t xml:space="preserve">The secondary attack deals normal type damage</w:t>
      </w:r>
    </w:p>
    <w:p w:rsidR="00000000" w:rsidDel="00000000" w:rsidP="00000000" w:rsidRDefault="00000000" w:rsidRPr="00000000" w14:paraId="0000005E">
      <w:pPr>
        <w:rPr/>
      </w:pPr>
      <w:r w:rsidDel="00000000" w:rsidR="00000000" w:rsidRPr="00000000">
        <w:rPr>
          <w:b w:val="1"/>
          <w:bCs w:val="1"/>
          <w:color w:val="980000"/>
          <w:rtl w:val="0"/>
        </w:rPr>
        <w:t xml:space="preserve">Maximum Number of Targets</w:t>
      </w:r>
      <w:r w:rsidDel="00000000" w:rsidR="00000000" w:rsidRPr="00000000">
        <w:rPr>
          <w:rtl w:val="0"/>
        </w:rPr>
      </w:r>
    </w:p>
    <w:p w:rsidR="00000000" w:rsidDel="00000000" w:rsidP="00000000" w:rsidRDefault="00000000" w:rsidRPr="00000000" w14:paraId="0000005F">
      <w:pPr>
        <w:numPr>
          <w:ilvl w:val="0"/>
          <w:numId w:val="20"/>
        </w:numPr>
        <w:spacing w:after="0" w:afterAutospacing="0"/>
        <w:ind w:left="720" w:hanging="360"/>
      </w:pPr>
      <w:r w:rsidDel="00000000" w:rsidR="00000000" w:rsidRPr="00000000">
        <w:rPr>
          <w:rtl w:val="0"/>
        </w:rPr>
        <w:t xml:space="preserve">Below 0 means no extra missiles</w:t>
      </w:r>
      <w:r w:rsidDel="00000000" w:rsidR="00000000" w:rsidRPr="00000000">
        <w:rPr>
          <w:rtl w:val="0"/>
        </w:rPr>
      </w:r>
    </w:p>
    <w:p w:rsidR="00000000" w:rsidDel="00000000" w:rsidP="00000000" w:rsidRDefault="00000000" w:rsidRPr="00000000" w14:paraId="00000060">
      <w:pPr>
        <w:numPr>
          <w:ilvl w:val="0"/>
          <w:numId w:val="20"/>
        </w:numPr>
        <w:spacing w:after="0" w:afterAutospacing="0"/>
        <w:ind w:left="720" w:hanging="360"/>
      </w:pPr>
      <w:r w:rsidDel="00000000" w:rsidR="00000000" w:rsidRPr="00000000">
        <w:rPr>
          <w:rtl w:val="0"/>
        </w:rPr>
        <w:t xml:space="preserve">By default it always causes the unit to shoot 3 projectiles, but if you put Max Targets to 1 and Max Damage to 2, Barrage will only affect 2 units (including primary target) </w:t>
      </w:r>
      <w:sdt>
        <w:sdtPr>
          <w:alias w:val="Named contributors"/>
          <w:id w:val="1890008554"/>
          <w:dropDownList w:lastValue="DrakoL1ch">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DrakoL1ch</w:t>
          </w:r>
        </w:sdtContent>
      </w:sdt>
      <w:r w:rsidDel="00000000" w:rsidR="00000000" w:rsidRPr="00000000">
        <w:rPr>
          <w:rtl w:val="0"/>
        </w:rPr>
      </w:r>
    </w:p>
    <w:p w:rsidR="00000000" w:rsidDel="00000000" w:rsidP="00000000" w:rsidRDefault="00000000" w:rsidRPr="00000000" w14:paraId="00000061">
      <w:pPr>
        <w:numPr>
          <w:ilvl w:val="0"/>
          <w:numId w:val="20"/>
        </w:numPr>
        <w:spacing w:after="0" w:afterAutospacing="0"/>
        <w:ind w:left="720" w:hanging="360"/>
      </w:pPr>
      <w:r w:rsidDel="00000000" w:rsidR="00000000" w:rsidRPr="00000000">
        <w:rPr>
          <w:rtl w:val="0"/>
        </w:rPr>
        <w:t xml:space="preserve">If you set values of </w:t>
      </w:r>
      <w:r w:rsidDel="00000000" w:rsidR="00000000" w:rsidRPr="00000000">
        <w:rPr>
          <w:i w:val="1"/>
          <w:iCs w:val="1"/>
          <w:rtl w:val="0"/>
        </w:rPr>
        <w:t xml:space="preserve">Damage Per Target</w:t>
      </w:r>
      <w:r w:rsidDel="00000000" w:rsidR="00000000" w:rsidRPr="00000000">
        <w:rPr>
          <w:rtl w:val="0"/>
        </w:rPr>
        <w:t xml:space="preserve"> and </w:t>
      </w:r>
      <w:r w:rsidDel="00000000" w:rsidR="00000000" w:rsidRPr="00000000">
        <w:rPr>
          <w:i w:val="1"/>
          <w:iCs w:val="1"/>
          <w:rtl w:val="0"/>
        </w:rPr>
        <w:t xml:space="preserve">Maximum Number of Targets</w:t>
      </w:r>
      <w:r w:rsidDel="00000000" w:rsidR="00000000" w:rsidRPr="00000000">
        <w:rPr>
          <w:rtl w:val="0"/>
        </w:rPr>
        <w:t xml:space="preserve"> to 0, and </w:t>
      </w:r>
      <w:r w:rsidDel="00000000" w:rsidR="00000000" w:rsidRPr="00000000">
        <w:rPr>
          <w:i w:val="1"/>
          <w:iCs w:val="1"/>
          <w:rtl w:val="0"/>
        </w:rPr>
        <w:t xml:space="preserve">Maximum Total Damage</w:t>
      </w:r>
      <w:r w:rsidDel="00000000" w:rsidR="00000000" w:rsidRPr="00000000">
        <w:rPr>
          <w:rtl w:val="0"/>
        </w:rPr>
        <w:t xml:space="preserve"> to </w:t>
      </w:r>
      <w:r w:rsidDel="00000000" w:rsidR="00000000" w:rsidRPr="00000000">
        <w:rPr>
          <w:b w:val="1"/>
          <w:bCs w:val="1"/>
          <w:color w:val="980000"/>
          <w:rtl w:val="0"/>
        </w:rPr>
        <w:t xml:space="preserve">X</w:t>
      </w:r>
      <w:r w:rsidDel="00000000" w:rsidR="00000000" w:rsidRPr="00000000">
        <w:rPr>
          <w:rtl w:val="0"/>
        </w:rPr>
      </w:r>
    </w:p>
    <w:p w:rsidR="00000000" w:rsidDel="00000000" w:rsidP="00000000" w:rsidRDefault="00000000" w:rsidRPr="00000000" w14:paraId="00000062">
      <w:pPr>
        <w:numPr>
          <w:ilvl w:val="1"/>
          <w:numId w:val="20"/>
        </w:numPr>
        <w:spacing w:after="0" w:afterAutospacing="0"/>
        <w:ind w:left="1440" w:hanging="360"/>
      </w:pPr>
      <w:r w:rsidDel="00000000" w:rsidR="00000000" w:rsidRPr="00000000">
        <w:rPr>
          <w:rtl w:val="0"/>
        </w:rPr>
        <w:t xml:space="preserve">If </w:t>
      </w:r>
      <w:r w:rsidDel="00000000" w:rsidR="00000000" w:rsidRPr="00000000">
        <w:rPr>
          <w:b w:val="1"/>
          <w:bCs w:val="1"/>
          <w:color w:val="980000"/>
          <w:rtl w:val="0"/>
        </w:rPr>
        <w:t xml:space="preserve">X</w:t>
      </w:r>
      <w:r w:rsidDel="00000000" w:rsidR="00000000" w:rsidRPr="00000000">
        <w:rPr>
          <w:rtl w:val="0"/>
        </w:rPr>
        <w:t xml:space="preserve"> = 0, then the ability targets all enemies in its range except for the unit’s primary target </w:t>
      </w:r>
      <w:sdt>
        <w:sdtPr>
          <w:alias w:val="Named contributors"/>
          <w:id w:val="1022199240"/>
          <w:dropDownList w:lastValue="Prometheus3375">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Prometheus3375</w:t>
          </w:r>
        </w:sdtContent>
      </w:sdt>
      <w:r w:rsidDel="00000000" w:rsidR="00000000" w:rsidRPr="00000000">
        <w:rPr>
          <w:rtl w:val="0"/>
        </w:rPr>
      </w:r>
    </w:p>
    <w:p w:rsidR="00000000" w:rsidDel="00000000" w:rsidP="00000000" w:rsidRDefault="00000000" w:rsidRPr="00000000" w14:paraId="00000063">
      <w:pPr>
        <w:numPr>
          <w:ilvl w:val="1"/>
          <w:numId w:val="20"/>
        </w:numPr>
        <w:spacing w:after="0" w:afterAutospacing="0"/>
        <w:ind w:left="1440" w:hanging="360"/>
      </w:pPr>
      <w:r w:rsidDel="00000000" w:rsidR="00000000" w:rsidRPr="00000000">
        <w:rPr>
          <w:rtl w:val="0"/>
        </w:rPr>
        <w:t xml:space="preserve">If </w:t>
      </w:r>
      <w:r w:rsidDel="00000000" w:rsidR="00000000" w:rsidRPr="00000000">
        <w:rPr>
          <w:b w:val="1"/>
          <w:bCs w:val="1"/>
          <w:color w:val="980000"/>
          <w:rtl w:val="0"/>
        </w:rPr>
        <w:t xml:space="preserve">X</w:t>
      </w:r>
      <w:r w:rsidDel="00000000" w:rsidR="00000000" w:rsidRPr="00000000">
        <w:rPr>
          <w:rtl w:val="0"/>
        </w:rPr>
        <w:t xml:space="preserve"> &gt; 0, then the ability launches at most </w:t>
      </w:r>
      <w:r w:rsidDel="00000000" w:rsidR="00000000" w:rsidRPr="00000000">
        <w:rPr>
          <w:b w:val="1"/>
          <w:bCs w:val="1"/>
          <w:color w:val="980000"/>
          <w:rtl w:val="0"/>
        </w:rPr>
        <w:t xml:space="preserve">X</w:t>
      </w:r>
      <w:r w:rsidDel="00000000" w:rsidR="00000000" w:rsidRPr="00000000">
        <w:rPr>
          <w:rtl w:val="0"/>
        </w:rPr>
        <w:t xml:space="preserve"> additional projectiles (</w:t>
      </w:r>
      <w:r w:rsidDel="00000000" w:rsidR="00000000" w:rsidRPr="00000000">
        <w:rPr>
          <w:b w:val="1"/>
          <w:bCs w:val="1"/>
          <w:color w:val="980000"/>
          <w:rtl w:val="0"/>
        </w:rPr>
        <w:t xml:space="preserve">X</w:t>
      </w:r>
      <w:r w:rsidDel="00000000" w:rsidR="00000000" w:rsidRPr="00000000">
        <w:rPr>
          <w:rtl w:val="0"/>
        </w:rPr>
        <w:t xml:space="preserve"> + 1 including the projectile to the unit's primary target). </w:t>
      </w:r>
      <w:sdt>
        <w:sdtPr>
          <w:alias w:val="Named contributors"/>
          <w:id w:val="-1444424557"/>
          <w:dropDownList w:lastValue="Prometheus3375">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Prometheus3375</w:t>
          </w:r>
        </w:sdtContent>
      </w:sdt>
      <w:r w:rsidDel="00000000" w:rsidR="00000000" w:rsidRPr="00000000">
        <w:rPr>
          <w:rtl w:val="0"/>
        </w:rPr>
        <w:t xml:space="preserve">*</w:t>
      </w:r>
    </w:p>
    <w:p w:rsidR="00000000" w:rsidDel="00000000" w:rsidP="00000000" w:rsidRDefault="00000000" w:rsidRPr="00000000" w14:paraId="00000064">
      <w:pPr>
        <w:numPr>
          <w:ilvl w:val="0"/>
          <w:numId w:val="20"/>
        </w:numPr>
        <w:spacing w:after="0" w:afterAutospacing="0"/>
        <w:ind w:left="720" w:hanging="360"/>
      </w:pPr>
      <w:r w:rsidDel="00000000" w:rsidR="00000000" w:rsidRPr="00000000">
        <w:rPr>
          <w:rtl w:val="0"/>
        </w:rPr>
        <w:t xml:space="preserve">Doesn’t shoot more projectiles than available targets, in other words excess projectiles won’t stack on the same target from one attack event</w:t>
      </w:r>
    </w:p>
    <w:p w:rsidR="00000000" w:rsidDel="00000000" w:rsidP="00000000" w:rsidRDefault="00000000" w:rsidRPr="00000000" w14:paraId="00000065">
      <w:pPr>
        <w:numPr>
          <w:ilvl w:val="0"/>
          <w:numId w:val="20"/>
        </w:numPr>
        <w:spacing w:after="0" w:afterAutospacing="0"/>
        <w:ind w:left="720" w:hanging="360"/>
      </w:pPr>
      <w:r w:rsidDel="00000000" w:rsidR="00000000" w:rsidRPr="00000000">
        <w:rPr>
          <w:rtl w:val="0"/>
        </w:rPr>
        <w:t xml:space="preserve">Only targets what’s visible to the player</w:t>
      </w:r>
    </w:p>
    <w:p w:rsidR="00000000" w:rsidDel="00000000" w:rsidP="00000000" w:rsidRDefault="00000000" w:rsidRPr="00000000" w14:paraId="00000066">
      <w:pPr>
        <w:numPr>
          <w:ilvl w:val="0"/>
          <w:numId w:val="20"/>
        </w:numPr>
        <w:ind w:left="720" w:hanging="360"/>
      </w:pPr>
      <w:r w:rsidDel="00000000" w:rsidR="00000000" w:rsidRPr="00000000">
        <w:rPr>
          <w:rtl w:val="0"/>
        </w:rPr>
        <w:t xml:space="preserve">Is there an upper cap ? Must be tested with a lot of targets </w:t>
      </w:r>
      <w:sdt>
        <w:sdtPr>
          <w:alias w:val="WE Ability tag"/>
          <w:id w:val="1092384301"/>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067">
      <w:pPr>
        <w:rPr>
          <w:b w:val="1"/>
          <w:bCs w:val="1"/>
          <w:color w:val="980000"/>
        </w:rPr>
      </w:pPr>
      <w:r w:rsidDel="00000000" w:rsidR="00000000" w:rsidRPr="00000000">
        <w:rPr>
          <w:b w:val="1"/>
          <w:bCs w:val="1"/>
          <w:color w:val="980000"/>
          <w:rtl w:val="0"/>
        </w:rPr>
        <w:t xml:space="preserve">Area of Effect</w:t>
      </w:r>
    </w:p>
    <w:p w:rsidR="00000000" w:rsidDel="00000000" w:rsidP="00000000" w:rsidRDefault="00000000" w:rsidRPr="00000000" w14:paraId="00000068">
      <w:pPr>
        <w:numPr>
          <w:ilvl w:val="0"/>
          <w:numId w:val="20"/>
        </w:numPr>
        <w:spacing w:after="0" w:afterAutospacing="0"/>
        <w:ind w:left="720" w:hanging="360"/>
      </w:pPr>
      <w:r w:rsidDel="00000000" w:rsidR="00000000" w:rsidRPr="00000000">
        <w:rPr>
          <w:rtl w:val="0"/>
        </w:rPr>
        <w:t xml:space="preserve">Actually dictates the maximum range the missiles can target enemies</w:t>
      </w:r>
    </w:p>
    <w:p w:rsidR="00000000" w:rsidDel="00000000" w:rsidP="00000000" w:rsidRDefault="00000000" w:rsidRPr="00000000" w14:paraId="00000069">
      <w:pPr>
        <w:numPr>
          <w:ilvl w:val="0"/>
          <w:numId w:val="20"/>
        </w:numPr>
        <w:spacing w:after="0" w:afterAutospacing="0"/>
        <w:ind w:left="720" w:hanging="360"/>
      </w:pPr>
      <w:r w:rsidDel="00000000" w:rsidR="00000000" w:rsidRPr="00000000">
        <w:rPr>
          <w:rtl w:val="0"/>
        </w:rPr>
        <w:t xml:space="preserve">Starts from the origin of the attacker as an effective range, not from the target</w:t>
      </w:r>
    </w:p>
    <w:p w:rsidR="00000000" w:rsidDel="00000000" w:rsidP="00000000" w:rsidRDefault="00000000" w:rsidRPr="00000000" w14:paraId="0000006A">
      <w:pPr>
        <w:numPr>
          <w:ilvl w:val="0"/>
          <w:numId w:val="20"/>
        </w:numPr>
        <w:ind w:left="720" w:hanging="360"/>
      </w:pPr>
      <w:r w:rsidDel="00000000" w:rsidR="00000000" w:rsidRPr="00000000">
        <w:rPr>
          <w:rtl w:val="0"/>
        </w:rPr>
        <w:t xml:space="preserve">No missiles if negative or 0</w:t>
      </w:r>
    </w:p>
    <w:p w:rsidR="00000000" w:rsidDel="00000000" w:rsidP="00000000" w:rsidRDefault="00000000" w:rsidRPr="00000000" w14:paraId="0000006B">
      <w:pPr>
        <w:pStyle w:val="Heading2"/>
        <w:rPr>
          <w:color w:val="dd7e6b"/>
          <w:sz w:val="12"/>
          <w:szCs w:val="12"/>
        </w:rPr>
      </w:pPr>
      <w:bookmarkStart w:colFirst="0" w:colLast="0" w:name="_ienkmmpe7sfu" w:id="13"/>
      <w:bookmarkEnd w:id="13"/>
      <w:r w:rsidDel="00000000" w:rsidR="00000000" w:rsidRPr="00000000">
        <w:rPr>
          <w:rtl w:val="0"/>
        </w:rPr>
        <w:t xml:space="preserve">-Call to Arms (both) </w:t>
        <w:br w:type="textWrapping"/>
      </w:r>
      <w:r w:rsidDel="00000000" w:rsidR="00000000" w:rsidRPr="00000000">
        <w:rPr>
          <w:color w:val="dd7e6b"/>
          <w:sz w:val="24"/>
          <w:szCs w:val="24"/>
          <w:rtl w:val="0"/>
        </w:rPr>
        <w:t xml:space="preserve">‘Amil’ ‘Amic’</w:t>
      </w:r>
      <w:r w:rsidDel="00000000" w:rsidR="00000000" w:rsidRPr="00000000">
        <w:rPr>
          <w:rtl w:val="0"/>
        </w:rPr>
      </w:r>
    </w:p>
    <w:p w:rsidR="00000000" w:rsidDel="00000000" w:rsidP="00000000" w:rsidRDefault="00000000" w:rsidRPr="00000000" w14:paraId="0000006C">
      <w:pPr>
        <w:rPr>
          <w:color w:val="cc4125"/>
        </w:rPr>
      </w:pPr>
      <w:sdt>
        <w:sdtPr>
          <w:alias w:val="WE Ability tag"/>
          <w:id w:val="1938001297"/>
          <w:dropDownList w:lastValue="Morph">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Morph</w:t>
          </w:r>
        </w:sdtContent>
      </w:sdt>
      <w:sdt>
        <w:sdtPr>
          <w:alias w:val="WE Ability tag"/>
          <w:id w:val="-1764159284"/>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sdt>
        <w:sdtPr>
          <w:alias w:val="WE Ability tag"/>
          <w:id w:val="1806224833"/>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06E">
      <w:pPr>
        <w:numPr>
          <w:ilvl w:val="0"/>
          <w:numId w:val="50"/>
        </w:numPr>
        <w:spacing w:after="0" w:afterAutospacing="0"/>
        <w:ind w:left="720" w:hanging="360"/>
      </w:pPr>
      <w:r w:rsidDel="00000000" w:rsidR="00000000" w:rsidRPr="00000000">
        <w:rPr>
          <w:rtl w:val="0"/>
        </w:rPr>
        <w:t xml:space="preserve">Uses a limited pathfinder to instantly determine if a Peasant can reach a Town Hall. If the pathfinder fails, the Peasant will be unaffected.</w:t>
      </w:r>
      <w:sdt>
        <w:sdtPr>
          <w:alias w:val="Named contributors"/>
          <w:id w:val="2105583359"/>
          <w:dropDownList w:lastValue="Duckfart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Duckfarter</w:t>
          </w:r>
        </w:sdtContent>
      </w:sdt>
      <w:r w:rsidDel="00000000" w:rsidR="00000000" w:rsidRPr="00000000">
        <w:rPr>
          <w:rtl w:val="0"/>
        </w:rPr>
      </w:r>
    </w:p>
    <w:p w:rsidR="00000000" w:rsidDel="00000000" w:rsidP="00000000" w:rsidRDefault="00000000" w:rsidRPr="00000000" w14:paraId="0000006F">
      <w:pPr>
        <w:numPr>
          <w:ilvl w:val="0"/>
          <w:numId w:val="50"/>
        </w:numPr>
        <w:spacing w:after="0" w:afterAutospacing="0"/>
        <w:ind w:left="720" w:hanging="360"/>
      </w:pPr>
      <w:r w:rsidDel="00000000" w:rsidR="00000000" w:rsidRPr="00000000">
        <w:rPr>
          <w:rtl w:val="0"/>
        </w:rPr>
        <w:t xml:space="preserve">If you spawn a militia outside peasant conversion, then remove the ability through trigger it will crash the game when the militia is killed (1.36) </w:t>
      </w:r>
      <w:sdt>
        <w:sdtPr>
          <w:alias w:val="Named contributors"/>
          <w:id w:val="-2064837359"/>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070">
      <w:pPr>
        <w:numPr>
          <w:ilvl w:val="1"/>
          <w:numId w:val="50"/>
        </w:numPr>
        <w:ind w:left="1440" w:hanging="360"/>
      </w:pPr>
      <w:r w:rsidDel="00000000" w:rsidR="00000000" w:rsidRPr="00000000">
        <w:rPr>
          <w:rtl w:val="0"/>
        </w:rPr>
        <w:t xml:space="preserve">Needs to be tested with regular peasant conversion </w:t>
      </w:r>
      <w:sdt>
        <w:sdtPr>
          <w:alias w:val="WE Ability tag"/>
          <w:id w:val="1408618391"/>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071">
      <w:pPr>
        <w:rPr>
          <w:b w:val="1"/>
          <w:bCs w:val="1"/>
          <w:color w:val="980000"/>
        </w:rPr>
      </w:pPr>
      <w:r w:rsidDel="00000000" w:rsidR="00000000" w:rsidRPr="00000000">
        <w:rPr>
          <w:b w:val="1"/>
          <w:bCs w:val="1"/>
          <w:color w:val="980000"/>
          <w:rtl w:val="0"/>
        </w:rPr>
        <w:t xml:space="preserve">Area of Effect</w:t>
      </w:r>
    </w:p>
    <w:p w:rsidR="00000000" w:rsidDel="00000000" w:rsidP="00000000" w:rsidRDefault="00000000" w:rsidRPr="00000000" w14:paraId="00000072">
      <w:pPr>
        <w:numPr>
          <w:ilvl w:val="0"/>
          <w:numId w:val="46"/>
        </w:numPr>
        <w:spacing w:after="0" w:afterAutospacing="0"/>
        <w:ind w:left="720" w:hanging="360"/>
      </w:pPr>
      <w:r w:rsidDel="00000000" w:rsidR="00000000" w:rsidRPr="00000000">
        <w:rPr>
          <w:rtl w:val="0"/>
        </w:rPr>
        <w:t xml:space="preserve">The TownHall version only dictates the range from which to search peasants</w:t>
      </w:r>
    </w:p>
    <w:p w:rsidR="00000000" w:rsidDel="00000000" w:rsidP="00000000" w:rsidRDefault="00000000" w:rsidRPr="00000000" w14:paraId="00000073">
      <w:pPr>
        <w:numPr>
          <w:ilvl w:val="0"/>
          <w:numId w:val="46"/>
        </w:numPr>
        <w:ind w:left="720" w:hanging="360"/>
      </w:pPr>
      <w:r w:rsidDel="00000000" w:rsidR="00000000" w:rsidRPr="00000000">
        <w:rPr>
          <w:rtl w:val="0"/>
        </w:rPr>
        <w:t xml:space="preserve">Effectively it just causes all nearby peasants in range to cast </w:t>
      </w:r>
      <w:r w:rsidDel="00000000" w:rsidR="00000000" w:rsidRPr="00000000">
        <w:rPr>
          <w:i w:val="1"/>
          <w:iCs w:val="1"/>
          <w:rtl w:val="0"/>
        </w:rPr>
        <w:t xml:space="preserve">Call to arms</w:t>
      </w:r>
      <w:r w:rsidDel="00000000" w:rsidR="00000000" w:rsidRPr="00000000">
        <w:rPr>
          <w:rtl w:val="0"/>
        </w:rPr>
      </w:r>
    </w:p>
    <w:p w:rsidR="00000000" w:rsidDel="00000000" w:rsidP="00000000" w:rsidRDefault="00000000" w:rsidRPr="00000000" w14:paraId="00000074">
      <w:pPr>
        <w:rPr>
          <w:b w:val="1"/>
          <w:bCs w:val="1"/>
          <w:color w:val="980000"/>
        </w:rPr>
      </w:pPr>
      <w:r w:rsidDel="00000000" w:rsidR="00000000" w:rsidRPr="00000000">
        <w:rPr>
          <w:b w:val="1"/>
          <w:bCs w:val="1"/>
          <w:color w:val="980000"/>
          <w:rtl w:val="0"/>
        </w:rPr>
        <w:t xml:space="preserve">Duration</w:t>
      </w:r>
    </w:p>
    <w:p w:rsidR="00000000" w:rsidDel="00000000" w:rsidP="00000000" w:rsidRDefault="00000000" w:rsidRPr="00000000" w14:paraId="00000075">
      <w:pPr>
        <w:numPr>
          <w:ilvl w:val="0"/>
          <w:numId w:val="46"/>
        </w:numPr>
        <w:spacing w:after="0" w:afterAutospacing="0"/>
        <w:ind w:left="720" w:hanging="360"/>
      </w:pPr>
      <w:r w:rsidDel="00000000" w:rsidR="00000000" w:rsidRPr="00000000">
        <w:rPr>
          <w:rtl w:val="0"/>
        </w:rPr>
        <w:t xml:space="preserve">Setting the duration to 0 on the peasant version causes the militia to last forever.</w:t>
      </w:r>
    </w:p>
    <w:p w:rsidR="00000000" w:rsidDel="00000000" w:rsidP="00000000" w:rsidRDefault="00000000" w:rsidRPr="00000000" w14:paraId="00000076">
      <w:pPr>
        <w:numPr>
          <w:ilvl w:val="0"/>
          <w:numId w:val="46"/>
        </w:numPr>
        <w:spacing w:after="0" w:afterAutospacing="0"/>
        <w:ind w:left="720" w:hanging="360"/>
      </w:pPr>
      <w:r w:rsidDel="00000000" w:rsidR="00000000" w:rsidRPr="00000000">
        <w:rPr>
          <w:rtl w:val="0"/>
        </w:rPr>
        <w:t xml:space="preserve">Setting the duration below 0 causes all the militia to last forever, except the “militia” bar is empty instead. only a visual difference</w:t>
      </w:r>
    </w:p>
    <w:p w:rsidR="00000000" w:rsidDel="00000000" w:rsidP="00000000" w:rsidRDefault="00000000" w:rsidRPr="00000000" w14:paraId="00000077">
      <w:pPr>
        <w:numPr>
          <w:ilvl w:val="0"/>
          <w:numId w:val="46"/>
        </w:numPr>
        <w:spacing w:after="0" w:afterAutospacing="0"/>
        <w:ind w:left="720" w:hanging="360"/>
      </w:pPr>
      <w:r w:rsidDel="00000000" w:rsidR="00000000" w:rsidRPr="00000000">
        <w:rPr>
          <w:rtl w:val="0"/>
        </w:rPr>
        <w:t xml:space="preserve">Setting the duration to 0.01 causes the unit to switch between militia and peasant faster than the rendered can actually detect (so it’s instant pretty much)</w:t>
      </w:r>
    </w:p>
    <w:p w:rsidR="00000000" w:rsidDel="00000000" w:rsidP="00000000" w:rsidRDefault="00000000" w:rsidRPr="00000000" w14:paraId="00000078">
      <w:pPr>
        <w:numPr>
          <w:ilvl w:val="0"/>
          <w:numId w:val="46"/>
        </w:numPr>
        <w:ind w:left="720" w:hanging="360"/>
      </w:pPr>
      <w:r w:rsidDel="00000000" w:rsidR="00000000" w:rsidRPr="00000000">
        <w:rPr>
          <w:rtl w:val="0"/>
        </w:rPr>
        <w:t xml:space="preserve">Anything above 0.10 would work as you expect</w:t>
      </w:r>
    </w:p>
    <w:p w:rsidR="00000000" w:rsidDel="00000000" w:rsidP="00000000" w:rsidRDefault="00000000" w:rsidRPr="00000000" w14:paraId="00000079">
      <w:pPr>
        <w:rPr>
          <w:b w:val="1"/>
          <w:bCs w:val="1"/>
          <w:color w:val="980000"/>
        </w:rPr>
      </w:pPr>
      <w:r w:rsidDel="00000000" w:rsidR="00000000" w:rsidRPr="00000000">
        <w:rPr>
          <w:b w:val="1"/>
          <w:bCs w:val="1"/>
          <w:color w:val="980000"/>
          <w:rtl w:val="0"/>
        </w:rPr>
        <w:t xml:space="preserve">Alternate unit form</w:t>
      </w:r>
    </w:p>
    <w:p w:rsidR="00000000" w:rsidDel="00000000" w:rsidP="00000000" w:rsidRDefault="00000000" w:rsidRPr="00000000" w14:paraId="0000007A">
      <w:pPr>
        <w:numPr>
          <w:ilvl w:val="0"/>
          <w:numId w:val="46"/>
        </w:numPr>
        <w:spacing w:after="0" w:afterAutospacing="0"/>
        <w:ind w:left="720" w:hanging="360"/>
      </w:pPr>
      <w:r w:rsidDel="00000000" w:rsidR="00000000" w:rsidRPr="00000000">
        <w:rPr>
          <w:rtl w:val="0"/>
        </w:rPr>
        <w:t xml:space="preserve">Changing the changed unit type of militia to peasant effectively just makes them change into themselves</w:t>
      </w:r>
    </w:p>
    <w:p w:rsidR="00000000" w:rsidDel="00000000" w:rsidP="00000000" w:rsidRDefault="00000000" w:rsidRPr="00000000" w14:paraId="0000007B">
      <w:pPr>
        <w:numPr>
          <w:ilvl w:val="0"/>
          <w:numId w:val="46"/>
        </w:numPr>
        <w:spacing w:after="0" w:afterAutospacing="0"/>
        <w:ind w:left="720" w:hanging="360"/>
      </w:pPr>
      <w:r w:rsidDel="00000000" w:rsidR="00000000" w:rsidRPr="00000000">
        <w:rPr>
          <w:rtl w:val="0"/>
        </w:rPr>
        <w:t xml:space="preserve">The peasant cannot use Repair/Build/Gather while in militia form regardless though</w:t>
      </w:r>
    </w:p>
    <w:p w:rsidR="00000000" w:rsidDel="00000000" w:rsidP="00000000" w:rsidRDefault="00000000" w:rsidRPr="00000000" w14:paraId="0000007C">
      <w:pPr>
        <w:numPr>
          <w:ilvl w:val="0"/>
          <w:numId w:val="46"/>
        </w:numPr>
        <w:spacing w:after="0" w:afterAutospacing="0"/>
        <w:ind w:left="720" w:hanging="360"/>
      </w:pPr>
      <w:r w:rsidDel="00000000" w:rsidR="00000000" w:rsidRPr="00000000">
        <w:rPr>
          <w:rtl w:val="0"/>
        </w:rPr>
        <w:t xml:space="preserve">Other workers cannot use them either</w:t>
      </w:r>
    </w:p>
    <w:p w:rsidR="00000000" w:rsidDel="00000000" w:rsidP="00000000" w:rsidRDefault="00000000" w:rsidRPr="00000000" w14:paraId="0000007D">
      <w:pPr>
        <w:numPr>
          <w:ilvl w:val="0"/>
          <w:numId w:val="46"/>
        </w:numPr>
        <w:spacing w:after="0" w:afterAutospacing="0"/>
        <w:ind w:left="720" w:hanging="360"/>
      </w:pPr>
      <w:r w:rsidDel="00000000" w:rsidR="00000000" w:rsidRPr="00000000">
        <w:rPr>
          <w:rtl w:val="0"/>
        </w:rPr>
        <w:t xml:space="preserve">If the other unit does not have the same Call To Arms ability as the peasant, the game crashes when the duration runs out</w:t>
      </w:r>
    </w:p>
    <w:p w:rsidR="00000000" w:rsidDel="00000000" w:rsidP="00000000" w:rsidRDefault="00000000" w:rsidRPr="00000000" w14:paraId="0000007E">
      <w:pPr>
        <w:numPr>
          <w:ilvl w:val="0"/>
          <w:numId w:val="46"/>
        </w:numPr>
        <w:ind w:left="720" w:hanging="360"/>
      </w:pPr>
      <w:r w:rsidDel="00000000" w:rsidR="00000000" w:rsidRPr="00000000">
        <w:rPr>
          <w:rtl w:val="0"/>
        </w:rPr>
        <w:t xml:space="preserve">If the other unit doesn’t have the same build list as the original one, when morphed back starting construction will fail for IDs not in common. This is a common problem for morph units but you should take care of this aspect for peon based militia</w:t>
      </w:r>
    </w:p>
    <w:p w:rsidR="00000000" w:rsidDel="00000000" w:rsidP="00000000" w:rsidRDefault="00000000" w:rsidRPr="00000000" w14:paraId="0000007F">
      <w:pPr>
        <w:rPr>
          <w:color w:val="980000"/>
        </w:rPr>
      </w:pPr>
      <w:r w:rsidDel="00000000" w:rsidR="00000000" w:rsidRPr="00000000">
        <w:rPr>
          <w:b w:val="1"/>
          <w:bCs w:val="1"/>
          <w:color w:val="980000"/>
          <w:rtl w:val="0"/>
        </w:rPr>
        <w:t xml:space="preserve">Normal Form Unit</w:t>
      </w:r>
      <w:r w:rsidDel="00000000" w:rsidR="00000000" w:rsidRPr="00000000">
        <w:rPr>
          <w:rtl w:val="0"/>
        </w:rPr>
      </w:r>
    </w:p>
    <w:p w:rsidR="00000000" w:rsidDel="00000000" w:rsidP="00000000" w:rsidRDefault="00000000" w:rsidRPr="00000000" w14:paraId="00000080">
      <w:pPr>
        <w:numPr>
          <w:ilvl w:val="0"/>
          <w:numId w:val="46"/>
        </w:numPr>
        <w:ind w:left="720" w:hanging="360"/>
      </w:pPr>
      <w:r w:rsidDel="00000000" w:rsidR="00000000" w:rsidRPr="00000000">
        <w:rPr>
          <w:rtl w:val="0"/>
        </w:rPr>
        <w:t xml:space="preserve">Does not appear to actually matter, but keep it proper anyway</w:t>
      </w:r>
    </w:p>
    <w:p w:rsidR="00000000" w:rsidDel="00000000" w:rsidP="00000000" w:rsidRDefault="00000000" w:rsidRPr="00000000" w14:paraId="00000081">
      <w:pPr>
        <w:pStyle w:val="Heading2"/>
        <w:rPr>
          <w:color w:val="dd7e6b"/>
          <w:sz w:val="24"/>
          <w:szCs w:val="24"/>
        </w:rPr>
      </w:pPr>
      <w:bookmarkStart w:colFirst="0" w:colLast="0" w:name="_xki06ekugb7k" w:id="14"/>
      <w:bookmarkEnd w:id="14"/>
      <w:r w:rsidDel="00000000" w:rsidR="00000000" w:rsidRPr="00000000">
        <w:rPr>
          <w:rtl w:val="0"/>
        </w:rPr>
        <w:t xml:space="preserve">-Cargo Hold </w:t>
        <w:br w:type="textWrapping"/>
      </w:r>
      <w:r w:rsidDel="00000000" w:rsidR="00000000" w:rsidRPr="00000000">
        <w:rPr>
          <w:color w:val="dd7e6b"/>
          <w:sz w:val="24"/>
          <w:szCs w:val="24"/>
          <w:rtl w:val="0"/>
        </w:rPr>
        <w:t xml:space="preserve">‘Sch2’ ‘Sch3’ ‘Sch5’ ‘Abun’</w:t>
      </w:r>
    </w:p>
    <w:p w:rsidR="00000000" w:rsidDel="00000000" w:rsidP="00000000" w:rsidRDefault="00000000" w:rsidRPr="00000000" w14:paraId="00000082">
      <w:pPr>
        <w:rPr/>
      </w:pPr>
      <w:sdt>
        <w:sdtPr>
          <w:alias w:val="WE Ability tag"/>
          <w:id w:val="-566798768"/>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Allows the unit to carry any kind of unit. The ability itself doesn’t give the load and unload ability which are separate elements working together.</w:t>
      </w:r>
    </w:p>
    <w:p w:rsidR="00000000" w:rsidDel="00000000" w:rsidP="00000000" w:rsidRDefault="00000000" w:rsidRPr="00000000" w14:paraId="00000084">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085">
      <w:pPr>
        <w:rPr>
          <w:b w:val="1"/>
          <w:bCs w:val="1"/>
          <w:color w:val="980000"/>
        </w:rPr>
      </w:pPr>
      <w:r w:rsidDel="00000000" w:rsidR="00000000" w:rsidRPr="00000000">
        <w:rPr>
          <w:b w:val="1"/>
          <w:bCs w:val="1"/>
          <w:color w:val="980000"/>
          <w:rtl w:val="0"/>
        </w:rPr>
        <w:t xml:space="preserve">Ability Cooldown</w:t>
      </w:r>
    </w:p>
    <w:p w:rsidR="00000000" w:rsidDel="00000000" w:rsidP="00000000" w:rsidRDefault="00000000" w:rsidRPr="00000000" w14:paraId="00000086">
      <w:pPr>
        <w:numPr>
          <w:ilvl w:val="0"/>
          <w:numId w:val="54"/>
        </w:numPr>
        <w:ind w:left="720" w:hanging="360"/>
      </w:pPr>
      <w:r w:rsidDel="00000000" w:rsidR="00000000" w:rsidRPr="00000000">
        <w:rPr>
          <w:rtl w:val="0"/>
        </w:rPr>
        <w:t xml:space="preserve">Setting it to 0 will NOT disable attack </w:t>
      </w:r>
      <w:sdt>
        <w:sdtPr>
          <w:alias w:val="Named contributors"/>
          <w:id w:val="1091714375"/>
          <w:dropDownList w:lastValue="DrakoL1ch">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DrakoL1ch</w:t>
          </w:r>
        </w:sdtContent>
      </w:sdt>
      <w:r w:rsidDel="00000000" w:rsidR="00000000" w:rsidRPr="00000000">
        <w:rPr>
          <w:rtl w:val="0"/>
        </w:rPr>
      </w:r>
    </w:p>
    <w:p w:rsidR="00000000" w:rsidDel="00000000" w:rsidP="00000000" w:rsidRDefault="00000000" w:rsidRPr="00000000" w14:paraId="00000087">
      <w:pPr>
        <w:rPr>
          <w:b w:val="1"/>
          <w:bCs w:val="1"/>
          <w:color w:val="980000"/>
        </w:rPr>
      </w:pPr>
      <w:r w:rsidDel="00000000" w:rsidR="00000000" w:rsidRPr="00000000">
        <w:rPr>
          <w:b w:val="1"/>
          <w:bCs w:val="1"/>
          <w:color w:val="980000"/>
          <w:rtl w:val="0"/>
        </w:rPr>
        <w:t xml:space="preserve">Cargo Capacity</w:t>
      </w:r>
    </w:p>
    <w:p w:rsidR="00000000" w:rsidDel="00000000" w:rsidP="00000000" w:rsidRDefault="00000000" w:rsidRPr="00000000" w14:paraId="00000088">
      <w:pPr>
        <w:numPr>
          <w:ilvl w:val="0"/>
          <w:numId w:val="33"/>
        </w:numPr>
        <w:spacing w:after="0" w:afterAutospacing="0"/>
        <w:ind w:left="720" w:hanging="360"/>
      </w:pPr>
      <w:r w:rsidDel="00000000" w:rsidR="00000000" w:rsidRPr="00000000">
        <w:rPr>
          <w:rtl w:val="0"/>
        </w:rPr>
        <w:t xml:space="preserve">Setting it over 11 and having units entering causes the game to crash </w:t>
      </w:r>
      <w:sdt>
        <w:sdtPr>
          <w:alias w:val="Named contributors"/>
          <w:id w:val="1843891898"/>
          <w:dropDownList w:lastValue="Tal0n">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Tal0n</w:t>
          </w:r>
        </w:sdtContent>
      </w:sdt>
      <w:r w:rsidDel="00000000" w:rsidR="00000000" w:rsidRPr="00000000">
        <w:rPr>
          <w:rtl w:val="0"/>
        </w:rPr>
      </w:r>
    </w:p>
    <w:p w:rsidR="00000000" w:rsidDel="00000000" w:rsidP="00000000" w:rsidRDefault="00000000" w:rsidRPr="00000000" w14:paraId="00000089">
      <w:pPr>
        <w:numPr>
          <w:ilvl w:val="0"/>
          <w:numId w:val="33"/>
        </w:numPr>
        <w:spacing w:after="0" w:afterAutospacing="0"/>
        <w:ind w:left="720" w:hanging="360"/>
      </w:pPr>
      <w:r w:rsidDel="00000000" w:rsidR="00000000" w:rsidRPr="00000000">
        <w:rPr>
          <w:rtl w:val="0"/>
        </w:rPr>
        <w:t xml:space="preserve">Setting it below 0 and having units entering causes the game to crash.</w:t>
      </w:r>
    </w:p>
    <w:p w:rsidR="00000000" w:rsidDel="00000000" w:rsidP="00000000" w:rsidRDefault="00000000" w:rsidRPr="00000000" w14:paraId="0000008A">
      <w:pPr>
        <w:numPr>
          <w:ilvl w:val="0"/>
          <w:numId w:val="33"/>
        </w:numPr>
        <w:spacing w:after="0" w:afterAutospacing="0"/>
        <w:ind w:left="720" w:hanging="360"/>
      </w:pPr>
      <w:r w:rsidDel="00000000" w:rsidR="00000000" w:rsidRPr="00000000">
        <w:rPr>
          <w:rtl w:val="0"/>
        </w:rPr>
        <w:t xml:space="preserve">Setting it to 0 makes it so that the ability, when given to a unit, disables its attack(s). Handy to disable Auto attacking </w:t>
      </w:r>
      <w:sdt>
        <w:sdtPr>
          <w:alias w:val="Named contributors"/>
          <w:id w:val="2046720627"/>
          <w:dropDownList w:lastValue="Khyrberos">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Khyrberos</w:t>
          </w:r>
        </w:sdtContent>
      </w:sdt>
      <w:r w:rsidDel="00000000" w:rsidR="00000000" w:rsidRPr="00000000">
        <w:rPr>
          <w:rtl w:val="0"/>
        </w:rPr>
      </w:r>
    </w:p>
    <w:p w:rsidR="00000000" w:rsidDel="00000000" w:rsidP="00000000" w:rsidRDefault="00000000" w:rsidRPr="00000000" w14:paraId="0000008B">
      <w:pPr>
        <w:numPr>
          <w:ilvl w:val="1"/>
          <w:numId w:val="33"/>
        </w:numPr>
        <w:spacing w:after="0" w:afterAutospacing="0"/>
        <w:ind w:left="1440" w:hanging="360"/>
      </w:pPr>
      <w:r w:rsidDel="00000000" w:rsidR="00000000" w:rsidRPr="00000000">
        <w:rPr>
          <w:rtl w:val="0"/>
        </w:rPr>
        <w:t xml:space="preserve">Only works with </w:t>
      </w:r>
      <w:hyperlink w:anchor="_xki06ekugb7k">
        <w:r w:rsidDel="00000000" w:rsidR="00000000" w:rsidRPr="00000000">
          <w:rPr>
            <w:color w:val="dd7e6b"/>
            <w:rtl w:val="0"/>
          </w:rPr>
          <w:t xml:space="preserve">Cargo Hold</w:t>
        </w:r>
      </w:hyperlink>
      <w:r w:rsidDel="00000000" w:rsidR="00000000" w:rsidRPr="00000000">
        <w:rPr>
          <w:rtl w:val="0"/>
        </w:rPr>
        <w:t xml:space="preserve"> ‘Abun’ (Orc Burrow)</w:t>
      </w:r>
    </w:p>
    <w:p w:rsidR="00000000" w:rsidDel="00000000" w:rsidP="00000000" w:rsidRDefault="00000000" w:rsidRPr="00000000" w14:paraId="0000008C">
      <w:pPr>
        <w:numPr>
          <w:ilvl w:val="0"/>
          <w:numId w:val="33"/>
        </w:numPr>
        <w:spacing w:after="0" w:afterAutospacing="0"/>
        <w:ind w:left="720" w:hanging="360"/>
      </w:pPr>
      <w:r w:rsidDel="00000000" w:rsidR="00000000" w:rsidRPr="00000000">
        <w:rPr>
          <w:rtl w:val="0"/>
        </w:rPr>
        <w:t xml:space="preserve">The 11th unit won’t display in the list of units  </w:t>
      </w:r>
      <w:sdt>
        <w:sdtPr>
          <w:alias w:val="Named contributors"/>
          <w:id w:val="439532690"/>
          <w:dropDownList w:lastValue="Tal0n">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Tal0n</w:t>
          </w:r>
        </w:sdtContent>
      </w:sdt>
      <w:r w:rsidDel="00000000" w:rsidR="00000000" w:rsidRPr="00000000">
        <w:rPr>
          <w:rtl w:val="0"/>
        </w:rPr>
      </w:r>
    </w:p>
    <w:p w:rsidR="00000000" w:rsidDel="00000000" w:rsidP="00000000" w:rsidRDefault="00000000" w:rsidRPr="00000000" w14:paraId="0000008D">
      <w:pPr>
        <w:numPr>
          <w:ilvl w:val="0"/>
          <w:numId w:val="33"/>
        </w:numPr>
        <w:spacing w:after="0" w:afterAutospacing="0"/>
        <w:ind w:left="720" w:hanging="360"/>
      </w:pPr>
      <w:r w:rsidDel="00000000" w:rsidR="00000000" w:rsidRPr="00000000">
        <w:rPr>
          <w:rtl w:val="0"/>
        </w:rPr>
        <w:t xml:space="preserve">Cannot transport units with a Stats - cargo size of 0</w:t>
      </w:r>
    </w:p>
    <w:p w:rsidR="00000000" w:rsidDel="00000000" w:rsidP="00000000" w:rsidRDefault="00000000" w:rsidRPr="00000000" w14:paraId="0000008E">
      <w:pPr>
        <w:numPr>
          <w:ilvl w:val="1"/>
          <w:numId w:val="33"/>
        </w:numPr>
        <w:ind w:left="1440" w:hanging="360"/>
      </w:pPr>
      <w:r w:rsidDel="00000000" w:rsidR="00000000" w:rsidRPr="00000000">
        <w:rPr>
          <w:rtl w:val="0"/>
        </w:rPr>
        <w:t xml:space="preserve">In general all units takes 1, siege &amp; mountain giant 2, Siege engine 4</w:t>
      </w:r>
    </w:p>
    <w:p w:rsidR="00000000" w:rsidDel="00000000" w:rsidP="00000000" w:rsidRDefault="00000000" w:rsidRPr="00000000" w14:paraId="0000008F">
      <w:pPr>
        <w:pStyle w:val="Heading2"/>
        <w:rPr>
          <w:color w:val="dd7e6b"/>
          <w:sz w:val="24"/>
          <w:szCs w:val="24"/>
        </w:rPr>
      </w:pPr>
      <w:bookmarkStart w:colFirst="0" w:colLast="0" w:name="_eeeztercxdus" w:id="15"/>
      <w:bookmarkEnd w:id="15"/>
      <w:r w:rsidDel="00000000" w:rsidR="00000000" w:rsidRPr="00000000">
        <w:rPr>
          <w:rtl w:val="0"/>
        </w:rPr>
        <w:t xml:space="preserve">-Devour Cargo </w:t>
        <w:br w:type="textWrapping"/>
      </w:r>
      <w:r w:rsidDel="00000000" w:rsidR="00000000" w:rsidRPr="00000000">
        <w:rPr>
          <w:color w:val="dd7e6b"/>
          <w:sz w:val="24"/>
          <w:szCs w:val="24"/>
          <w:rtl w:val="0"/>
        </w:rPr>
        <w:t xml:space="preserve">‘Advc’</w:t>
      </w:r>
    </w:p>
    <w:p w:rsidR="00000000" w:rsidDel="00000000" w:rsidP="00000000" w:rsidRDefault="00000000" w:rsidRPr="00000000" w14:paraId="00000090">
      <w:pPr>
        <w:rPr>
          <w:color w:val="cc4125"/>
        </w:rPr>
      </w:pPr>
      <w:sdt>
        <w:sdtPr>
          <w:alias w:val="WE Ability tag"/>
          <w:id w:val="681534068"/>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sdt>
        <w:sdtPr>
          <w:alias w:val="WE Ability tag"/>
          <w:id w:val="-831858993"/>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sdt>
        <w:sdtPr>
          <w:alias w:val="WE Ability tag"/>
          <w:id w:val="1769035301"/>
          <w:dropDownList w:lastValue="Unique 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Unique cast</w:t>
          </w:r>
        </w:sdtContent>
      </w:sdt>
      <w:r w:rsidDel="00000000" w:rsidR="00000000" w:rsidRPr="00000000">
        <w:rPr>
          <w:rtl w:val="0"/>
        </w:rPr>
      </w:r>
    </w:p>
    <w:p w:rsidR="00000000" w:rsidDel="00000000" w:rsidP="00000000" w:rsidRDefault="00000000" w:rsidRPr="00000000" w14:paraId="00000091">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092">
      <w:pPr>
        <w:numPr>
          <w:ilvl w:val="0"/>
          <w:numId w:val="48"/>
        </w:numPr>
        <w:spacing w:after="0" w:afterAutospacing="0"/>
        <w:ind w:left="720" w:hanging="360"/>
      </w:pPr>
      <w:r w:rsidDel="00000000" w:rsidR="00000000" w:rsidRPr="00000000">
        <w:rPr>
          <w:rtl w:val="0"/>
        </w:rPr>
        <w:t xml:space="preserve">Similar to </w:t>
      </w:r>
      <w:hyperlink w:anchor="_xki06ekugb7k">
        <w:r w:rsidDel="00000000" w:rsidR="00000000" w:rsidRPr="00000000">
          <w:rPr>
            <w:color w:val="dd7e6b"/>
            <w:rtl w:val="0"/>
          </w:rPr>
          <w:t xml:space="preserve">Cargo Hold</w:t>
        </w:r>
      </w:hyperlink>
      <w:r w:rsidDel="00000000" w:rsidR="00000000" w:rsidRPr="00000000">
        <w:rPr>
          <w:rtl w:val="0"/>
        </w:rPr>
        <w:t xml:space="preserve"> except it deals damage per second</w:t>
      </w:r>
    </w:p>
    <w:p w:rsidR="00000000" w:rsidDel="00000000" w:rsidP="00000000" w:rsidRDefault="00000000" w:rsidRPr="00000000" w14:paraId="00000093">
      <w:pPr>
        <w:numPr>
          <w:ilvl w:val="0"/>
          <w:numId w:val="48"/>
        </w:numPr>
        <w:spacing w:after="0" w:afterAutospacing="0"/>
        <w:ind w:left="720" w:hanging="360"/>
      </w:pPr>
      <w:r w:rsidDel="00000000" w:rsidR="00000000" w:rsidRPr="00000000">
        <w:rPr>
          <w:rtl w:val="0"/>
        </w:rPr>
        <w:t xml:space="preserve">Can contain both enemies and allies</w:t>
      </w:r>
    </w:p>
    <w:p w:rsidR="00000000" w:rsidDel="00000000" w:rsidP="00000000" w:rsidRDefault="00000000" w:rsidRPr="00000000" w14:paraId="00000094">
      <w:pPr>
        <w:numPr>
          <w:ilvl w:val="0"/>
          <w:numId w:val="48"/>
        </w:numPr>
        <w:spacing w:after="0" w:afterAutospacing="0"/>
        <w:ind w:left="720" w:hanging="360"/>
      </w:pPr>
      <w:r w:rsidDel="00000000" w:rsidR="00000000" w:rsidRPr="00000000">
        <w:rPr>
          <w:rtl w:val="0"/>
        </w:rPr>
        <w:t xml:space="preserve">Units can be unloaded if given the proper ability </w:t>
      </w:r>
      <w:sdt>
        <w:sdtPr>
          <w:alias w:val="Named contributors"/>
          <w:id w:val="-1587383575"/>
          <w:dropDownList w:lastValue="Doomsheep">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Doomsheep</w:t>
          </w:r>
        </w:sdtContent>
      </w:sdt>
      <w:r w:rsidDel="00000000" w:rsidR="00000000" w:rsidRPr="00000000">
        <w:rPr>
          <w:rtl w:val="0"/>
        </w:rPr>
      </w:r>
    </w:p>
    <w:p w:rsidR="00000000" w:rsidDel="00000000" w:rsidP="00000000" w:rsidRDefault="00000000" w:rsidRPr="00000000" w14:paraId="00000095">
      <w:pPr>
        <w:numPr>
          <w:ilvl w:val="0"/>
          <w:numId w:val="48"/>
        </w:numPr>
        <w:ind w:left="720" w:hanging="360"/>
      </w:pPr>
      <w:r w:rsidDel="00000000" w:rsidR="00000000" w:rsidRPr="00000000">
        <w:rPr>
          <w:rtl w:val="0"/>
        </w:rPr>
        <w:t xml:space="preserve">Only friendly units inside the cargo are affected by triggers that change life or deal damage</w:t>
      </w:r>
      <w:r w:rsidDel="00000000" w:rsidR="00000000" w:rsidRPr="00000000">
        <w:rPr>
          <w:color w:val="9900ff"/>
          <w:rtl w:val="0"/>
        </w:rPr>
        <w:t xml:space="preserve"> </w:t>
      </w:r>
      <w:sdt>
        <w:sdtPr>
          <w:alias w:val="Named contributors"/>
          <w:id w:val="-1489635948"/>
          <w:dropDownList w:lastValue="Nudl">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Nudl</w:t>
          </w:r>
        </w:sdtContent>
      </w:sdt>
      <w:r w:rsidDel="00000000" w:rsidR="00000000" w:rsidRPr="00000000">
        <w:rPr>
          <w:rtl w:val="0"/>
        </w:rPr>
      </w:r>
    </w:p>
    <w:p w:rsidR="00000000" w:rsidDel="00000000" w:rsidP="00000000" w:rsidRDefault="00000000" w:rsidRPr="00000000" w14:paraId="00000096">
      <w:pPr>
        <w:rPr>
          <w:color w:val="980000"/>
        </w:rPr>
      </w:pPr>
      <w:r w:rsidDel="00000000" w:rsidR="00000000" w:rsidRPr="00000000">
        <w:rPr>
          <w:b w:val="1"/>
          <w:bCs w:val="1"/>
          <w:color w:val="980000"/>
          <w:rtl w:val="0"/>
        </w:rPr>
        <w:t xml:space="preserve">Cargo Capacity</w:t>
      </w:r>
      <w:r w:rsidDel="00000000" w:rsidR="00000000" w:rsidRPr="00000000">
        <w:rPr>
          <w:rtl w:val="0"/>
        </w:rPr>
      </w:r>
    </w:p>
    <w:p w:rsidR="00000000" w:rsidDel="00000000" w:rsidP="00000000" w:rsidRDefault="00000000" w:rsidRPr="00000000" w14:paraId="00000097">
      <w:pPr>
        <w:numPr>
          <w:ilvl w:val="0"/>
          <w:numId w:val="69"/>
        </w:numPr>
        <w:spacing w:after="0" w:afterAutospacing="0"/>
        <w:ind w:left="720" w:hanging="360"/>
      </w:pPr>
      <w:r w:rsidDel="00000000" w:rsidR="00000000" w:rsidRPr="00000000">
        <w:rPr>
          <w:rtl w:val="0"/>
        </w:rPr>
        <w:t xml:space="preserve">Is fixed to 1 if set to a number over 0</w:t>
      </w:r>
    </w:p>
    <w:p w:rsidR="00000000" w:rsidDel="00000000" w:rsidP="00000000" w:rsidRDefault="00000000" w:rsidRPr="00000000" w14:paraId="00000098">
      <w:pPr>
        <w:numPr>
          <w:ilvl w:val="0"/>
          <w:numId w:val="69"/>
        </w:numPr>
        <w:ind w:left="720" w:hanging="360"/>
      </w:pPr>
      <w:r w:rsidDel="00000000" w:rsidR="00000000" w:rsidRPr="00000000">
        <w:rPr>
          <w:rtl w:val="0"/>
        </w:rPr>
        <w:t xml:space="preserve">Setting it below 0 and having units entering causes the game to crash</w:t>
      </w:r>
    </w:p>
    <w:p w:rsidR="00000000" w:rsidDel="00000000" w:rsidP="00000000" w:rsidRDefault="00000000" w:rsidRPr="00000000" w14:paraId="00000099">
      <w:pPr>
        <w:rPr>
          <w:b w:val="1"/>
          <w:bCs w:val="1"/>
          <w:color w:val="980000"/>
        </w:rPr>
      </w:pPr>
      <w:r w:rsidDel="00000000" w:rsidR="00000000" w:rsidRPr="00000000">
        <w:rPr>
          <w:b w:val="1"/>
          <w:bCs w:val="1"/>
          <w:color w:val="980000"/>
          <w:rtl w:val="0"/>
        </w:rPr>
        <w:t xml:space="preserve">Damage per second</w:t>
      </w:r>
    </w:p>
    <w:p w:rsidR="00000000" w:rsidDel="00000000" w:rsidP="00000000" w:rsidRDefault="00000000" w:rsidRPr="00000000" w14:paraId="0000009A">
      <w:pPr>
        <w:numPr>
          <w:ilvl w:val="0"/>
          <w:numId w:val="69"/>
        </w:numPr>
        <w:spacing w:after="0" w:afterAutospacing="0"/>
        <w:ind w:left="720" w:hanging="360"/>
      </w:pPr>
      <w:r w:rsidDel="00000000" w:rsidR="00000000" w:rsidRPr="00000000">
        <w:rPr>
          <w:rtl w:val="0"/>
        </w:rPr>
        <w:t xml:space="preserve">Even if set to a number below 0, can still deal damage to any unit inside</w:t>
      </w:r>
    </w:p>
    <w:p w:rsidR="00000000" w:rsidDel="00000000" w:rsidP="00000000" w:rsidRDefault="00000000" w:rsidRPr="00000000" w14:paraId="0000009B">
      <w:pPr>
        <w:numPr>
          <w:ilvl w:val="0"/>
          <w:numId w:val="69"/>
        </w:numPr>
        <w:spacing w:after="0" w:afterAutospacing="0"/>
        <w:ind w:left="720" w:hanging="360"/>
      </w:pPr>
      <w:r w:rsidDel="00000000" w:rsidR="00000000" w:rsidRPr="00000000">
        <w:rPr>
          <w:rtl w:val="0"/>
        </w:rPr>
        <w:t xml:space="preserve">To be specific, it gives them negative life regeneration, thus no one is given credit for the kill if they die</w:t>
      </w:r>
      <w:r w:rsidDel="00000000" w:rsidR="00000000" w:rsidRPr="00000000">
        <w:rPr>
          <w:rtl w:val="0"/>
        </w:rPr>
      </w:r>
    </w:p>
    <w:p w:rsidR="00000000" w:rsidDel="00000000" w:rsidP="00000000" w:rsidRDefault="00000000" w:rsidRPr="00000000" w14:paraId="0000009C">
      <w:pPr>
        <w:numPr>
          <w:ilvl w:val="0"/>
          <w:numId w:val="69"/>
        </w:numPr>
        <w:ind w:left="720" w:hanging="360"/>
      </w:pPr>
      <w:r w:rsidDel="00000000" w:rsidR="00000000" w:rsidRPr="00000000">
        <w:rPr>
          <w:rtl w:val="0"/>
        </w:rPr>
        <w:t xml:space="preserve">Deals acid type damage</w:t>
        <w:tab/>
      </w:r>
    </w:p>
    <w:p w:rsidR="00000000" w:rsidDel="00000000" w:rsidP="00000000" w:rsidRDefault="00000000" w:rsidRPr="00000000" w14:paraId="0000009D">
      <w:pPr>
        <w:pStyle w:val="Heading2"/>
        <w:rPr>
          <w:color w:val="dd7e6b"/>
          <w:sz w:val="24"/>
          <w:szCs w:val="24"/>
        </w:rPr>
      </w:pPr>
      <w:bookmarkStart w:colFirst="0" w:colLast="0" w:name="_mbwekveksq2a" w:id="16"/>
      <w:bookmarkEnd w:id="16"/>
      <w:r w:rsidDel="00000000" w:rsidR="00000000" w:rsidRPr="00000000">
        <w:rPr>
          <w:rtl w:val="0"/>
        </w:rPr>
        <w:t xml:space="preserve">-Cloud </w:t>
        <w:br w:type="textWrapping"/>
      </w:r>
      <w:r w:rsidDel="00000000" w:rsidR="00000000" w:rsidRPr="00000000">
        <w:rPr>
          <w:color w:val="dd7e6b"/>
          <w:sz w:val="24"/>
          <w:szCs w:val="24"/>
          <w:rtl w:val="0"/>
        </w:rPr>
        <w:t xml:space="preserve">‘Aclf’</w:t>
      </w:r>
    </w:p>
    <w:p w:rsidR="00000000" w:rsidDel="00000000" w:rsidP="00000000" w:rsidRDefault="00000000" w:rsidRPr="00000000" w14:paraId="0000009E">
      <w:pPr>
        <w:rPr>
          <w:color w:val="cc4125"/>
        </w:rPr>
      </w:pPr>
      <w:sdt>
        <w:sdtPr>
          <w:alias w:val="WE Ability tag"/>
          <w:id w:val="1708810421"/>
          <w:dropDownList w:lastValue="AoE Supportiv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Supportive</w:t>
          </w:r>
        </w:sdtContent>
      </w:sdt>
      <w:sdt>
        <w:sdtPr>
          <w:alias w:val="WE Ability tag"/>
          <w:id w:val="1926294576"/>
          <w:dropDownList w:lastValue="AoE Disab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Disabling</w:t>
          </w:r>
        </w:sdtContent>
      </w:sdt>
      <w:sdt>
        <w:sdtPr>
          <w:alias w:val="WE Ability tag"/>
          <w:id w:val="-362337624"/>
          <w:dropDownList w:lastValue="Buff 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Buff Stackable</w:t>
          </w:r>
        </w:sdtContent>
      </w:sdt>
      <w:sdt>
        <w:sdtPr>
          <w:alias w:val="WE Ability tag"/>
          <w:id w:val="680525699"/>
          <w:dropDownList w:lastValue="Unique 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Unique cast</w:t>
          </w:r>
        </w:sdtContent>
      </w:sdt>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Cloud is probably the most versatile AOE channel ability. By setting Targets Allowed to either Friend or Enemy it can be used as either an AOE enemy debuff, or AOE friendly buff. Or vice versa :^)</w:t>
      </w:r>
    </w:p>
    <w:p w:rsidR="00000000" w:rsidDel="00000000" w:rsidP="00000000" w:rsidRDefault="00000000" w:rsidRPr="00000000" w14:paraId="000000A0">
      <w:pPr>
        <w:rPr/>
      </w:pPr>
      <w:r w:rsidDel="00000000" w:rsidR="00000000" w:rsidRPr="00000000">
        <w:rPr>
          <w:b w:val="1"/>
          <w:bCs w:val="1"/>
          <w:color w:val="980000"/>
          <w:rtl w:val="0"/>
        </w:rPr>
        <w:t xml:space="preserve">Latest tested version</w:t>
      </w:r>
      <w:r w:rsidDel="00000000" w:rsidR="00000000" w:rsidRPr="00000000">
        <w:rPr>
          <w:rtl w:val="0"/>
        </w:rPr>
        <w:t xml:space="preserve"> 1.31.1.12173 </w:t>
      </w:r>
    </w:p>
    <w:p w:rsidR="00000000" w:rsidDel="00000000" w:rsidP="00000000" w:rsidRDefault="00000000" w:rsidRPr="00000000" w14:paraId="000000A1">
      <w:pPr>
        <w:rPr>
          <w:color w:val="980000"/>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0A2">
      <w:pPr>
        <w:numPr>
          <w:ilvl w:val="0"/>
          <w:numId w:val="68"/>
        </w:numPr>
        <w:ind w:left="720" w:hanging="360"/>
      </w:pPr>
      <w:r w:rsidDel="00000000" w:rsidR="00000000" w:rsidRPr="00000000">
        <w:rPr>
          <w:rtl w:val="0"/>
        </w:rPr>
        <w:t xml:space="preserve">Spams any defensive building (ranged and/or melee), usually when attacking bases</w:t>
      </w:r>
      <w:r w:rsidDel="00000000" w:rsidR="00000000" w:rsidRPr="00000000">
        <w:rPr>
          <w:rtl w:val="0"/>
        </w:rPr>
      </w:r>
    </w:p>
    <w:p w:rsidR="00000000" w:rsidDel="00000000" w:rsidP="00000000" w:rsidRDefault="00000000" w:rsidRPr="00000000" w14:paraId="000000A3">
      <w:pPr>
        <w:rPr>
          <w:color w:val="980000"/>
        </w:rPr>
      </w:pPr>
      <w:r w:rsidDel="00000000" w:rsidR="00000000" w:rsidRPr="00000000">
        <w:rPr>
          <w:b w:val="1"/>
          <w:bCs w:val="1"/>
          <w:color w:val="980000"/>
          <w:rtl w:val="0"/>
        </w:rPr>
        <w:t xml:space="preserve">Targets - Allowed</w:t>
      </w:r>
      <w:r w:rsidDel="00000000" w:rsidR="00000000" w:rsidRPr="00000000">
        <w:rPr>
          <w:rtl w:val="0"/>
        </w:rPr>
      </w:r>
    </w:p>
    <w:p w:rsidR="00000000" w:rsidDel="00000000" w:rsidP="00000000" w:rsidRDefault="00000000" w:rsidRPr="00000000" w14:paraId="000000A4">
      <w:pPr>
        <w:numPr>
          <w:ilvl w:val="0"/>
          <w:numId w:val="52"/>
        </w:numPr>
        <w:ind w:left="720" w:hanging="360"/>
      </w:pPr>
      <w:r w:rsidDel="00000000" w:rsidR="00000000" w:rsidRPr="00000000">
        <w:rPr>
          <w:i w:val="1"/>
          <w:iCs w:val="1"/>
          <w:color w:val="cc4125"/>
          <w:rtl w:val="0"/>
        </w:rPr>
        <w:t xml:space="preserve">Not Self</w:t>
      </w:r>
      <w:r w:rsidDel="00000000" w:rsidR="00000000" w:rsidRPr="00000000">
        <w:rPr>
          <w:rtl w:val="0"/>
        </w:rPr>
        <w:t xml:space="preserve"> does not function properly on this ability.</w:t>
      </w:r>
    </w:p>
    <w:p w:rsidR="00000000" w:rsidDel="00000000" w:rsidP="00000000" w:rsidRDefault="00000000" w:rsidRPr="00000000" w14:paraId="000000A5">
      <w:pPr>
        <w:rPr>
          <w:b w:val="1"/>
          <w:bCs w:val="1"/>
          <w:color w:val="980000"/>
        </w:rPr>
      </w:pPr>
      <w:r w:rsidDel="00000000" w:rsidR="00000000" w:rsidRPr="00000000">
        <w:rPr>
          <w:b w:val="1"/>
          <w:bCs w:val="1"/>
          <w:color w:val="980000"/>
          <w:rtl w:val="0"/>
        </w:rPr>
        <w:t xml:space="preserve">Attack Speed Modifier</w:t>
      </w:r>
      <w:r w:rsidDel="00000000" w:rsidR="00000000" w:rsidRPr="00000000">
        <w:rPr>
          <w:color w:val="980000"/>
          <w:rtl w:val="0"/>
        </w:rPr>
        <w:t xml:space="preserve"> and </w:t>
      </w:r>
      <w:r w:rsidDel="00000000" w:rsidR="00000000" w:rsidRPr="00000000">
        <w:rPr>
          <w:b w:val="1"/>
          <w:bCs w:val="1"/>
          <w:color w:val="980000"/>
          <w:rtl w:val="0"/>
        </w:rPr>
        <w:t xml:space="preserve">Movement Speed Modifier</w:t>
      </w:r>
    </w:p>
    <w:p w:rsidR="00000000" w:rsidDel="00000000" w:rsidP="00000000" w:rsidRDefault="00000000" w:rsidRPr="00000000" w14:paraId="000000A6">
      <w:pPr>
        <w:numPr>
          <w:ilvl w:val="0"/>
          <w:numId w:val="52"/>
        </w:numPr>
        <w:spacing w:after="0" w:afterAutospacing="0"/>
        <w:ind w:left="720" w:hanging="360"/>
      </w:pPr>
      <w:r w:rsidDel="00000000" w:rsidR="00000000" w:rsidRPr="00000000">
        <w:rPr>
          <w:rtl w:val="0"/>
        </w:rPr>
        <w:t xml:space="preserve">At any value over 0.0 the speed increases by that amount (i.e. at 1.0 the attacks are twice as fast), this includes the animation</w:t>
      </w:r>
    </w:p>
    <w:p w:rsidR="00000000" w:rsidDel="00000000" w:rsidP="00000000" w:rsidRDefault="00000000" w:rsidRPr="00000000" w14:paraId="000000A7">
      <w:pPr>
        <w:numPr>
          <w:ilvl w:val="0"/>
          <w:numId w:val="52"/>
        </w:numPr>
        <w:ind w:left="720" w:hanging="360"/>
      </w:pPr>
      <w:r w:rsidDel="00000000" w:rsidR="00000000" w:rsidRPr="00000000">
        <w:rPr>
          <w:rtl w:val="0"/>
        </w:rPr>
        <w:t xml:space="preserve">At any value below 0.0 the speed decreases by that amount (i.e. at -0.5 the attacks should be twice as slow) includes the animation</w:t>
      </w:r>
    </w:p>
    <w:p w:rsidR="00000000" w:rsidDel="00000000" w:rsidP="00000000" w:rsidRDefault="00000000" w:rsidRPr="00000000" w14:paraId="000000A8">
      <w:pPr>
        <w:rPr>
          <w:color w:val="980000"/>
        </w:rPr>
      </w:pPr>
      <w:r w:rsidDel="00000000" w:rsidR="00000000" w:rsidRPr="00000000">
        <w:rPr>
          <w:b w:val="1"/>
          <w:bCs w:val="1"/>
          <w:color w:val="980000"/>
          <w:rtl w:val="0"/>
        </w:rPr>
        <w:t xml:space="preserve">Attacks Prevented</w:t>
      </w:r>
      <w:r w:rsidDel="00000000" w:rsidR="00000000" w:rsidRPr="00000000">
        <w:rPr>
          <w:rtl w:val="0"/>
        </w:rPr>
      </w:r>
    </w:p>
    <w:p w:rsidR="00000000" w:rsidDel="00000000" w:rsidP="00000000" w:rsidRDefault="00000000" w:rsidRPr="00000000" w14:paraId="000000A9">
      <w:pPr>
        <w:numPr>
          <w:ilvl w:val="0"/>
          <w:numId w:val="52"/>
        </w:numPr>
        <w:spacing w:after="0" w:afterAutospacing="0"/>
        <w:ind w:left="720" w:hanging="360"/>
      </w:pPr>
      <w:r w:rsidDel="00000000" w:rsidR="00000000" w:rsidRPr="00000000">
        <w:rPr>
          <w:rtl w:val="0"/>
        </w:rPr>
        <w:t xml:space="preserve">Turns off all kinds of the defined attack types</w:t>
      </w:r>
    </w:p>
    <w:p w:rsidR="00000000" w:rsidDel="00000000" w:rsidP="00000000" w:rsidRDefault="00000000" w:rsidRPr="00000000" w14:paraId="000000AA">
      <w:pPr>
        <w:numPr>
          <w:ilvl w:val="1"/>
          <w:numId w:val="52"/>
        </w:numPr>
        <w:spacing w:after="0" w:afterAutospacing="0"/>
        <w:ind w:left="1440" w:hanging="360"/>
      </w:pPr>
      <w:r w:rsidDel="00000000" w:rsidR="00000000" w:rsidRPr="00000000">
        <w:rPr>
          <w:i w:val="1"/>
          <w:iCs w:val="1"/>
          <w:rtl w:val="0"/>
        </w:rPr>
        <w:t xml:space="preserve">Melee</w:t>
      </w:r>
      <w:r w:rsidDel="00000000" w:rsidR="00000000" w:rsidRPr="00000000">
        <w:rPr>
          <w:rtl w:val="0"/>
        </w:rPr>
        <w:t xml:space="preserve"> would be melee attacks from footmen</w:t>
      </w:r>
    </w:p>
    <w:p w:rsidR="00000000" w:rsidDel="00000000" w:rsidP="00000000" w:rsidRDefault="00000000" w:rsidRPr="00000000" w14:paraId="000000AB">
      <w:pPr>
        <w:numPr>
          <w:ilvl w:val="1"/>
          <w:numId w:val="52"/>
        </w:numPr>
        <w:spacing w:after="0" w:afterAutospacing="0"/>
        <w:ind w:left="1440" w:hanging="360"/>
      </w:pPr>
      <w:r w:rsidDel="00000000" w:rsidR="00000000" w:rsidRPr="00000000">
        <w:rPr>
          <w:i w:val="1"/>
          <w:iCs w:val="1"/>
          <w:rtl w:val="0"/>
        </w:rPr>
        <w:t xml:space="preserve">Ranged</w:t>
      </w:r>
      <w:r w:rsidDel="00000000" w:rsidR="00000000" w:rsidRPr="00000000">
        <w:rPr>
          <w:rtl w:val="0"/>
        </w:rPr>
        <w:t xml:space="preserve"> would be ranged attacks from archers and </w:t>
      </w:r>
      <w:r w:rsidDel="00000000" w:rsidR="00000000" w:rsidRPr="00000000">
        <w:rPr>
          <w:i w:val="1"/>
          <w:iCs w:val="1"/>
          <w:rtl w:val="0"/>
        </w:rPr>
        <w:t xml:space="preserve">Special</w:t>
      </w:r>
      <w:r w:rsidDel="00000000" w:rsidR="00000000" w:rsidRPr="00000000">
        <w:rPr>
          <w:rtl w:val="0"/>
        </w:rPr>
        <w:t xml:space="preserve"> disables attacks that only have </w:t>
      </w:r>
      <w:r w:rsidDel="00000000" w:rsidR="00000000" w:rsidRPr="00000000">
        <w:rPr>
          <w:i w:val="1"/>
          <w:iCs w:val="1"/>
          <w:rtl w:val="0"/>
        </w:rPr>
        <w:t xml:space="preserve">Tree</w:t>
      </w:r>
      <w:r w:rsidDel="00000000" w:rsidR="00000000" w:rsidRPr="00000000">
        <w:rPr>
          <w:rtl w:val="0"/>
        </w:rPr>
        <w:t xml:space="preserve">, </w:t>
      </w:r>
      <w:r w:rsidDel="00000000" w:rsidR="00000000" w:rsidRPr="00000000">
        <w:rPr>
          <w:i w:val="1"/>
          <w:iCs w:val="1"/>
          <w:rtl w:val="0"/>
        </w:rPr>
        <w:t xml:space="preserve">Debris</w:t>
      </w:r>
      <w:r w:rsidDel="00000000" w:rsidR="00000000" w:rsidRPr="00000000">
        <w:rPr>
          <w:rtl w:val="0"/>
        </w:rPr>
        <w:t xml:space="preserve"> or </w:t>
      </w:r>
      <w:r w:rsidDel="00000000" w:rsidR="00000000" w:rsidRPr="00000000">
        <w:rPr>
          <w:i w:val="1"/>
          <w:iCs w:val="1"/>
          <w:rtl w:val="0"/>
        </w:rPr>
        <w:t xml:space="preserve">Wall</w:t>
      </w:r>
      <w:r w:rsidDel="00000000" w:rsidR="00000000" w:rsidRPr="00000000">
        <w:rPr>
          <w:rtl w:val="0"/>
        </w:rPr>
        <w:t xml:space="preserve"> in the Combat - </w:t>
      </w:r>
      <w:r w:rsidDel="00000000" w:rsidR="00000000" w:rsidRPr="00000000">
        <w:rPr>
          <w:i w:val="1"/>
          <w:iCs w:val="1"/>
          <w:rtl w:val="0"/>
        </w:rPr>
        <w:t xml:space="preserve">Attack x - Targets Allowed</w:t>
      </w:r>
      <w:r w:rsidDel="00000000" w:rsidR="00000000" w:rsidRPr="00000000">
        <w:rPr>
          <w:rtl w:val="0"/>
        </w:rPr>
        <w:t xml:space="preserve"> field</w:t>
      </w:r>
    </w:p>
    <w:p w:rsidR="00000000" w:rsidDel="00000000" w:rsidP="00000000" w:rsidRDefault="00000000" w:rsidRPr="00000000" w14:paraId="000000AC">
      <w:pPr>
        <w:numPr>
          <w:ilvl w:val="1"/>
          <w:numId w:val="52"/>
        </w:numPr>
        <w:spacing w:after="0" w:afterAutospacing="0"/>
        <w:ind w:left="1440" w:hanging="360"/>
      </w:pPr>
      <w:r w:rsidDel="00000000" w:rsidR="00000000" w:rsidRPr="00000000">
        <w:rPr>
          <w:rtl w:val="0"/>
        </w:rPr>
        <w:t xml:space="preserve">Most workers have an invisible second attack that can only target trees (It’s based on the AttackType of the unit)</w:t>
      </w:r>
      <w:sdt>
        <w:sdtPr>
          <w:alias w:val="Named contributors"/>
          <w:id w:val="311311586"/>
          <w:dropDownList w:lastValue="Selaya">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Selaya</w:t>
          </w:r>
        </w:sdtContent>
      </w:sdt>
      <w:r w:rsidDel="00000000" w:rsidR="00000000" w:rsidRPr="00000000">
        <w:rPr>
          <w:rtl w:val="0"/>
        </w:rPr>
      </w:r>
    </w:p>
    <w:p w:rsidR="00000000" w:rsidDel="00000000" w:rsidP="00000000" w:rsidRDefault="00000000" w:rsidRPr="00000000" w14:paraId="000000AD">
      <w:pPr>
        <w:numPr>
          <w:ilvl w:val="0"/>
          <w:numId w:val="52"/>
        </w:numPr>
        <w:spacing w:after="0" w:afterAutospacing="0"/>
        <w:ind w:left="720" w:hanging="360"/>
      </w:pPr>
      <w:r w:rsidDel="00000000" w:rsidR="00000000" w:rsidRPr="00000000">
        <w:rPr>
          <w:rtl w:val="0"/>
        </w:rPr>
        <w:t xml:space="preserve">Does not disable innate abilities, such as </w:t>
      </w:r>
      <w:hyperlink w:anchor="_r1qdaajsndze">
        <w:r w:rsidDel="00000000" w:rsidR="00000000" w:rsidRPr="00000000">
          <w:rPr>
            <w:color w:val="dd7e6b"/>
            <w:rtl w:val="0"/>
          </w:rPr>
          <w:t xml:space="preserve">Shadow Meld</w:t>
        </w:r>
      </w:hyperlink>
      <w:r w:rsidDel="00000000" w:rsidR="00000000" w:rsidRPr="00000000">
        <w:rPr>
          <w:rtl w:val="0"/>
        </w:rPr>
        <w:t xml:space="preserve">. Newly added abilities also get disabled</w:t>
      </w:r>
    </w:p>
    <w:p w:rsidR="00000000" w:rsidDel="00000000" w:rsidP="00000000" w:rsidRDefault="00000000" w:rsidRPr="00000000" w14:paraId="000000AE">
      <w:pPr>
        <w:numPr>
          <w:ilvl w:val="0"/>
          <w:numId w:val="52"/>
        </w:numPr>
        <w:spacing w:after="0" w:afterAutospacing="0"/>
        <w:ind w:left="720" w:hanging="360"/>
      </w:pPr>
      <w:r w:rsidDel="00000000" w:rsidR="00000000" w:rsidRPr="00000000">
        <w:rPr>
          <w:rtl w:val="0"/>
        </w:rPr>
        <w:t xml:space="preserve">Spells refer to the casting of spells, effectively it’s an AOE channeled </w:t>
      </w:r>
      <w:r w:rsidDel="00000000" w:rsidR="00000000" w:rsidRPr="00000000">
        <w:rPr>
          <w:i w:val="1"/>
          <w:iCs w:val="1"/>
          <w:rtl w:val="0"/>
        </w:rPr>
        <w:t xml:space="preserve">silence</w:t>
      </w:r>
    </w:p>
    <w:p w:rsidR="00000000" w:rsidDel="00000000" w:rsidP="00000000" w:rsidRDefault="00000000" w:rsidRPr="00000000" w14:paraId="000000AF">
      <w:pPr>
        <w:numPr>
          <w:ilvl w:val="0"/>
          <w:numId w:val="52"/>
        </w:numPr>
        <w:spacing w:after="0" w:afterAutospacing="0"/>
        <w:ind w:left="720" w:hanging="360"/>
      </w:pPr>
      <w:r w:rsidDel="00000000" w:rsidR="00000000" w:rsidRPr="00000000">
        <w:rPr>
          <w:b w:val="1"/>
          <w:bCs w:val="1"/>
          <w:color w:val="ff0000"/>
          <w:rtl w:val="0"/>
        </w:rPr>
        <w:t xml:space="preserve">WARNING</w:t>
      </w:r>
      <w:r w:rsidDel="00000000" w:rsidR="00000000" w:rsidRPr="00000000">
        <w:rPr>
          <w:rtl w:val="0"/>
        </w:rPr>
        <w:t xml:space="preserve"> if this AOE silence hits the caster and the caster is a valid target, the effect will disappear but the caster will have the </w:t>
      </w:r>
      <w:r w:rsidDel="00000000" w:rsidR="00000000" w:rsidRPr="00000000">
        <w:rPr>
          <w:i w:val="1"/>
          <w:iCs w:val="1"/>
          <w:color w:val="cc4125"/>
          <w:rtl w:val="0"/>
        </w:rPr>
        <w:t xml:space="preserve">Cloud</w:t>
      </w:r>
      <w:r w:rsidDel="00000000" w:rsidR="00000000" w:rsidRPr="00000000">
        <w:rPr>
          <w:rtl w:val="0"/>
        </w:rPr>
        <w:t xml:space="preserve"> Buff forever while being silenced</w:t>
      </w:r>
    </w:p>
    <w:p w:rsidR="00000000" w:rsidDel="00000000" w:rsidP="00000000" w:rsidRDefault="00000000" w:rsidRPr="00000000" w14:paraId="000000B0">
      <w:pPr>
        <w:numPr>
          <w:ilvl w:val="1"/>
          <w:numId w:val="52"/>
        </w:numPr>
        <w:spacing w:after="0" w:afterAutospacing="0"/>
        <w:ind w:left="1440" w:hanging="360"/>
      </w:pPr>
      <w:r w:rsidDel="00000000" w:rsidR="00000000" w:rsidRPr="00000000">
        <w:rPr>
          <w:rtl w:val="0"/>
        </w:rPr>
        <w:t xml:space="preserve">The forever buff above cannot be removed by dispelling magic but also gets removed if the unit dies</w:t>
      </w:r>
    </w:p>
    <w:p w:rsidR="00000000" w:rsidDel="00000000" w:rsidP="00000000" w:rsidRDefault="00000000" w:rsidRPr="00000000" w14:paraId="000000B1">
      <w:pPr>
        <w:numPr>
          <w:ilvl w:val="1"/>
          <w:numId w:val="52"/>
        </w:numPr>
        <w:spacing w:after="0" w:afterAutospacing="0"/>
        <w:ind w:left="1440" w:hanging="360"/>
      </w:pPr>
      <w:r w:rsidDel="00000000" w:rsidR="00000000" w:rsidRPr="00000000">
        <w:rPr>
          <w:rtl w:val="0"/>
        </w:rPr>
        <w:t xml:space="preserve">Not even another unit throwing the same buff on that unit will remove the effect, they are effectively soft locked to the effects of the ability</w:t>
      </w:r>
    </w:p>
    <w:p w:rsidR="00000000" w:rsidDel="00000000" w:rsidP="00000000" w:rsidRDefault="00000000" w:rsidRPr="00000000" w14:paraId="000000B2">
      <w:pPr>
        <w:numPr>
          <w:ilvl w:val="1"/>
          <w:numId w:val="52"/>
        </w:numPr>
        <w:spacing w:after="0" w:afterAutospacing="0"/>
        <w:ind w:left="1440" w:hanging="360"/>
      </w:pPr>
      <w:r w:rsidDel="00000000" w:rsidR="00000000" w:rsidRPr="00000000">
        <w:rPr>
          <w:rtl w:val="0"/>
        </w:rPr>
        <w:t xml:space="preserve">This does not occur if another dragon rider throws the cloud ability on the channeling dragon rider, only if they hit themselves</w:t>
      </w:r>
    </w:p>
    <w:p w:rsidR="00000000" w:rsidDel="00000000" w:rsidP="00000000" w:rsidRDefault="00000000" w:rsidRPr="00000000" w14:paraId="000000B3">
      <w:pPr>
        <w:numPr>
          <w:ilvl w:val="1"/>
          <w:numId w:val="52"/>
        </w:numPr>
        <w:ind w:left="1440" w:hanging="360"/>
      </w:pPr>
      <w:r w:rsidDel="00000000" w:rsidR="00000000" w:rsidRPr="00000000">
        <w:rPr>
          <w:rtl w:val="0"/>
        </w:rPr>
        <w:t xml:space="preserve">The permanent buff can be removed with triggers</w:t>
      </w:r>
    </w:p>
    <w:p w:rsidR="00000000" w:rsidDel="00000000" w:rsidP="00000000" w:rsidRDefault="00000000" w:rsidRPr="00000000" w14:paraId="000000B4">
      <w:pPr>
        <w:rPr>
          <w:b w:val="1"/>
          <w:bCs w:val="1"/>
          <w:color w:val="980000"/>
        </w:rPr>
      </w:pPr>
      <w:r w:rsidDel="00000000" w:rsidR="00000000" w:rsidRPr="00000000">
        <w:rPr>
          <w:b w:val="1"/>
          <w:bCs w:val="1"/>
          <w:color w:val="980000"/>
          <w:rtl w:val="0"/>
        </w:rPr>
        <w:t xml:space="preserve">Chance To Miss</w:t>
      </w:r>
    </w:p>
    <w:p w:rsidR="00000000" w:rsidDel="00000000" w:rsidP="00000000" w:rsidRDefault="00000000" w:rsidRPr="00000000" w14:paraId="000000B5">
      <w:pPr>
        <w:numPr>
          <w:ilvl w:val="0"/>
          <w:numId w:val="52"/>
        </w:numPr>
        <w:spacing w:after="0" w:afterAutospacing="0"/>
        <w:ind w:left="720" w:hanging="360"/>
      </w:pPr>
      <w:r w:rsidDel="00000000" w:rsidR="00000000" w:rsidRPr="00000000">
        <w:rPr>
          <w:rtl w:val="0"/>
        </w:rPr>
        <w:t xml:space="preserve">Essentially just a value between 0.0 and 1.0 where all units affected by the cloud (not units outside) get a chance to miss on their attacks</w:t>
      </w:r>
    </w:p>
    <w:p w:rsidR="00000000" w:rsidDel="00000000" w:rsidP="00000000" w:rsidRDefault="00000000" w:rsidRPr="00000000" w14:paraId="000000B6">
      <w:pPr>
        <w:numPr>
          <w:ilvl w:val="0"/>
          <w:numId w:val="52"/>
        </w:numPr>
        <w:spacing w:after="0" w:afterAutospacing="0"/>
        <w:ind w:left="720" w:hanging="360"/>
      </w:pPr>
      <w:r w:rsidDel="00000000" w:rsidR="00000000" w:rsidRPr="00000000">
        <w:rPr>
          <w:rtl w:val="0"/>
        </w:rPr>
        <w:t xml:space="preserve">A 0.40 chance to miss would be a 40% chance to miss</w:t>
      </w:r>
    </w:p>
    <w:p w:rsidR="00000000" w:rsidDel="00000000" w:rsidP="00000000" w:rsidRDefault="00000000" w:rsidRPr="00000000" w14:paraId="000000B7">
      <w:pPr>
        <w:numPr>
          <w:ilvl w:val="0"/>
          <w:numId w:val="52"/>
        </w:numPr>
        <w:spacing w:after="0" w:afterAutospacing="0"/>
        <w:ind w:left="720" w:hanging="360"/>
      </w:pPr>
      <w:r w:rsidDel="00000000" w:rsidR="00000000" w:rsidRPr="00000000">
        <w:rPr>
          <w:rtl w:val="0"/>
        </w:rPr>
        <w:t xml:space="preserve">Values below 0 do not appear to do anything</w:t>
      </w:r>
    </w:p>
    <w:p w:rsidR="00000000" w:rsidDel="00000000" w:rsidP="00000000" w:rsidRDefault="00000000" w:rsidRPr="00000000" w14:paraId="000000B8">
      <w:pPr>
        <w:numPr>
          <w:ilvl w:val="0"/>
          <w:numId w:val="52"/>
        </w:numPr>
        <w:spacing w:after="0" w:afterAutospacing="0"/>
        <w:ind w:left="720" w:hanging="360"/>
      </w:pPr>
      <w:r w:rsidDel="00000000" w:rsidR="00000000" w:rsidRPr="00000000">
        <w:rPr>
          <w:rtl w:val="0"/>
        </w:rPr>
        <w:t xml:space="preserve">Values above 1 work as if they were 1.0</w:t>
      </w:r>
    </w:p>
    <w:p w:rsidR="00000000" w:rsidDel="00000000" w:rsidP="00000000" w:rsidRDefault="00000000" w:rsidRPr="00000000" w14:paraId="000000B9">
      <w:pPr>
        <w:numPr>
          <w:ilvl w:val="0"/>
          <w:numId w:val="52"/>
        </w:numPr>
        <w:ind w:left="720" w:hanging="360"/>
      </w:pPr>
      <w:r w:rsidDel="00000000" w:rsidR="00000000" w:rsidRPr="00000000">
        <w:rPr>
          <w:rtl w:val="0"/>
        </w:rPr>
        <w:t xml:space="preserve">The effect appears to stack with evasion (with slight diminishing returns)</w:t>
      </w:r>
      <w:r w:rsidDel="00000000" w:rsidR="00000000" w:rsidRPr="00000000">
        <w:rPr>
          <w:rtl w:val="0"/>
        </w:rPr>
      </w:r>
    </w:p>
    <w:p w:rsidR="00000000" w:rsidDel="00000000" w:rsidP="00000000" w:rsidRDefault="00000000" w:rsidRPr="00000000" w14:paraId="000000BA">
      <w:pPr>
        <w:rPr>
          <w:b w:val="1"/>
          <w:bCs w:val="1"/>
          <w:color w:val="980000"/>
        </w:rPr>
      </w:pPr>
      <w:r w:rsidDel="00000000" w:rsidR="00000000" w:rsidRPr="00000000">
        <w:rPr>
          <w:b w:val="1"/>
          <w:bCs w:val="1"/>
          <w:color w:val="980000"/>
          <w:rtl w:val="0"/>
        </w:rPr>
        <w:t xml:space="preserve">Buff</w:t>
      </w:r>
    </w:p>
    <w:p w:rsidR="00000000" w:rsidDel="00000000" w:rsidP="00000000" w:rsidRDefault="00000000" w:rsidRPr="00000000" w14:paraId="000000BB">
      <w:pPr>
        <w:numPr>
          <w:ilvl w:val="0"/>
          <w:numId w:val="52"/>
        </w:numPr>
        <w:spacing w:after="0" w:afterAutospacing="0"/>
        <w:ind w:left="720" w:hanging="360"/>
      </w:pPr>
      <w:r w:rsidDel="00000000" w:rsidR="00000000" w:rsidRPr="00000000">
        <w:rPr>
          <w:rtl w:val="0"/>
        </w:rPr>
        <w:t xml:space="preserve">Clouds can stack on top of each other, all they need to do is reference different </w:t>
      </w:r>
      <w:r w:rsidDel="00000000" w:rsidR="00000000" w:rsidRPr="00000000">
        <w:rPr>
          <w:i w:val="1"/>
          <w:iCs w:val="1"/>
          <w:rtl w:val="0"/>
        </w:rPr>
        <w:t xml:space="preserve">Stats - buff</w:t>
      </w:r>
      <w:r w:rsidDel="00000000" w:rsidR="00000000" w:rsidRPr="00000000">
        <w:rPr>
          <w:rtl w:val="0"/>
        </w:rPr>
        <w:t xml:space="preserve"> for it to work</w:t>
      </w:r>
    </w:p>
    <w:p w:rsidR="00000000" w:rsidDel="00000000" w:rsidP="00000000" w:rsidRDefault="00000000" w:rsidRPr="00000000" w14:paraId="000000BC">
      <w:pPr>
        <w:numPr>
          <w:ilvl w:val="1"/>
          <w:numId w:val="52"/>
        </w:numPr>
        <w:spacing w:after="0" w:afterAutospacing="0"/>
        <w:ind w:left="1440" w:hanging="360"/>
      </w:pPr>
      <w:r w:rsidDel="00000000" w:rsidR="00000000" w:rsidRPr="00000000">
        <w:rPr>
          <w:rtl w:val="0"/>
        </w:rPr>
        <w:t xml:space="preserve">An easy way to do this is to simply make a copy of the </w:t>
      </w:r>
      <w:r w:rsidDel="00000000" w:rsidR="00000000" w:rsidRPr="00000000">
        <w:rPr>
          <w:i w:val="1"/>
          <w:iCs w:val="1"/>
          <w:rtl w:val="0"/>
        </w:rPr>
        <w:t xml:space="preserve">Cloud</w:t>
      </w:r>
      <w:r w:rsidDel="00000000" w:rsidR="00000000" w:rsidRPr="00000000">
        <w:rPr>
          <w:rtl w:val="0"/>
        </w:rPr>
        <w:t xml:space="preserve"> buff and set your new Cloud Abilities </w:t>
      </w:r>
      <w:r w:rsidDel="00000000" w:rsidR="00000000" w:rsidRPr="00000000">
        <w:rPr>
          <w:i w:val="1"/>
          <w:iCs w:val="1"/>
          <w:rtl w:val="0"/>
        </w:rPr>
        <w:t xml:space="preserve">Stats - Buffs</w:t>
      </w:r>
      <w:r w:rsidDel="00000000" w:rsidR="00000000" w:rsidRPr="00000000">
        <w:rPr>
          <w:rtl w:val="0"/>
        </w:rPr>
        <w:t xml:space="preserve"> to that new Cloud Buff which will effectively display both the buffs on the target character and also stacking the values</w:t>
      </w:r>
    </w:p>
    <w:p w:rsidR="00000000" w:rsidDel="00000000" w:rsidP="00000000" w:rsidRDefault="00000000" w:rsidRPr="00000000" w14:paraId="000000BD">
      <w:pPr>
        <w:numPr>
          <w:ilvl w:val="0"/>
          <w:numId w:val="52"/>
        </w:numPr>
        <w:ind w:left="720" w:hanging="360"/>
      </w:pPr>
      <w:r w:rsidDel="00000000" w:rsidR="00000000" w:rsidRPr="00000000">
        <w:rPr>
          <w:rtl w:val="0"/>
        </w:rPr>
        <w:t xml:space="preserve">If you do not change the Cloud buff differently, the unit will only get affected by the first Cloud which has the debuff on it ; until it no longer gets affected by such Cloud, it will begin checking and can get affected by other clouds.</w:t>
      </w:r>
      <w:r w:rsidDel="00000000" w:rsidR="00000000" w:rsidRPr="00000000">
        <w:rPr>
          <w:rtl w:val="0"/>
        </w:rPr>
      </w:r>
    </w:p>
    <w:p w:rsidR="00000000" w:rsidDel="00000000" w:rsidP="00000000" w:rsidRDefault="00000000" w:rsidRPr="00000000" w14:paraId="000000BE">
      <w:pPr>
        <w:pStyle w:val="Heading2"/>
        <w:rPr>
          <w:b w:val="1"/>
          <w:bCs w:val="1"/>
          <w:color w:val="dd7e6b"/>
          <w:sz w:val="24"/>
          <w:szCs w:val="24"/>
        </w:rPr>
      </w:pPr>
      <w:bookmarkStart w:colFirst="0" w:colLast="0" w:name="_q5vvey58dq2a" w:id="17"/>
      <w:bookmarkEnd w:id="17"/>
      <w:r w:rsidDel="00000000" w:rsidR="00000000" w:rsidRPr="00000000">
        <w:rPr>
          <w:rtl w:val="0"/>
        </w:rPr>
        <w:t xml:space="preserve">-Control magic </w:t>
        <w:br w:type="textWrapping"/>
      </w:r>
      <w:r w:rsidDel="00000000" w:rsidR="00000000" w:rsidRPr="00000000">
        <w:rPr>
          <w:color w:val="dd7e6b"/>
          <w:sz w:val="24"/>
          <w:szCs w:val="24"/>
          <w:rtl w:val="0"/>
        </w:rPr>
        <w:t xml:space="preserve">‘Acmg’</w:t>
      </w:r>
      <w:r w:rsidDel="00000000" w:rsidR="00000000" w:rsidRPr="00000000">
        <w:rPr>
          <w:rtl w:val="0"/>
        </w:rPr>
      </w:r>
    </w:p>
    <w:p w:rsidR="00000000" w:rsidDel="00000000" w:rsidP="00000000" w:rsidRDefault="00000000" w:rsidRPr="00000000" w14:paraId="000000BF">
      <w:pPr>
        <w:rPr>
          <w:color w:val="cc4125"/>
        </w:rPr>
      </w:pPr>
      <w:sdt>
        <w:sdtPr>
          <w:alias w:val="WE Ability tag"/>
          <w:id w:val="-154712381"/>
          <w:dropDownList w:lastValue="Possess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Possession</w:t>
          </w:r>
        </w:sdtContent>
      </w:sdt>
      <w:sdt>
        <w:sdtPr>
          <w:alias w:val="WE Ability tag"/>
          <w:id w:val="1846166234"/>
          <w:dropDownList w:lastValue="Unique 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Unique cast</w:t>
          </w:r>
        </w:sdtContent>
      </w:sdt>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0C1">
      <w:pPr>
        <w:rPr>
          <w:i w:val="1"/>
          <w:iCs w:val="1"/>
          <w:color w:val="cc4125"/>
        </w:rPr>
      </w:pPr>
      <w:r w:rsidDel="00000000" w:rsidR="00000000" w:rsidRPr="00000000">
        <w:rPr>
          <w:rtl w:val="0"/>
        </w:rPr>
        <w:t xml:space="preserve">   A different version of </w:t>
      </w:r>
      <w:hyperlink w:anchor="_6yjldmavfw8u">
        <w:r w:rsidDel="00000000" w:rsidR="00000000" w:rsidRPr="00000000">
          <w:rPr>
            <w:color w:val="dd7e6b"/>
            <w:rtl w:val="0"/>
          </w:rPr>
          <w:t xml:space="preserve">Charm</w:t>
        </w:r>
      </w:hyperlink>
      <w:r w:rsidDel="00000000" w:rsidR="00000000" w:rsidRPr="00000000">
        <w:rPr>
          <w:rtl w:val="0"/>
        </w:rPr>
        <w:t xml:space="preserve">. Upon cast, this ability resets the expiration timers of summoned units, if they had one. Just like </w:t>
      </w:r>
      <w:hyperlink w:anchor="_6yjldmavfw8u">
        <w:r w:rsidDel="00000000" w:rsidR="00000000" w:rsidRPr="00000000">
          <w:rPr>
            <w:color w:val="dd7e6b"/>
            <w:rtl w:val="0"/>
          </w:rPr>
          <w:t xml:space="preserve">Charm</w:t>
        </w:r>
      </w:hyperlink>
      <w:r w:rsidDel="00000000" w:rsidR="00000000" w:rsidRPr="00000000">
        <w:rPr>
          <w:rtl w:val="0"/>
        </w:rPr>
        <w:t xml:space="preserve">, this ability removes all debuffs, including </w:t>
      </w:r>
      <w:hyperlink w:anchor="_cy79fzrf46sv">
        <w:r w:rsidDel="00000000" w:rsidR="00000000" w:rsidRPr="00000000">
          <w:rPr>
            <w:color w:val="dd7e6b"/>
            <w:rtl w:val="0"/>
          </w:rPr>
          <w:t xml:space="preserve">Doom</w:t>
        </w:r>
      </w:hyperlink>
      <w:r w:rsidDel="00000000" w:rsidR="00000000" w:rsidRPr="00000000">
        <w:rPr>
          <w:rtl w:val="0"/>
        </w:rPr>
        <w:t xml:space="preserve">, on the target upon cast. </w:t>
      </w:r>
      <w:sdt>
        <w:sdtPr>
          <w:alias w:val="Named contributors"/>
          <w:id w:val="1223727937"/>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0C2">
      <w:pPr>
        <w:rPr>
          <w:b w:val="1"/>
          <w:bCs w:val="1"/>
          <w:color w:val="980000"/>
        </w:rPr>
      </w:pPr>
      <w:r w:rsidDel="00000000" w:rsidR="00000000" w:rsidRPr="00000000">
        <w:rPr>
          <w:b w:val="1"/>
          <w:bCs w:val="1"/>
          <w:color w:val="980000"/>
          <w:rtl w:val="0"/>
        </w:rPr>
        <w:t xml:space="preserve">Data - Charge for Current Life</w:t>
      </w:r>
    </w:p>
    <w:p w:rsidR="00000000" w:rsidDel="00000000" w:rsidP="00000000" w:rsidRDefault="00000000" w:rsidRPr="00000000" w14:paraId="000000C3">
      <w:pPr>
        <w:numPr>
          <w:ilvl w:val="0"/>
          <w:numId w:val="55"/>
        </w:numPr>
        <w:ind w:left="720" w:hanging="360"/>
      </w:pPr>
      <w:r w:rsidDel="00000000" w:rsidR="00000000" w:rsidRPr="00000000">
        <w:rPr>
          <w:rtl w:val="0"/>
        </w:rPr>
        <w:t xml:space="preserve">Doesn’t do anything</w:t>
      </w:r>
    </w:p>
    <w:p w:rsidR="00000000" w:rsidDel="00000000" w:rsidP="00000000" w:rsidRDefault="00000000" w:rsidRPr="00000000" w14:paraId="000000C4">
      <w:pPr>
        <w:rPr>
          <w:b w:val="1"/>
          <w:bCs w:val="1"/>
          <w:color w:val="980000"/>
        </w:rPr>
      </w:pPr>
      <w:r w:rsidDel="00000000" w:rsidR="00000000" w:rsidRPr="00000000">
        <w:rPr>
          <w:b w:val="1"/>
          <w:bCs w:val="1"/>
          <w:color w:val="980000"/>
          <w:rtl w:val="0"/>
        </w:rPr>
        <w:t xml:space="preserve">Data - Mana per Summoned Hitpoint</w:t>
      </w:r>
    </w:p>
    <w:p w:rsidR="00000000" w:rsidDel="00000000" w:rsidP="00000000" w:rsidRDefault="00000000" w:rsidRPr="00000000" w14:paraId="000000C5">
      <w:pPr>
        <w:numPr>
          <w:ilvl w:val="0"/>
          <w:numId w:val="55"/>
        </w:numPr>
        <w:spacing w:after="0" w:afterAutospacing="0"/>
        <w:ind w:left="720" w:hanging="360"/>
      </w:pPr>
      <w:r w:rsidDel="00000000" w:rsidR="00000000" w:rsidRPr="00000000">
        <w:rPr>
          <w:rtl w:val="0"/>
        </w:rPr>
        <w:t xml:space="preserve">Controls the mana spent by the caster upon casting this ability.</w:t>
      </w:r>
    </w:p>
    <w:p w:rsidR="00000000" w:rsidDel="00000000" w:rsidP="00000000" w:rsidRDefault="00000000" w:rsidRPr="00000000" w14:paraId="000000C6">
      <w:pPr>
        <w:numPr>
          <w:ilvl w:val="0"/>
          <w:numId w:val="55"/>
        </w:numPr>
        <w:spacing w:after="0" w:afterAutospacing="0"/>
        <w:ind w:left="720" w:hanging="360"/>
      </w:pPr>
      <w:r w:rsidDel="00000000" w:rsidR="00000000" w:rsidRPr="00000000">
        <w:rPr>
          <w:rtl w:val="0"/>
        </w:rPr>
        <w:t xml:space="preserve">This ability calculates the total manacost by the following</w:t>
      </w:r>
    </w:p>
    <w:p w:rsidR="00000000" w:rsidDel="00000000" w:rsidP="00000000" w:rsidRDefault="00000000" w:rsidRPr="00000000" w14:paraId="000000C7">
      <w:pPr>
        <w:numPr>
          <w:ilvl w:val="1"/>
          <w:numId w:val="55"/>
        </w:numPr>
        <w:spacing w:after="0" w:afterAutospacing="0"/>
        <w:ind w:left="1440" w:hanging="360"/>
        <w:rPr>
          <w:i w:val="1"/>
          <w:iCs w:val="1"/>
        </w:rPr>
      </w:pPr>
      <w:r w:rsidDel="00000000" w:rsidR="00000000" w:rsidRPr="00000000">
        <w:rPr>
          <w:i w:val="1"/>
          <w:iCs w:val="1"/>
          <w:rtl w:val="0"/>
        </w:rPr>
        <w:t xml:space="preserve">current HP of the target summoned unit * Mana per Summoned Hitpoint</w:t>
      </w:r>
    </w:p>
    <w:p w:rsidR="00000000" w:rsidDel="00000000" w:rsidP="00000000" w:rsidRDefault="00000000" w:rsidRPr="00000000" w14:paraId="000000C8">
      <w:pPr>
        <w:numPr>
          <w:ilvl w:val="0"/>
          <w:numId w:val="55"/>
        </w:numPr>
        <w:spacing w:after="0" w:afterAutospacing="0"/>
        <w:ind w:left="720" w:hanging="360"/>
      </w:pPr>
      <w:r w:rsidDel="00000000" w:rsidR="00000000" w:rsidRPr="00000000">
        <w:rPr>
          <w:rtl w:val="0"/>
        </w:rPr>
        <w:t xml:space="preserve">The ability cannot be cast when the above formula returns a real value that is greater than your current mana.</w:t>
      </w:r>
    </w:p>
    <w:p w:rsidR="00000000" w:rsidDel="00000000" w:rsidP="00000000" w:rsidRDefault="00000000" w:rsidRPr="00000000" w14:paraId="000000C9">
      <w:pPr>
        <w:numPr>
          <w:ilvl w:val="1"/>
          <w:numId w:val="55"/>
        </w:numPr>
        <w:ind w:left="1440" w:hanging="360"/>
      </w:pPr>
      <w:r w:rsidDel="00000000" w:rsidR="00000000" w:rsidRPr="00000000">
        <w:rPr>
          <w:rtl w:val="0"/>
        </w:rPr>
        <w:t xml:space="preserve">Despite this, the ability still allows you to select targets when you have enough mana to actually click on the ability icon itself (specified in </w:t>
      </w:r>
      <w:r w:rsidDel="00000000" w:rsidR="00000000" w:rsidRPr="00000000">
        <w:rPr>
          <w:i w:val="1"/>
          <w:iCs w:val="1"/>
          <w:rtl w:val="0"/>
        </w:rPr>
        <w:t xml:space="preserve">Stats - Mana Cost</w:t>
      </w:r>
      <w:r w:rsidDel="00000000" w:rsidR="00000000" w:rsidRPr="00000000">
        <w:rPr>
          <w:rtl w:val="0"/>
        </w:rPr>
        <w:t xml:space="preserve">), even if you can’t actually target anything since the </w:t>
      </w:r>
      <w:r w:rsidDel="00000000" w:rsidR="00000000" w:rsidRPr="00000000">
        <w:rPr>
          <w:i w:val="1"/>
          <w:iCs w:val="1"/>
          <w:rtl w:val="0"/>
        </w:rPr>
        <w:t xml:space="preserve">Not Enough Mana</w:t>
      </w:r>
      <w:r w:rsidDel="00000000" w:rsidR="00000000" w:rsidRPr="00000000">
        <w:rPr>
          <w:rtl w:val="0"/>
        </w:rPr>
        <w:t xml:space="preserve"> message pops up (by default in War3, its 25)</w:t>
      </w:r>
    </w:p>
    <w:p w:rsidR="00000000" w:rsidDel="00000000" w:rsidP="00000000" w:rsidRDefault="00000000" w:rsidRPr="00000000" w14:paraId="000000CA">
      <w:pPr>
        <w:rPr/>
      </w:pPr>
      <w:r w:rsidDel="00000000" w:rsidR="00000000" w:rsidRPr="00000000">
        <w:rPr>
          <w:b w:val="1"/>
          <w:bCs w:val="1"/>
          <w:color w:val="980000"/>
          <w:rtl w:val="0"/>
        </w:rPr>
        <w:t xml:space="preserve">Data - Maximum Creep Level</w:t>
      </w:r>
      <w:r w:rsidDel="00000000" w:rsidR="00000000" w:rsidRPr="00000000">
        <w:rPr>
          <w:rtl w:val="0"/>
        </w:rPr>
      </w:r>
    </w:p>
    <w:p w:rsidR="00000000" w:rsidDel="00000000" w:rsidP="00000000" w:rsidRDefault="00000000" w:rsidRPr="00000000" w14:paraId="000000CB">
      <w:pPr>
        <w:numPr>
          <w:ilvl w:val="0"/>
          <w:numId w:val="55"/>
        </w:numPr>
        <w:ind w:left="720" w:hanging="360"/>
      </w:pPr>
      <w:r w:rsidDel="00000000" w:rsidR="00000000" w:rsidRPr="00000000">
        <w:rPr>
          <w:rtl w:val="0"/>
        </w:rPr>
        <w:t xml:space="preserve">Works similarly to that of </w:t>
      </w:r>
      <w:hyperlink w:anchor="_6yjldmavfw8u">
        <w:r w:rsidDel="00000000" w:rsidR="00000000" w:rsidRPr="00000000">
          <w:rPr>
            <w:color w:val="dd7e6b"/>
            <w:rtl w:val="0"/>
          </w:rPr>
          <w:t xml:space="preserve">Charm</w:t>
        </w:r>
      </w:hyperlink>
      <w:r w:rsidDel="00000000" w:rsidR="00000000" w:rsidRPr="00000000">
        <w:rPr>
          <w:rtl w:val="0"/>
        </w:rPr>
        <w:t xml:space="preserve">, it controls what levels of units can be cast by this ability</w:t>
      </w:r>
    </w:p>
    <w:p w:rsidR="00000000" w:rsidDel="00000000" w:rsidP="00000000" w:rsidRDefault="00000000" w:rsidRPr="00000000" w14:paraId="000000CC">
      <w:pPr>
        <w:rPr>
          <w:b w:val="1"/>
          <w:bCs w:val="1"/>
          <w:color w:val="980000"/>
        </w:rPr>
      </w:pPr>
      <w:r w:rsidDel="00000000" w:rsidR="00000000" w:rsidRPr="00000000">
        <w:rPr>
          <w:b w:val="1"/>
          <w:bCs w:val="1"/>
          <w:color w:val="980000"/>
          <w:rtl w:val="0"/>
        </w:rPr>
        <w:t xml:space="preserve">Hero </w:t>
      </w:r>
      <w:r w:rsidDel="00000000" w:rsidR="00000000" w:rsidRPr="00000000">
        <w:rPr>
          <w:color w:val="980000"/>
          <w:rtl w:val="0"/>
        </w:rPr>
        <w:t xml:space="preserve">and </w:t>
      </w:r>
      <w:r w:rsidDel="00000000" w:rsidR="00000000" w:rsidRPr="00000000">
        <w:rPr>
          <w:b w:val="1"/>
          <w:bCs w:val="1"/>
          <w:color w:val="980000"/>
          <w:rtl w:val="0"/>
        </w:rPr>
        <w:t xml:space="preserve">Normal Duration</w:t>
      </w:r>
    </w:p>
    <w:p w:rsidR="00000000" w:rsidDel="00000000" w:rsidP="00000000" w:rsidRDefault="00000000" w:rsidRPr="00000000" w14:paraId="000000CD">
      <w:pPr>
        <w:numPr>
          <w:ilvl w:val="0"/>
          <w:numId w:val="55"/>
        </w:numPr>
        <w:ind w:left="720" w:hanging="360"/>
      </w:pPr>
      <w:r w:rsidDel="00000000" w:rsidR="00000000" w:rsidRPr="00000000">
        <w:rPr>
          <w:rtl w:val="0"/>
        </w:rPr>
        <w:t xml:space="preserve"> Don’t do anything</w:t>
      </w:r>
      <w:r w:rsidDel="00000000" w:rsidR="00000000" w:rsidRPr="00000000">
        <w:rPr>
          <w:rtl w:val="0"/>
        </w:rPr>
      </w:r>
    </w:p>
    <w:p w:rsidR="00000000" w:rsidDel="00000000" w:rsidP="00000000" w:rsidRDefault="00000000" w:rsidRPr="00000000" w14:paraId="000000CE">
      <w:pPr>
        <w:rPr>
          <w:b w:val="1"/>
          <w:bCs w:val="1"/>
          <w:color w:val="980000"/>
        </w:rPr>
      </w:pPr>
      <w:r w:rsidDel="00000000" w:rsidR="00000000" w:rsidRPr="00000000">
        <w:rPr>
          <w:b w:val="1"/>
          <w:bCs w:val="1"/>
          <w:color w:val="980000"/>
          <w:rtl w:val="0"/>
        </w:rPr>
        <w:t xml:space="preserve">Stats - Targets Allowed</w:t>
      </w:r>
    </w:p>
    <w:p w:rsidR="00000000" w:rsidDel="00000000" w:rsidP="00000000" w:rsidRDefault="00000000" w:rsidRPr="00000000" w14:paraId="000000CF">
      <w:pPr>
        <w:numPr>
          <w:ilvl w:val="0"/>
          <w:numId w:val="55"/>
        </w:numPr>
        <w:spacing w:after="0" w:afterAutospacing="0"/>
        <w:ind w:left="720" w:hanging="360"/>
      </w:pPr>
      <w:r w:rsidDel="00000000" w:rsidR="00000000" w:rsidRPr="00000000">
        <w:rPr>
          <w:rtl w:val="0"/>
        </w:rPr>
        <w:t xml:space="preserve">This ability is hard-coded to be only cast on enemy summons</w:t>
      </w:r>
    </w:p>
    <w:p w:rsidR="00000000" w:rsidDel="00000000" w:rsidP="00000000" w:rsidRDefault="00000000" w:rsidRPr="00000000" w14:paraId="000000D0">
      <w:pPr>
        <w:numPr>
          <w:ilvl w:val="0"/>
          <w:numId w:val="55"/>
        </w:numPr>
        <w:ind w:left="720" w:hanging="360"/>
      </w:pPr>
      <w:r w:rsidDel="00000000" w:rsidR="00000000" w:rsidRPr="00000000">
        <w:rPr>
          <w:rtl w:val="0"/>
        </w:rPr>
        <w:t xml:space="preserve">This field only concerns what kinds of summons these are, be it units, wards, or even buildings</w:t>
      </w:r>
    </w:p>
    <w:p w:rsidR="00000000" w:rsidDel="00000000" w:rsidP="00000000" w:rsidRDefault="00000000" w:rsidRPr="00000000" w14:paraId="000000D1">
      <w:pPr>
        <w:pStyle w:val="Heading2"/>
        <w:rPr>
          <w:color w:val="dd7e6b"/>
          <w:sz w:val="24"/>
          <w:szCs w:val="24"/>
        </w:rPr>
      </w:pPr>
      <w:bookmarkStart w:colFirst="0" w:colLast="0" w:name="_k1is74cw3876" w:id="18"/>
      <w:bookmarkEnd w:id="18"/>
      <w:r w:rsidDel="00000000" w:rsidR="00000000" w:rsidRPr="00000000">
        <w:rPr>
          <w:rtl w:val="0"/>
        </w:rPr>
        <w:t xml:space="preserve">-Defend </w:t>
        <w:br w:type="textWrapping"/>
        <w:t xml:space="preserve">-Magic Defense </w:t>
        <w:br w:type="textWrapping"/>
      </w:r>
      <w:r w:rsidDel="00000000" w:rsidR="00000000" w:rsidRPr="00000000">
        <w:rPr>
          <w:color w:val="dd7e6b"/>
          <w:sz w:val="24"/>
          <w:szCs w:val="24"/>
          <w:rtl w:val="0"/>
        </w:rPr>
        <w:t xml:space="preserve">‘Adef’ ‘Amdf’</w:t>
      </w:r>
    </w:p>
    <w:p w:rsidR="00000000" w:rsidDel="00000000" w:rsidP="00000000" w:rsidRDefault="00000000" w:rsidRPr="00000000" w14:paraId="000000D2">
      <w:pPr>
        <w:rPr/>
      </w:pPr>
      <w:sdt>
        <w:sdtPr>
          <w:alias w:val="WE Ability tag"/>
          <w:id w:val="-2053866731"/>
          <w:dropDownList w:lastValue="Percent Damage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Increase</w:t>
          </w:r>
        </w:sdtContent>
      </w:sdt>
      <w:r w:rsidDel="00000000" w:rsidR="00000000" w:rsidRPr="00000000">
        <w:rPr>
          <w:rtl w:val="0"/>
        </w:rPr>
        <w:t xml:space="preserve"> </w:t>
      </w:r>
      <w:sdt>
        <w:sdtPr>
          <w:alias w:val="WE Ability tag"/>
          <w:id w:val="-762931114"/>
          <w:dropDownList w:lastValue="Percent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Decrease</w:t>
          </w:r>
        </w:sdtContent>
      </w:sdt>
      <w:sdt>
        <w:sdtPr>
          <w:alias w:val="WE Ability tag"/>
          <w:id w:val="-1486616271"/>
          <w:dropDownList w:lastValue="Percent Damage Taken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Taken Increase</w:t>
          </w:r>
        </w:sdtContent>
      </w:sdt>
      <w:sdt>
        <w:sdtPr>
          <w:alias w:val="WE Ability tag"/>
          <w:id w:val="-2107220545"/>
          <w:dropDownList w:lastValue="Percent Damage Taken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Taken Decrease</w:t>
          </w:r>
        </w:sdtContent>
      </w:sdt>
      <w:sdt>
        <w:sdtPr>
          <w:alias w:val="WE Ability tag"/>
          <w:id w:val="-1002110961"/>
          <w:dropDownList w:lastValue="Percent Magic Taken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Magic Taken Increase</w:t>
          </w:r>
        </w:sdtContent>
      </w:sdt>
      <w:sdt>
        <w:sdtPr>
          <w:alias w:val="WE Ability tag"/>
          <w:id w:val="1180784855"/>
          <w:dropDownList w:lastValue="Percent Magic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Magic Damage Decrease</w:t>
          </w:r>
        </w:sdtContent>
      </w:sdt>
      <w:sdt>
        <w:sdtPr>
          <w:alias w:val="WE Ability tag"/>
          <w:id w:val="-1671117186"/>
          <w:dropDownList w:lastValue="Magic Immunit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Magic Immunity</w:t>
          </w:r>
        </w:sdtContent>
      </w:sdt>
      <w:sdt>
        <w:sdtPr>
          <w:alias w:val="WE Ability tag"/>
          <w:id w:val="655948969"/>
          <w:dropDownList w:lastValue="Move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Increase</w:t>
          </w:r>
        </w:sdtContent>
      </w:sdt>
      <w:sdt>
        <w:sdtPr>
          <w:alias w:val="WE Ability tag"/>
          <w:id w:val="1778787719"/>
          <w:dropDownList w:lastValue="Move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Decrease</w:t>
          </w:r>
        </w:sdtContent>
      </w:sdt>
      <w:r w:rsidDel="00000000" w:rsidR="00000000" w:rsidRPr="00000000">
        <w:rPr>
          <w:rtl w:val="0"/>
        </w:rPr>
      </w:r>
    </w:p>
    <w:p w:rsidR="00000000" w:rsidDel="00000000" w:rsidP="00000000" w:rsidRDefault="00000000" w:rsidRPr="00000000" w14:paraId="000000D3">
      <w:pPr>
        <w:rPr>
          <w:color w:val="ff9900"/>
        </w:rPr>
      </w:pPr>
      <w:r w:rsidDel="00000000" w:rsidR="00000000" w:rsidRPr="00000000">
        <w:rPr>
          <w:rtl w:val="0"/>
        </w:rPr>
        <w:t xml:space="preserve">Ironically it’s very flexible for defend, but that’s because it was also made for spell breakers to have a magic defense</w:t>
      </w:r>
      <w:r w:rsidDel="00000000" w:rsidR="00000000" w:rsidRPr="00000000">
        <w:rPr>
          <w:rtl w:val="0"/>
        </w:rPr>
      </w:r>
    </w:p>
    <w:p w:rsidR="00000000" w:rsidDel="00000000" w:rsidP="00000000" w:rsidRDefault="00000000" w:rsidRPr="00000000" w14:paraId="000000D4">
      <w:pPr>
        <w:rPr>
          <w:color w:val="980000"/>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0D5">
      <w:pPr>
        <w:numPr>
          <w:ilvl w:val="0"/>
          <w:numId w:val="24"/>
        </w:numPr>
        <w:ind w:left="720" w:hanging="360"/>
      </w:pPr>
      <w:r w:rsidDel="00000000" w:rsidR="00000000" w:rsidRPr="00000000">
        <w:rPr>
          <w:rtl w:val="0"/>
        </w:rPr>
        <w:t xml:space="preserve">Activated in the same manner as </w:t>
      </w:r>
      <w:hyperlink w:anchor="_vyff2opzuerf">
        <w:r w:rsidDel="00000000" w:rsidR="00000000" w:rsidRPr="00000000">
          <w:rPr>
            <w:color w:val="dd7e6b"/>
            <w:rtl w:val="0"/>
          </w:rPr>
          <w:t xml:space="preserve">Divine Shield</w:t>
        </w:r>
      </w:hyperlink>
      <w:r w:rsidDel="00000000" w:rsidR="00000000" w:rsidRPr="00000000">
        <w:rPr>
          <w:rtl w:val="0"/>
        </w:rPr>
        <w:t xml:space="preserve">, but only if the caster is being attacked by a unit with Piercing damage or Magic damage (If ability is set to shield against Magic damage as well)</w:t>
      </w:r>
    </w:p>
    <w:p w:rsidR="00000000" w:rsidDel="00000000" w:rsidP="00000000" w:rsidRDefault="00000000" w:rsidRPr="00000000" w14:paraId="000000D6">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0D7">
      <w:pPr>
        <w:rPr>
          <w:b w:val="1"/>
          <w:bCs w:val="1"/>
          <w:color w:val="980000"/>
        </w:rPr>
      </w:pPr>
      <w:r w:rsidDel="00000000" w:rsidR="00000000" w:rsidRPr="00000000">
        <w:rPr>
          <w:b w:val="1"/>
          <w:bCs w:val="1"/>
          <w:color w:val="980000"/>
          <w:rtl w:val="0"/>
        </w:rPr>
        <w:t xml:space="preserve">Data - Attack Speed Factor</w:t>
      </w:r>
    </w:p>
    <w:p w:rsidR="00000000" w:rsidDel="00000000" w:rsidP="00000000" w:rsidRDefault="00000000" w:rsidRPr="00000000" w14:paraId="000000D8">
      <w:pPr>
        <w:numPr>
          <w:ilvl w:val="0"/>
          <w:numId w:val="76"/>
        </w:numPr>
        <w:spacing w:after="0" w:afterAutospacing="0"/>
        <w:ind w:left="720" w:hanging="360"/>
      </w:pPr>
      <w:r w:rsidDel="00000000" w:rsidR="00000000" w:rsidRPr="00000000">
        <w:rPr>
          <w:rtl w:val="0"/>
        </w:rPr>
        <w:t xml:space="preserve">Values above 0 decrease attack speed by specified percent (1=100%) </w:t>
      </w:r>
      <w:sdt>
        <w:sdtPr>
          <w:alias w:val="Named contributors"/>
          <w:id w:val="-1102924707"/>
          <w:dropDownList w:lastValue="Prometheus3375">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Prometheus3375</w:t>
          </w:r>
        </w:sdtContent>
      </w:sdt>
      <w:r w:rsidDel="00000000" w:rsidR="00000000" w:rsidRPr="00000000">
        <w:rPr>
          <w:rtl w:val="0"/>
        </w:rPr>
      </w:r>
    </w:p>
    <w:p w:rsidR="00000000" w:rsidDel="00000000" w:rsidP="00000000" w:rsidRDefault="00000000" w:rsidRPr="00000000" w14:paraId="000000D9">
      <w:pPr>
        <w:numPr>
          <w:ilvl w:val="0"/>
          <w:numId w:val="76"/>
        </w:numPr>
        <w:ind w:left="720" w:hanging="360"/>
      </w:pPr>
      <w:r w:rsidDel="00000000" w:rsidR="00000000" w:rsidRPr="00000000">
        <w:rPr>
          <w:rtl w:val="0"/>
        </w:rPr>
        <w:t xml:space="preserve">Values below 0 increase attack speed by specified percent (1=100%) </w:t>
      </w:r>
      <w:sdt>
        <w:sdtPr>
          <w:alias w:val="Named contributors"/>
          <w:id w:val="-1882736250"/>
          <w:dropDownList w:lastValue="Prometheus3375">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Prometheus3375</w:t>
          </w:r>
        </w:sdtContent>
      </w:sdt>
      <w:r w:rsidDel="00000000" w:rsidR="00000000" w:rsidRPr="00000000">
        <w:rPr>
          <w:rtl w:val="0"/>
        </w:rPr>
      </w:r>
    </w:p>
    <w:p w:rsidR="00000000" w:rsidDel="00000000" w:rsidP="00000000" w:rsidRDefault="00000000" w:rsidRPr="00000000" w14:paraId="000000DA">
      <w:pPr>
        <w:rPr>
          <w:b w:val="1"/>
          <w:bCs w:val="1"/>
          <w:color w:val="980000"/>
        </w:rPr>
      </w:pPr>
      <w:r w:rsidDel="00000000" w:rsidR="00000000" w:rsidRPr="00000000">
        <w:rPr>
          <w:b w:val="1"/>
          <w:bCs w:val="1"/>
          <w:color w:val="980000"/>
          <w:rtl w:val="0"/>
        </w:rPr>
        <w:t xml:space="preserve">Data - Movement speed factor</w:t>
      </w:r>
    </w:p>
    <w:p w:rsidR="00000000" w:rsidDel="00000000" w:rsidP="00000000" w:rsidRDefault="00000000" w:rsidRPr="00000000" w14:paraId="000000DB">
      <w:pPr>
        <w:numPr>
          <w:ilvl w:val="0"/>
          <w:numId w:val="76"/>
        </w:numPr>
        <w:spacing w:after="0" w:afterAutospacing="0"/>
        <w:ind w:left="720" w:hanging="360"/>
      </w:pPr>
      <w:r w:rsidDel="00000000" w:rsidR="00000000" w:rsidRPr="00000000">
        <w:rPr>
          <w:rtl w:val="0"/>
        </w:rPr>
        <w:t xml:space="preserve">Values above 0 decrease movement speed by specified percent (1=100%)</w:t>
      </w:r>
      <w:sdt>
        <w:sdtPr>
          <w:alias w:val="Named contributors"/>
          <w:id w:val="633924844"/>
          <w:dropDownList w:lastValue="Prometheus3375">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Prometheus3375</w:t>
          </w:r>
        </w:sdtContent>
      </w:sdt>
      <w:r w:rsidDel="00000000" w:rsidR="00000000" w:rsidRPr="00000000">
        <w:rPr>
          <w:rtl w:val="0"/>
        </w:rPr>
      </w:r>
    </w:p>
    <w:p w:rsidR="00000000" w:rsidDel="00000000" w:rsidP="00000000" w:rsidRDefault="00000000" w:rsidRPr="00000000" w14:paraId="000000DC">
      <w:pPr>
        <w:numPr>
          <w:ilvl w:val="0"/>
          <w:numId w:val="76"/>
        </w:numPr>
        <w:spacing w:after="0" w:afterAutospacing="0"/>
        <w:ind w:left="720" w:hanging="360"/>
      </w:pPr>
      <w:r w:rsidDel="00000000" w:rsidR="00000000" w:rsidRPr="00000000">
        <w:rPr>
          <w:rtl w:val="0"/>
        </w:rPr>
        <w:t xml:space="preserve">Values below 0 increase movement speed by specified percent (1=100%)</w:t>
      </w:r>
      <w:sdt>
        <w:sdtPr>
          <w:alias w:val="Named contributors"/>
          <w:id w:val="-1660155869"/>
          <w:dropDownList w:lastValue="Prometheus3375">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Prometheus3375</w:t>
          </w:r>
        </w:sdtContent>
      </w:sdt>
      <w:r w:rsidDel="00000000" w:rsidR="00000000" w:rsidRPr="00000000">
        <w:rPr>
          <w:rtl w:val="0"/>
        </w:rPr>
      </w:r>
    </w:p>
    <w:p w:rsidR="00000000" w:rsidDel="00000000" w:rsidP="00000000" w:rsidRDefault="00000000" w:rsidRPr="00000000" w14:paraId="000000DD">
      <w:pPr>
        <w:numPr>
          <w:ilvl w:val="0"/>
          <w:numId w:val="76"/>
        </w:numPr>
        <w:ind w:left="720" w:hanging="360"/>
      </w:pPr>
      <w:r w:rsidDel="00000000" w:rsidR="00000000" w:rsidRPr="00000000">
        <w:rPr>
          <w:rtl w:val="0"/>
        </w:rPr>
        <w:t xml:space="preserve">The resulting movement speed of the unit is capped by the unit minimum movement speed constant (150) </w:t>
      </w:r>
      <w:sdt>
        <w:sdtPr>
          <w:alias w:val="Named contributors"/>
          <w:id w:val="1813517435"/>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0DE">
      <w:pPr>
        <w:rPr>
          <w:color w:val="980000"/>
        </w:rPr>
      </w:pPr>
      <w:r w:rsidDel="00000000" w:rsidR="00000000" w:rsidRPr="00000000">
        <w:rPr>
          <w:b w:val="1"/>
          <w:bCs w:val="1"/>
          <w:color w:val="980000"/>
          <w:rtl w:val="0"/>
        </w:rPr>
        <w:t xml:space="preserve">Chance to Deflect</w:t>
      </w:r>
      <w:r w:rsidDel="00000000" w:rsidR="00000000" w:rsidRPr="00000000">
        <w:rPr>
          <w:rtl w:val="0"/>
        </w:rPr>
      </w:r>
    </w:p>
    <w:p w:rsidR="00000000" w:rsidDel="00000000" w:rsidP="00000000" w:rsidRDefault="00000000" w:rsidRPr="00000000" w14:paraId="000000DF">
      <w:pPr>
        <w:numPr>
          <w:ilvl w:val="0"/>
          <w:numId w:val="76"/>
        </w:numPr>
        <w:spacing w:after="0" w:afterAutospacing="0"/>
        <w:ind w:left="720" w:hanging="360"/>
      </w:pPr>
      <w:r w:rsidDel="00000000" w:rsidR="00000000" w:rsidRPr="00000000">
        <w:rPr>
          <w:rtl w:val="0"/>
        </w:rPr>
        <w:t xml:space="preserve">Percentage chance to deflect either Magic or Piercing entirely</w:t>
      </w:r>
    </w:p>
    <w:p w:rsidR="00000000" w:rsidDel="00000000" w:rsidP="00000000" w:rsidRDefault="00000000" w:rsidRPr="00000000" w14:paraId="000000E0">
      <w:pPr>
        <w:numPr>
          <w:ilvl w:val="0"/>
          <w:numId w:val="76"/>
        </w:numPr>
        <w:ind w:left="720" w:hanging="360"/>
      </w:pPr>
      <w:r w:rsidDel="00000000" w:rsidR="00000000" w:rsidRPr="00000000">
        <w:rPr>
          <w:rtl w:val="0"/>
        </w:rPr>
        <w:t xml:space="preserve">Clamped between 0.0 and 1.0</w:t>
      </w:r>
    </w:p>
    <w:p w:rsidR="00000000" w:rsidDel="00000000" w:rsidP="00000000" w:rsidRDefault="00000000" w:rsidRPr="00000000" w14:paraId="000000E1">
      <w:pPr>
        <w:rPr>
          <w:b w:val="1"/>
          <w:bCs w:val="1"/>
          <w:color w:val="980000"/>
        </w:rPr>
      </w:pPr>
      <w:r w:rsidDel="00000000" w:rsidR="00000000" w:rsidRPr="00000000">
        <w:rPr>
          <w:b w:val="1"/>
          <w:bCs w:val="1"/>
          <w:color w:val="980000"/>
          <w:rtl w:val="0"/>
        </w:rPr>
        <w:t xml:space="preserve">Damage Dealt</w:t>
      </w:r>
    </w:p>
    <w:p w:rsidR="00000000" w:rsidDel="00000000" w:rsidP="00000000" w:rsidRDefault="00000000" w:rsidRPr="00000000" w14:paraId="000000E2">
      <w:pPr>
        <w:numPr>
          <w:ilvl w:val="0"/>
          <w:numId w:val="76"/>
        </w:numPr>
        <w:spacing w:after="0" w:afterAutospacing="0"/>
        <w:ind w:left="720" w:hanging="360"/>
      </w:pPr>
      <w:r w:rsidDel="00000000" w:rsidR="00000000" w:rsidRPr="00000000">
        <w:rPr>
          <w:rtl w:val="0"/>
        </w:rPr>
        <w:t xml:space="preserve">Percentage that dictates the damage given by the casting/defending unit</w:t>
      </w:r>
    </w:p>
    <w:p w:rsidR="00000000" w:rsidDel="00000000" w:rsidP="00000000" w:rsidRDefault="00000000" w:rsidRPr="00000000" w14:paraId="000000E3">
      <w:pPr>
        <w:numPr>
          <w:ilvl w:val="0"/>
          <w:numId w:val="76"/>
        </w:numPr>
        <w:spacing w:after="0" w:afterAutospacing="0"/>
        <w:ind w:left="720" w:hanging="360"/>
      </w:pPr>
      <w:r w:rsidDel="00000000" w:rsidR="00000000" w:rsidRPr="00000000">
        <w:rPr>
          <w:rtl w:val="0"/>
        </w:rPr>
        <w:t xml:space="preserve">For example 2.0 would give the defending footman double damage</w:t>
      </w:r>
    </w:p>
    <w:p w:rsidR="00000000" w:rsidDel="00000000" w:rsidP="00000000" w:rsidRDefault="00000000" w:rsidRPr="00000000" w14:paraId="000000E4">
      <w:pPr>
        <w:numPr>
          <w:ilvl w:val="0"/>
          <w:numId w:val="76"/>
        </w:numPr>
        <w:ind w:left="720" w:hanging="360"/>
      </w:pPr>
      <w:r w:rsidDel="00000000" w:rsidR="00000000" w:rsidRPr="00000000">
        <w:rPr>
          <w:rtl w:val="0"/>
        </w:rPr>
        <w:t xml:space="preserve">Negative values are rounded back to 0, no heal</w:t>
      </w:r>
    </w:p>
    <w:p w:rsidR="00000000" w:rsidDel="00000000" w:rsidP="00000000" w:rsidRDefault="00000000" w:rsidRPr="00000000" w14:paraId="000000E5">
      <w:pPr>
        <w:rPr>
          <w:b w:val="1"/>
          <w:bCs w:val="1"/>
          <w:color w:val="980000"/>
        </w:rPr>
      </w:pPr>
      <w:r w:rsidDel="00000000" w:rsidR="00000000" w:rsidRPr="00000000">
        <w:rPr>
          <w:b w:val="1"/>
          <w:bCs w:val="1"/>
          <w:color w:val="980000"/>
          <w:rtl w:val="0"/>
        </w:rPr>
        <w:t xml:space="preserve">Damage Taken</w:t>
      </w:r>
    </w:p>
    <w:p w:rsidR="00000000" w:rsidDel="00000000" w:rsidP="00000000" w:rsidRDefault="00000000" w:rsidRPr="00000000" w14:paraId="000000E6">
      <w:pPr>
        <w:numPr>
          <w:ilvl w:val="0"/>
          <w:numId w:val="76"/>
        </w:numPr>
        <w:spacing w:after="0" w:afterAutospacing="0"/>
        <w:ind w:left="720" w:hanging="360"/>
      </w:pPr>
      <w:r w:rsidDel="00000000" w:rsidR="00000000" w:rsidRPr="00000000">
        <w:rPr>
          <w:rtl w:val="0"/>
        </w:rPr>
        <w:t xml:space="preserve">Percentage damage taken by the defending unit</w:t>
      </w:r>
    </w:p>
    <w:p w:rsidR="00000000" w:rsidDel="00000000" w:rsidP="00000000" w:rsidRDefault="00000000" w:rsidRPr="00000000" w14:paraId="000000E7">
      <w:pPr>
        <w:numPr>
          <w:ilvl w:val="0"/>
          <w:numId w:val="76"/>
        </w:numPr>
        <w:spacing w:after="0" w:afterAutospacing="0"/>
        <w:ind w:left="720" w:hanging="360"/>
      </w:pPr>
      <w:r w:rsidDel="00000000" w:rsidR="00000000" w:rsidRPr="00000000">
        <w:rPr>
          <w:rtl w:val="0"/>
        </w:rPr>
        <w:t xml:space="preserve">Negative values are rounded back to 0, no heal</w:t>
      </w:r>
    </w:p>
    <w:p w:rsidR="00000000" w:rsidDel="00000000" w:rsidP="00000000" w:rsidRDefault="00000000" w:rsidRPr="00000000" w14:paraId="000000E8">
      <w:pPr>
        <w:numPr>
          <w:ilvl w:val="0"/>
          <w:numId w:val="76"/>
        </w:numPr>
        <w:ind w:left="720" w:hanging="360"/>
      </w:pPr>
      <w:r w:rsidDel="00000000" w:rsidR="00000000" w:rsidRPr="00000000">
        <w:rPr>
          <w:rtl w:val="0"/>
        </w:rPr>
        <w:t xml:space="preserve">For example 2.0 is double damage taken</w:t>
      </w:r>
    </w:p>
    <w:p w:rsidR="00000000" w:rsidDel="00000000" w:rsidP="00000000" w:rsidRDefault="00000000" w:rsidRPr="00000000" w14:paraId="000000E9">
      <w:pPr>
        <w:rPr>
          <w:color w:val="980000"/>
        </w:rPr>
      </w:pPr>
      <w:r w:rsidDel="00000000" w:rsidR="00000000" w:rsidRPr="00000000">
        <w:rPr>
          <w:b w:val="1"/>
          <w:bCs w:val="1"/>
          <w:color w:val="980000"/>
          <w:rtl w:val="0"/>
        </w:rPr>
        <w:t xml:space="preserve">Deflect damage taken</w:t>
      </w:r>
      <w:r w:rsidDel="00000000" w:rsidR="00000000" w:rsidRPr="00000000">
        <w:rPr>
          <w:rtl w:val="0"/>
        </w:rPr>
      </w:r>
    </w:p>
    <w:p w:rsidR="00000000" w:rsidDel="00000000" w:rsidP="00000000" w:rsidRDefault="00000000" w:rsidRPr="00000000" w14:paraId="000000EA">
      <w:pPr>
        <w:numPr>
          <w:ilvl w:val="0"/>
          <w:numId w:val="9"/>
        </w:numPr>
        <w:spacing w:after="0" w:afterAutospacing="0"/>
        <w:ind w:left="720" w:hanging="360"/>
      </w:pPr>
      <w:r w:rsidDel="00000000" w:rsidR="00000000" w:rsidRPr="00000000">
        <w:rPr>
          <w:rtl w:val="0"/>
        </w:rPr>
        <w:t xml:space="preserve">Damage taken if the deflect goes through</w:t>
      </w:r>
    </w:p>
    <w:p w:rsidR="00000000" w:rsidDel="00000000" w:rsidP="00000000" w:rsidRDefault="00000000" w:rsidRPr="00000000" w14:paraId="000000EB">
      <w:pPr>
        <w:numPr>
          <w:ilvl w:val="0"/>
          <w:numId w:val="9"/>
        </w:numPr>
        <w:spacing w:after="0" w:afterAutospacing="0"/>
        <w:ind w:left="720" w:hanging="360"/>
      </w:pPr>
      <w:r w:rsidDel="00000000" w:rsidR="00000000" w:rsidRPr="00000000">
        <w:rPr>
          <w:rtl w:val="0"/>
        </w:rPr>
        <w:t xml:space="preserve">Piercing for </w:t>
      </w:r>
      <w:hyperlink w:anchor="_k1is74cw3876">
        <w:r w:rsidDel="00000000" w:rsidR="00000000" w:rsidRPr="00000000">
          <w:rPr>
            <w:color w:val="dd7e6b"/>
            <w:rtl w:val="0"/>
          </w:rPr>
          <w:t xml:space="preserve">Defend</w:t>
        </w:r>
      </w:hyperlink>
      <w:r w:rsidDel="00000000" w:rsidR="00000000" w:rsidRPr="00000000">
        <w:rPr>
          <w:rtl w:val="0"/>
        </w:rPr>
        <w:t xml:space="preserve">, Spells for </w:t>
      </w:r>
      <w:hyperlink w:anchor="_k1is74cw3876">
        <w:r w:rsidDel="00000000" w:rsidR="00000000" w:rsidRPr="00000000">
          <w:rPr>
            <w:color w:val="dd7e6b"/>
            <w:rtl w:val="0"/>
          </w:rPr>
          <w:t xml:space="preserve">Magic Defense</w:t>
        </w:r>
      </w:hyperlink>
      <w:r w:rsidDel="00000000" w:rsidR="00000000" w:rsidRPr="00000000">
        <w:rPr>
          <w:rtl w:val="0"/>
        </w:rPr>
      </w:r>
    </w:p>
    <w:p w:rsidR="00000000" w:rsidDel="00000000" w:rsidP="00000000" w:rsidRDefault="00000000" w:rsidRPr="00000000" w14:paraId="000000EC">
      <w:pPr>
        <w:numPr>
          <w:ilvl w:val="0"/>
          <w:numId w:val="9"/>
        </w:numPr>
        <w:spacing w:after="0" w:afterAutospacing="0"/>
        <w:ind w:left="720" w:hanging="360"/>
      </w:pPr>
      <w:r w:rsidDel="00000000" w:rsidR="00000000" w:rsidRPr="00000000">
        <w:rPr>
          <w:rtl w:val="0"/>
        </w:rPr>
        <w:t xml:space="preserve">Whilst named “deflect” it may be more accurate to describe it as “reflect” since this is when the missile gets reflected back at the attacker</w:t>
      </w:r>
    </w:p>
    <w:p w:rsidR="00000000" w:rsidDel="00000000" w:rsidP="00000000" w:rsidRDefault="00000000" w:rsidRPr="00000000" w14:paraId="000000ED">
      <w:pPr>
        <w:numPr>
          <w:ilvl w:val="0"/>
          <w:numId w:val="9"/>
        </w:numPr>
        <w:spacing w:after="0" w:afterAutospacing="0"/>
        <w:ind w:left="720" w:hanging="360"/>
      </w:pPr>
      <w:r w:rsidDel="00000000" w:rsidR="00000000" w:rsidRPr="00000000">
        <w:rPr>
          <w:rtl w:val="0"/>
        </w:rPr>
        <w:t xml:space="preserve">If you set both to 0 you can reflect both piercing and magic attacks with the “defend” ability</w:t>
      </w:r>
    </w:p>
    <w:p w:rsidR="00000000" w:rsidDel="00000000" w:rsidP="00000000" w:rsidRDefault="00000000" w:rsidRPr="00000000" w14:paraId="000000EE">
      <w:pPr>
        <w:numPr>
          <w:ilvl w:val="1"/>
          <w:numId w:val="9"/>
        </w:numPr>
        <w:spacing w:after="0" w:afterAutospacing="0"/>
        <w:ind w:left="1440" w:hanging="360"/>
      </w:pPr>
      <w:r w:rsidDel="00000000" w:rsidR="00000000" w:rsidRPr="00000000">
        <w:rPr>
          <w:rtl w:val="0"/>
        </w:rPr>
        <w:t xml:space="preserve"> Requires setting the gameplay constant </w:t>
      </w:r>
      <w:r w:rsidDel="00000000" w:rsidR="00000000" w:rsidRPr="00000000">
        <w:rPr>
          <w:i w:val="1"/>
          <w:iCs w:val="1"/>
          <w:color w:val="dd7e6b"/>
          <w:rtl w:val="0"/>
        </w:rPr>
        <w:t xml:space="preserve">Defend Deflection</w:t>
      </w:r>
      <w:r w:rsidDel="00000000" w:rsidR="00000000" w:rsidRPr="00000000">
        <w:rPr>
          <w:rtl w:val="0"/>
        </w:rPr>
        <w:t xml:space="preserve"> to true for any reflecting to occur</w:t>
      </w:r>
      <w:r w:rsidDel="00000000" w:rsidR="00000000" w:rsidRPr="00000000">
        <w:rPr>
          <w:rtl w:val="0"/>
        </w:rPr>
      </w:r>
    </w:p>
    <w:p w:rsidR="00000000" w:rsidDel="00000000" w:rsidP="00000000" w:rsidRDefault="00000000" w:rsidRPr="00000000" w14:paraId="000000EF">
      <w:pPr>
        <w:numPr>
          <w:ilvl w:val="0"/>
          <w:numId w:val="9"/>
        </w:numPr>
        <w:spacing w:after="0" w:afterAutospacing="0"/>
        <w:ind w:left="720" w:hanging="360"/>
      </w:pPr>
      <w:r w:rsidDel="00000000" w:rsidR="00000000" w:rsidRPr="00000000">
        <w:rPr>
          <w:rtl w:val="0"/>
        </w:rPr>
        <w:t xml:space="preserve">Negative values are clamped to 0</w:t>
      </w:r>
    </w:p>
    <w:p w:rsidR="00000000" w:rsidDel="00000000" w:rsidP="00000000" w:rsidRDefault="00000000" w:rsidRPr="00000000" w14:paraId="000000F0">
      <w:pPr>
        <w:numPr>
          <w:ilvl w:val="0"/>
          <w:numId w:val="9"/>
        </w:numPr>
        <w:spacing w:after="0" w:afterAutospacing="0"/>
        <w:ind w:left="720" w:hanging="360"/>
      </w:pPr>
      <w:r w:rsidDel="00000000" w:rsidR="00000000" w:rsidRPr="00000000">
        <w:rPr>
          <w:rtl w:val="0"/>
        </w:rPr>
        <w:t xml:space="preserve">2.0 would be double damage</w:t>
      </w:r>
    </w:p>
    <w:p w:rsidR="00000000" w:rsidDel="00000000" w:rsidP="00000000" w:rsidRDefault="00000000" w:rsidRPr="00000000" w14:paraId="000000F1">
      <w:pPr>
        <w:numPr>
          <w:ilvl w:val="0"/>
          <w:numId w:val="9"/>
        </w:numPr>
        <w:spacing w:after="0" w:afterAutospacing="0"/>
        <w:ind w:left="720" w:hanging="360"/>
      </w:pPr>
      <w:r w:rsidDel="00000000" w:rsidR="00000000" w:rsidRPr="00000000">
        <w:rPr>
          <w:rtl w:val="0"/>
        </w:rPr>
        <w:t xml:space="preserve">Magic damage reduction is identical to </w:t>
      </w:r>
      <w:r w:rsidDel="00000000" w:rsidR="00000000" w:rsidRPr="00000000">
        <w:rPr>
          <w:i w:val="1"/>
          <w:iCs w:val="1"/>
          <w:color w:val="dd7e6b"/>
          <w:rtl w:val="0"/>
        </w:rPr>
        <w:t xml:space="preserve">Damage Taken</w:t>
      </w:r>
      <w:r w:rsidDel="00000000" w:rsidR="00000000" w:rsidRPr="00000000">
        <w:rPr>
          <w:rtl w:val="0"/>
        </w:rPr>
        <w:t xml:space="preserve"> but for magic.</w:t>
      </w:r>
    </w:p>
    <w:p w:rsidR="00000000" w:rsidDel="00000000" w:rsidP="00000000" w:rsidRDefault="00000000" w:rsidRPr="00000000" w14:paraId="000000F2">
      <w:pPr>
        <w:numPr>
          <w:ilvl w:val="0"/>
          <w:numId w:val="9"/>
        </w:numPr>
        <w:spacing w:after="0" w:afterAutospacing="0"/>
        <w:ind w:left="720" w:hanging="360"/>
      </w:pPr>
      <w:r w:rsidDel="00000000" w:rsidR="00000000" w:rsidRPr="00000000">
        <w:rPr>
          <w:rtl w:val="0"/>
        </w:rPr>
        <w:t xml:space="preserve">Warcraft tracks the deflected attack as an attack of the deflecting unit</w:t>
      </w:r>
    </w:p>
    <w:p w:rsidR="00000000" w:rsidDel="00000000" w:rsidP="00000000" w:rsidRDefault="00000000" w:rsidRPr="00000000" w14:paraId="000000F3">
      <w:pPr>
        <w:numPr>
          <w:ilvl w:val="1"/>
          <w:numId w:val="9"/>
        </w:numPr>
        <w:spacing w:after="0" w:afterAutospacing="0"/>
        <w:ind w:left="1440" w:hanging="360"/>
      </w:pPr>
      <w:r w:rsidDel="00000000" w:rsidR="00000000" w:rsidRPr="00000000">
        <w:rPr>
          <w:rtl w:val="0"/>
        </w:rPr>
        <w:t xml:space="preserve">It can process effects like “Ranged Return” from custom </w:t>
      </w:r>
      <w:hyperlink w:anchor="_7w9sz1hrf75p">
        <w:r w:rsidDel="00000000" w:rsidR="00000000" w:rsidRPr="00000000">
          <w:rPr>
            <w:color w:val="dd7e6b"/>
            <w:rtl w:val="0"/>
          </w:rPr>
          <w:t xml:space="preserve">Thorns Aura</w:t>
        </w:r>
      </w:hyperlink>
      <w:r w:rsidDel="00000000" w:rsidR="00000000" w:rsidRPr="00000000">
        <w:rPr>
          <w:rtl w:val="0"/>
        </w:rPr>
        <w:t xml:space="preserve"> or Custom Orb Effect Systems</w:t>
      </w:r>
    </w:p>
    <w:p w:rsidR="00000000" w:rsidDel="00000000" w:rsidP="00000000" w:rsidRDefault="00000000" w:rsidRPr="00000000" w14:paraId="000000F4">
      <w:pPr>
        <w:numPr>
          <w:ilvl w:val="1"/>
          <w:numId w:val="9"/>
        </w:numPr>
        <w:ind w:left="1440" w:hanging="360"/>
      </w:pPr>
      <w:hyperlink w:anchor="_7g8wkg181mai">
        <w:r w:rsidDel="00000000" w:rsidR="00000000" w:rsidRPr="00000000">
          <w:rPr>
            <w:color w:val="dd7e6b"/>
            <w:rtl w:val="0"/>
          </w:rPr>
          <w:t xml:space="preserve">Elune’s Grace</w:t>
        </w:r>
      </w:hyperlink>
      <w:r w:rsidDel="00000000" w:rsidR="00000000" w:rsidRPr="00000000">
        <w:rPr>
          <w:rtl w:val="0"/>
        </w:rPr>
        <w:t xml:space="preserve"> (Passive variant) has the same behavior. (2.0.3)</w:t>
      </w:r>
      <w:sdt>
        <w:sdtPr>
          <w:alias w:val="Named contributors"/>
          <w:id w:val="2088449014"/>
          <w:dropDownList w:lastValue="Barbafir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Barbafire</w:t>
          </w:r>
        </w:sdtContent>
      </w:sdt>
      <w:r w:rsidDel="00000000" w:rsidR="00000000" w:rsidRPr="00000000">
        <w:rPr>
          <w:rtl w:val="0"/>
        </w:rPr>
      </w:r>
    </w:p>
    <w:p w:rsidR="00000000" w:rsidDel="00000000" w:rsidP="00000000" w:rsidRDefault="00000000" w:rsidRPr="00000000" w14:paraId="000000F5">
      <w:pPr>
        <w:pStyle w:val="Heading2"/>
        <w:rPr>
          <w:color w:val="dd7e6b"/>
          <w:sz w:val="24"/>
          <w:szCs w:val="24"/>
        </w:rPr>
      </w:pPr>
      <w:bookmarkStart w:colFirst="0" w:colLast="0" w:name="_v9i094c9m8df" w:id="19"/>
      <w:bookmarkEnd w:id="19"/>
      <w:r w:rsidDel="00000000" w:rsidR="00000000" w:rsidRPr="00000000">
        <w:rPr>
          <w:rtl w:val="0"/>
        </w:rPr>
        <w:t xml:space="preserve">-Dispel Magic </w:t>
        <w:br w:type="textWrapping"/>
      </w:r>
      <w:r w:rsidDel="00000000" w:rsidR="00000000" w:rsidRPr="00000000">
        <w:rPr>
          <w:color w:val="dd7e6b"/>
          <w:sz w:val="24"/>
          <w:szCs w:val="24"/>
          <w:rtl w:val="0"/>
        </w:rPr>
        <w:t xml:space="preserve">‘Adis’ ‘Adsm’</w:t>
      </w:r>
    </w:p>
    <w:p w:rsidR="00000000" w:rsidDel="00000000" w:rsidP="00000000" w:rsidRDefault="00000000" w:rsidRPr="00000000" w14:paraId="000000F6">
      <w:pPr>
        <w:rPr/>
      </w:pPr>
      <w:sdt>
        <w:sdtPr>
          <w:alias w:val="WE Ability tag"/>
          <w:id w:val="1364232716"/>
          <w:dropDownList w:lastValue="AoE Supportiv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Supportive</w:t>
          </w:r>
        </w:sdtContent>
      </w:sdt>
      <w:sdt>
        <w:sdtPr>
          <w:alias w:val="WE Ability tag"/>
          <w:id w:val="793485332"/>
          <w:dropDownList w:lastValue="Mana Rege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Mana Regen</w:t>
          </w:r>
        </w:sdtContent>
      </w:sdt>
      <w:sdt>
        <w:sdtPr>
          <w:alias w:val="WE Ability tag"/>
          <w:id w:val="-2007749235"/>
          <w:dropDownList w:lastValue="Mana Drai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Mana Drain</w:t>
          </w:r>
        </w:sdtContent>
      </w:sdt>
      <w:sdt>
        <w:sdtPr>
          <w:alias w:val="WE Ability tag"/>
          <w:id w:val="-729028004"/>
          <w:dropDownList w:lastValue="Dispel Ao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Dispel AoE</w:t>
          </w:r>
        </w:sdtContent>
      </w:sdt>
      <w:sdt>
        <w:sdtPr>
          <w:alias w:val="WE Ability tag"/>
          <w:id w:val="865642135"/>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color w:val="980000"/>
          <w:rtl w:val="0"/>
        </w:rPr>
        <w:t xml:space="preserve">Latest tested version</w:t>
      </w:r>
      <w:r w:rsidDel="00000000" w:rsidR="00000000" w:rsidRPr="00000000">
        <w:rPr>
          <w:rtl w:val="0"/>
        </w:rPr>
        <w:t xml:space="preserve"> 1.31.1.12173</w:t>
      </w:r>
    </w:p>
    <w:p w:rsidR="00000000" w:rsidDel="00000000" w:rsidP="00000000" w:rsidRDefault="00000000" w:rsidRPr="00000000" w14:paraId="000000F8">
      <w:pPr>
        <w:rPr/>
      </w:pPr>
      <w:r w:rsidDel="00000000" w:rsidR="00000000" w:rsidRPr="00000000">
        <w:rPr>
          <w:rtl w:val="0"/>
        </w:rPr>
        <w:t xml:space="preserve">The ability does aggro enemy units when affected, even if there’s no buff to dispel</w:t>
      </w:r>
    </w:p>
    <w:p w:rsidR="00000000" w:rsidDel="00000000" w:rsidP="00000000" w:rsidRDefault="00000000" w:rsidRPr="00000000" w14:paraId="000000F9">
      <w:pPr>
        <w:rPr>
          <w:color w:val="980000"/>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0FA">
      <w:pPr>
        <w:numPr>
          <w:ilvl w:val="0"/>
          <w:numId w:val="24"/>
        </w:numPr>
        <w:ind w:left="720" w:hanging="360"/>
      </w:pPr>
      <w:r w:rsidDel="00000000" w:rsidR="00000000" w:rsidRPr="00000000">
        <w:rPr>
          <w:rtl w:val="0"/>
        </w:rPr>
        <w:t xml:space="preserve">Must be investigated ! </w:t>
      </w:r>
      <w:sdt>
        <w:sdtPr>
          <w:alias w:val="WE Ability tag"/>
          <w:id w:val="-1455360662"/>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0FB">
      <w:pPr>
        <w:rPr>
          <w:b w:val="1"/>
          <w:bCs w:val="1"/>
          <w:color w:val="980000"/>
        </w:rPr>
      </w:pPr>
      <w:r w:rsidDel="00000000" w:rsidR="00000000" w:rsidRPr="00000000">
        <w:rPr>
          <w:b w:val="1"/>
          <w:bCs w:val="1"/>
          <w:color w:val="980000"/>
          <w:rtl w:val="0"/>
        </w:rPr>
        <w:t xml:space="preserve">Data - Summoned Unit Damage</w:t>
      </w:r>
    </w:p>
    <w:p w:rsidR="00000000" w:rsidDel="00000000" w:rsidP="00000000" w:rsidRDefault="00000000" w:rsidRPr="00000000" w14:paraId="000000FC">
      <w:pPr>
        <w:numPr>
          <w:ilvl w:val="0"/>
          <w:numId w:val="80"/>
        </w:numPr>
        <w:spacing w:after="0" w:afterAutospacing="0"/>
        <w:ind w:left="720" w:hanging="360"/>
      </w:pPr>
      <w:r w:rsidDel="00000000" w:rsidR="00000000" w:rsidRPr="00000000">
        <w:rPr>
          <w:rtl w:val="0"/>
        </w:rPr>
        <w:t xml:space="preserve">Negative value heals instead</w:t>
      </w:r>
    </w:p>
    <w:p w:rsidR="00000000" w:rsidDel="00000000" w:rsidP="00000000" w:rsidRDefault="00000000" w:rsidRPr="00000000" w14:paraId="000000FD">
      <w:pPr>
        <w:numPr>
          <w:ilvl w:val="0"/>
          <w:numId w:val="80"/>
        </w:numPr>
        <w:spacing w:after="0" w:afterAutospacing="0"/>
        <w:ind w:left="720" w:hanging="360"/>
      </w:pPr>
      <w:r w:rsidDel="00000000" w:rsidR="00000000" w:rsidRPr="00000000">
        <w:rPr>
          <w:rtl w:val="0"/>
        </w:rPr>
        <w:t xml:space="preserve">Does not damage or heal allied summons in any way</w:t>
      </w:r>
    </w:p>
    <w:p w:rsidR="00000000" w:rsidDel="00000000" w:rsidP="00000000" w:rsidRDefault="00000000" w:rsidRPr="00000000" w14:paraId="000000FE">
      <w:pPr>
        <w:numPr>
          <w:ilvl w:val="0"/>
          <w:numId w:val="80"/>
        </w:numPr>
        <w:ind w:left="720" w:hanging="360"/>
      </w:pPr>
      <w:r w:rsidDel="00000000" w:rsidR="00000000" w:rsidRPr="00000000">
        <w:rPr>
          <w:rtl w:val="0"/>
        </w:rPr>
        <w:t xml:space="preserve">Deals magic type damage</w:t>
      </w:r>
    </w:p>
    <w:p w:rsidR="00000000" w:rsidDel="00000000" w:rsidP="00000000" w:rsidRDefault="00000000" w:rsidRPr="00000000" w14:paraId="000000FF">
      <w:pPr>
        <w:rPr>
          <w:b w:val="1"/>
          <w:bCs w:val="1"/>
          <w:color w:val="980000"/>
        </w:rPr>
      </w:pPr>
      <w:r w:rsidDel="00000000" w:rsidR="00000000" w:rsidRPr="00000000">
        <w:rPr>
          <w:b w:val="1"/>
          <w:bCs w:val="1"/>
          <w:color w:val="980000"/>
          <w:rtl w:val="0"/>
        </w:rPr>
        <w:t xml:space="preserve">Data - Mana Loss </w:t>
      </w:r>
      <w:sdt>
        <w:sdtPr>
          <w:alias w:val="Named contributors"/>
          <w:id w:val="-1697341734"/>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100">
      <w:pPr>
        <w:numPr>
          <w:ilvl w:val="0"/>
          <w:numId w:val="80"/>
        </w:numPr>
        <w:spacing w:after="0" w:afterAutospacing="0"/>
        <w:ind w:left="720" w:hanging="360"/>
      </w:pPr>
      <w:r w:rsidDel="00000000" w:rsidR="00000000" w:rsidRPr="00000000">
        <w:rPr>
          <w:rtl w:val="0"/>
        </w:rPr>
        <w:t xml:space="preserve">Works as intended </w:t>
      </w:r>
    </w:p>
    <w:p w:rsidR="00000000" w:rsidDel="00000000" w:rsidP="00000000" w:rsidRDefault="00000000" w:rsidRPr="00000000" w14:paraId="00000101">
      <w:pPr>
        <w:numPr>
          <w:ilvl w:val="0"/>
          <w:numId w:val="80"/>
        </w:numPr>
        <w:spacing w:after="0" w:afterAutospacing="0"/>
        <w:ind w:left="720" w:hanging="360"/>
      </w:pPr>
      <w:r w:rsidDel="00000000" w:rsidR="00000000" w:rsidRPr="00000000">
        <w:rPr>
          <w:rtl w:val="0"/>
        </w:rPr>
        <w:t xml:space="preserve">Negative values give mana</w:t>
      </w:r>
    </w:p>
    <w:p w:rsidR="00000000" w:rsidDel="00000000" w:rsidP="00000000" w:rsidRDefault="00000000" w:rsidRPr="00000000" w14:paraId="00000102">
      <w:pPr>
        <w:numPr>
          <w:ilvl w:val="0"/>
          <w:numId w:val="80"/>
        </w:numPr>
        <w:ind w:left="720" w:hanging="360"/>
      </w:pPr>
      <w:r w:rsidDel="00000000" w:rsidR="00000000" w:rsidRPr="00000000">
        <w:rPr>
          <w:rtl w:val="0"/>
        </w:rPr>
        <w:t xml:space="preserve">Does not damage or heal allied summons in any way</w:t>
      </w:r>
    </w:p>
    <w:p w:rsidR="00000000" w:rsidDel="00000000" w:rsidP="00000000" w:rsidRDefault="00000000" w:rsidRPr="00000000" w14:paraId="00000103">
      <w:pPr>
        <w:pStyle w:val="Heading2"/>
        <w:rPr>
          <w:color w:val="dd7e6b"/>
          <w:sz w:val="24"/>
          <w:szCs w:val="24"/>
        </w:rPr>
      </w:pPr>
      <w:bookmarkStart w:colFirst="0" w:colLast="0" w:name="_5p0u2jk6kw6k" w:id="20"/>
      <w:bookmarkEnd w:id="20"/>
      <w:r w:rsidDel="00000000" w:rsidR="00000000" w:rsidRPr="00000000">
        <w:rPr>
          <w:rtl w:val="0"/>
        </w:rPr>
        <w:t xml:space="preserve">-Feedback </w:t>
        <w:br w:type="textWrapping"/>
      </w:r>
      <w:r w:rsidDel="00000000" w:rsidR="00000000" w:rsidRPr="00000000">
        <w:rPr>
          <w:color w:val="dd7e6b"/>
          <w:sz w:val="24"/>
          <w:szCs w:val="24"/>
          <w:rtl w:val="0"/>
        </w:rPr>
        <w:t xml:space="preserve">‘Afbk’ ‘Afbt’ ‘Afbb’</w:t>
      </w:r>
    </w:p>
    <w:p w:rsidR="00000000" w:rsidDel="00000000" w:rsidP="00000000" w:rsidRDefault="00000000" w:rsidRPr="00000000" w14:paraId="00000104">
      <w:pPr>
        <w:rPr/>
      </w:pPr>
      <w:sdt>
        <w:sdtPr>
          <w:alias w:val="WE Ability tag"/>
          <w:id w:val="877452819"/>
          <w:dropDownList w:lastValue="Hit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Hit Triggered</w:t>
          </w:r>
        </w:sdtContent>
      </w:sdt>
      <w:r w:rsidDel="00000000" w:rsidR="00000000" w:rsidRPr="00000000">
        <w:rPr>
          <w:rtl w:val="0"/>
        </w:rPr>
      </w:r>
    </w:p>
    <w:p w:rsidR="00000000" w:rsidDel="00000000" w:rsidP="00000000" w:rsidRDefault="00000000" w:rsidRPr="00000000" w14:paraId="00000105">
      <w:pPr>
        <w:rPr>
          <w:color w:val="0000ff"/>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color w:val="980000"/>
          <w:rtl w:val="0"/>
        </w:rPr>
        <w:t xml:space="preserve">Damage Ratio Heros / Units</w:t>
      </w:r>
      <w:r w:rsidDel="00000000" w:rsidR="00000000" w:rsidRPr="00000000">
        <w:rPr>
          <w:rtl w:val="0"/>
        </w:rPr>
      </w:r>
    </w:p>
    <w:p w:rsidR="00000000" w:rsidDel="00000000" w:rsidP="00000000" w:rsidRDefault="00000000" w:rsidRPr="00000000" w14:paraId="00000107">
      <w:pPr>
        <w:numPr>
          <w:ilvl w:val="0"/>
          <w:numId w:val="44"/>
        </w:numPr>
        <w:spacing w:after="0" w:afterAutospacing="0"/>
        <w:ind w:left="720" w:hanging="360"/>
      </w:pPr>
      <w:r w:rsidDel="00000000" w:rsidR="00000000" w:rsidRPr="00000000">
        <w:rPr>
          <w:rtl w:val="0"/>
        </w:rPr>
        <w:t xml:space="preserve">Yep there’s typo in the editor : it’s written Heros and no Heroes (damn you french) (2.0.3.X) </w:t>
      </w:r>
      <w:sdt>
        <w:sdtPr>
          <w:alias w:val="Named contributors"/>
          <w:id w:val="1250145749"/>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108">
      <w:pPr>
        <w:numPr>
          <w:ilvl w:val="0"/>
          <w:numId w:val="44"/>
        </w:numPr>
        <w:spacing w:after="0" w:afterAutospacing="0"/>
        <w:ind w:left="720" w:hanging="360"/>
      </w:pPr>
      <w:r w:rsidDel="00000000" w:rsidR="00000000" w:rsidRPr="00000000">
        <w:rPr>
          <w:rtl w:val="0"/>
        </w:rPr>
        <w:t xml:space="preserve">It appears that the Damage ratio only dictates how the mana drained is converted to damage</w:t>
      </w:r>
    </w:p>
    <w:p w:rsidR="00000000" w:rsidDel="00000000" w:rsidP="00000000" w:rsidRDefault="00000000" w:rsidRPr="00000000" w14:paraId="00000109">
      <w:pPr>
        <w:numPr>
          <w:ilvl w:val="0"/>
          <w:numId w:val="44"/>
        </w:numPr>
        <w:ind w:left="720" w:hanging="360"/>
      </w:pPr>
      <w:r w:rsidDel="00000000" w:rsidR="00000000" w:rsidRPr="00000000">
        <w:rPr>
          <w:rtl w:val="0"/>
        </w:rPr>
        <w:t xml:space="preserve">Any total damage less than 0 gets rounded up to 0 for the mana burn</w:t>
      </w:r>
      <w:r w:rsidDel="00000000" w:rsidR="00000000" w:rsidRPr="00000000">
        <w:rPr>
          <w:rtl w:val="0"/>
        </w:rPr>
      </w:r>
    </w:p>
    <w:p w:rsidR="00000000" w:rsidDel="00000000" w:rsidP="00000000" w:rsidRDefault="00000000" w:rsidRPr="00000000" w14:paraId="0000010A">
      <w:pPr>
        <w:rPr>
          <w:b w:val="1"/>
          <w:bCs w:val="1"/>
          <w:color w:val="980000"/>
        </w:rPr>
      </w:pPr>
      <w:r w:rsidDel="00000000" w:rsidR="00000000" w:rsidRPr="00000000">
        <w:rPr>
          <w:b w:val="1"/>
          <w:bCs w:val="1"/>
          <w:color w:val="980000"/>
          <w:rtl w:val="0"/>
        </w:rPr>
        <w:t xml:space="preserve">Max mana drained</w:t>
      </w:r>
    </w:p>
    <w:p w:rsidR="00000000" w:rsidDel="00000000" w:rsidP="00000000" w:rsidRDefault="00000000" w:rsidRPr="00000000" w14:paraId="0000010B">
      <w:pPr>
        <w:numPr>
          <w:ilvl w:val="0"/>
          <w:numId w:val="80"/>
        </w:numPr>
        <w:spacing w:after="0" w:afterAutospacing="0"/>
        <w:ind w:left="720" w:hanging="360"/>
      </w:pPr>
      <w:r w:rsidDel="00000000" w:rsidR="00000000" w:rsidRPr="00000000">
        <w:rPr>
          <w:rtl w:val="0"/>
        </w:rPr>
        <w:t xml:space="preserve">Positive values drain target’s mana</w:t>
      </w:r>
    </w:p>
    <w:p w:rsidR="00000000" w:rsidDel="00000000" w:rsidP="00000000" w:rsidRDefault="00000000" w:rsidRPr="00000000" w14:paraId="0000010C">
      <w:pPr>
        <w:numPr>
          <w:ilvl w:val="1"/>
          <w:numId w:val="80"/>
        </w:numPr>
        <w:spacing w:after="0" w:afterAutospacing="0"/>
        <w:ind w:left="1440" w:hanging="360"/>
      </w:pPr>
      <w:r w:rsidDel="00000000" w:rsidR="00000000" w:rsidRPr="00000000">
        <w:rPr>
          <w:rtl w:val="0"/>
        </w:rPr>
        <w:t xml:space="preserve">If the damage ratio is below 0.0 the target will not heal</w:t>
      </w:r>
    </w:p>
    <w:p w:rsidR="00000000" w:rsidDel="00000000" w:rsidP="00000000" w:rsidRDefault="00000000" w:rsidRPr="00000000" w14:paraId="0000010D">
      <w:pPr>
        <w:numPr>
          <w:ilvl w:val="0"/>
          <w:numId w:val="80"/>
        </w:numPr>
        <w:spacing w:after="0" w:afterAutospacing="0"/>
        <w:ind w:left="720" w:hanging="360"/>
      </w:pPr>
      <w:r w:rsidDel="00000000" w:rsidR="00000000" w:rsidRPr="00000000">
        <w:rPr>
          <w:rtl w:val="0"/>
        </w:rPr>
        <w:t xml:space="preserve">Negative values restore target’s mana</w:t>
      </w:r>
    </w:p>
    <w:p w:rsidR="00000000" w:rsidDel="00000000" w:rsidP="00000000" w:rsidRDefault="00000000" w:rsidRPr="00000000" w14:paraId="0000010E">
      <w:pPr>
        <w:numPr>
          <w:ilvl w:val="1"/>
          <w:numId w:val="80"/>
        </w:numPr>
        <w:spacing w:after="0" w:afterAutospacing="0"/>
        <w:ind w:left="1440" w:hanging="360"/>
      </w:pPr>
      <w:r w:rsidDel="00000000" w:rsidR="00000000" w:rsidRPr="00000000">
        <w:rPr>
          <w:rtl w:val="0"/>
        </w:rPr>
        <w:t xml:space="preserve">If the damage ratio is above 0.0 it will not heal the target</w:t>
      </w:r>
    </w:p>
    <w:p w:rsidR="00000000" w:rsidDel="00000000" w:rsidP="00000000" w:rsidRDefault="00000000" w:rsidRPr="00000000" w14:paraId="0000010F">
      <w:pPr>
        <w:numPr>
          <w:ilvl w:val="1"/>
          <w:numId w:val="80"/>
        </w:numPr>
        <w:ind w:left="1440" w:hanging="360"/>
      </w:pPr>
      <w:r w:rsidDel="00000000" w:rsidR="00000000" w:rsidRPr="00000000">
        <w:rPr>
          <w:rtl w:val="0"/>
        </w:rPr>
        <w:t xml:space="preserve">If the damage ratio is below 0.0 the target will take damage while restoring mana</w:t>
      </w:r>
    </w:p>
    <w:p w:rsidR="00000000" w:rsidDel="00000000" w:rsidP="00000000" w:rsidRDefault="00000000" w:rsidRPr="00000000" w14:paraId="00000110">
      <w:pPr>
        <w:rPr>
          <w:b w:val="1"/>
          <w:bCs w:val="1"/>
          <w:color w:val="980000"/>
        </w:rPr>
      </w:pPr>
      <w:r w:rsidDel="00000000" w:rsidR="00000000" w:rsidRPr="00000000">
        <w:rPr>
          <w:b w:val="1"/>
          <w:bCs w:val="1"/>
          <w:color w:val="980000"/>
          <w:rtl w:val="0"/>
        </w:rPr>
        <w:t xml:space="preserve">Summoned Damage</w:t>
      </w:r>
    </w:p>
    <w:p w:rsidR="00000000" w:rsidDel="00000000" w:rsidP="00000000" w:rsidRDefault="00000000" w:rsidRPr="00000000" w14:paraId="00000111">
      <w:pPr>
        <w:numPr>
          <w:ilvl w:val="0"/>
          <w:numId w:val="80"/>
        </w:numPr>
        <w:ind w:left="720" w:hanging="360"/>
      </w:pPr>
      <w:r w:rsidDel="00000000" w:rsidR="00000000" w:rsidRPr="00000000">
        <w:rPr>
          <w:rtl w:val="0"/>
        </w:rPr>
        <w:t xml:space="preserve">Negative values will not heal the summoned unit</w:t>
      </w:r>
    </w:p>
    <w:p w:rsidR="00000000" w:rsidDel="00000000" w:rsidP="00000000" w:rsidRDefault="00000000" w:rsidRPr="00000000" w14:paraId="00000112">
      <w:pPr>
        <w:rPr>
          <w:b w:val="1"/>
          <w:bCs w:val="1"/>
          <w:color w:val="980000"/>
        </w:rPr>
      </w:pPr>
      <w:r w:rsidDel="00000000" w:rsidR="00000000" w:rsidRPr="00000000">
        <w:rPr>
          <w:b w:val="1"/>
          <w:bCs w:val="1"/>
          <w:color w:val="980000"/>
          <w:rtl w:val="0"/>
        </w:rPr>
        <w:t xml:space="preserve">Targets Allowed</w:t>
      </w:r>
    </w:p>
    <w:p w:rsidR="00000000" w:rsidDel="00000000" w:rsidP="00000000" w:rsidRDefault="00000000" w:rsidRPr="00000000" w14:paraId="00000113">
      <w:pPr>
        <w:numPr>
          <w:ilvl w:val="0"/>
          <w:numId w:val="80"/>
        </w:numPr>
        <w:ind w:left="720" w:hanging="360"/>
      </w:pPr>
      <w:r w:rsidDel="00000000" w:rsidR="00000000" w:rsidRPr="00000000">
        <w:rPr>
          <w:rtl w:val="0"/>
        </w:rPr>
        <w:t xml:space="preserve">Can affect buildings as intended</w:t>
      </w:r>
    </w:p>
    <w:p w:rsidR="00000000" w:rsidDel="00000000" w:rsidP="00000000" w:rsidRDefault="00000000" w:rsidRPr="00000000" w14:paraId="00000114">
      <w:pPr>
        <w:pStyle w:val="Heading2"/>
        <w:rPr>
          <w:b w:val="1"/>
          <w:bCs w:val="1"/>
          <w:color w:val="dd7e6b"/>
          <w:sz w:val="24"/>
          <w:szCs w:val="24"/>
        </w:rPr>
      </w:pPr>
      <w:bookmarkStart w:colFirst="0" w:colLast="0" w:name="_amf08ty1t5uq" w:id="21"/>
      <w:bookmarkEnd w:id="21"/>
      <w:r w:rsidDel="00000000" w:rsidR="00000000" w:rsidRPr="00000000">
        <w:rPr>
          <w:rtl w:val="0"/>
        </w:rPr>
        <w:t xml:space="preserve">-Flak Cannons </w:t>
        <w:br w:type="textWrapping"/>
      </w:r>
      <w:r w:rsidDel="00000000" w:rsidR="00000000" w:rsidRPr="00000000">
        <w:rPr>
          <w:color w:val="dd7e6b"/>
          <w:sz w:val="24"/>
          <w:szCs w:val="24"/>
          <w:rtl w:val="0"/>
        </w:rPr>
        <w:t xml:space="preserve">‘Aflk’</w:t>
      </w:r>
      <w:r w:rsidDel="00000000" w:rsidR="00000000" w:rsidRPr="00000000">
        <w:rPr>
          <w:rtl w:val="0"/>
        </w:rPr>
      </w:r>
    </w:p>
    <w:p w:rsidR="00000000" w:rsidDel="00000000" w:rsidP="00000000" w:rsidRDefault="00000000" w:rsidRPr="00000000" w14:paraId="00000115">
      <w:pPr>
        <w:rPr/>
      </w:pPr>
      <w:sdt>
        <w:sdtPr>
          <w:alias w:val="WE Ability tag"/>
          <w:id w:val="-723472165"/>
          <w:dropDownList w:lastValue="Attack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 triggered</w:t>
          </w:r>
        </w:sdtContent>
      </w:sdt>
      <w:r w:rsidDel="00000000" w:rsidR="00000000" w:rsidRPr="00000000">
        <w:rPr>
          <w:rtl w:val="0"/>
        </w:rPr>
      </w:r>
    </w:p>
    <w:p w:rsidR="00000000" w:rsidDel="00000000" w:rsidP="00000000" w:rsidRDefault="00000000" w:rsidRPr="00000000" w14:paraId="00000116">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It's a passive ability that works kind of like a mix of </w:t>
      </w:r>
      <w:hyperlink w:anchor="_5u0ioq2uu9m2">
        <w:r w:rsidDel="00000000" w:rsidR="00000000" w:rsidRPr="00000000">
          <w:rPr>
            <w:color w:val="1155cc"/>
            <w:u w:val="single"/>
            <w:rtl w:val="0"/>
          </w:rPr>
          <w:t xml:space="preserve">Pulverize</w:t>
        </w:r>
      </w:hyperlink>
      <w:r w:rsidDel="00000000" w:rsidR="00000000" w:rsidRPr="00000000">
        <w:rPr>
          <w:rtl w:val="0"/>
        </w:rPr>
        <w:t xml:space="preserve"> and the Splash Attack on the </w:t>
      </w:r>
      <w:r w:rsidDel="00000000" w:rsidR="00000000" w:rsidRPr="00000000">
        <w:rPr>
          <w:i w:val="1"/>
          <w:iCs w:val="1"/>
          <w:color w:val="980000"/>
          <w:rtl w:val="0"/>
        </w:rPr>
        <w:t xml:space="preserve">Combat 1/2</w:t>
      </w:r>
      <w:r w:rsidDel="00000000" w:rsidR="00000000" w:rsidRPr="00000000">
        <w:rPr>
          <w:rtl w:val="0"/>
        </w:rPr>
        <w:t xml:space="preserve"> section of a unit, in that it uses flat values to deal damage, but its fields are reminiscent of the one found in Combat. This ability works with Instant and Normal attack type (patch 1.30.4)</w:t>
      </w:r>
    </w:p>
    <w:p w:rsidR="00000000" w:rsidDel="00000000" w:rsidP="00000000" w:rsidRDefault="00000000" w:rsidRPr="00000000" w14:paraId="00000118">
      <w:pPr>
        <w:rPr>
          <w:b w:val="1"/>
          <w:bCs w:val="1"/>
          <w:color w:val="980000"/>
        </w:rPr>
      </w:pPr>
      <w:r w:rsidDel="00000000" w:rsidR="00000000" w:rsidRPr="00000000">
        <w:rPr>
          <w:b w:val="1"/>
          <w:bCs w:val="1"/>
          <w:color w:val="980000"/>
          <w:rtl w:val="0"/>
        </w:rPr>
        <w:t xml:space="preserve">Data - Damage</w:t>
      </w:r>
    </w:p>
    <w:p w:rsidR="00000000" w:rsidDel="00000000" w:rsidP="00000000" w:rsidRDefault="00000000" w:rsidRPr="00000000" w14:paraId="00000119">
      <w:pPr>
        <w:numPr>
          <w:ilvl w:val="0"/>
          <w:numId w:val="80"/>
        </w:numPr>
        <w:spacing w:after="0" w:afterAutospacing="0"/>
        <w:ind w:left="720" w:hanging="360"/>
      </w:pPr>
      <w:r w:rsidDel="00000000" w:rsidR="00000000" w:rsidRPr="00000000">
        <w:rPr>
          <w:rtl w:val="0"/>
        </w:rPr>
        <w:t xml:space="preserve">Deals physical damage (normal damage type)</w:t>
      </w:r>
    </w:p>
    <w:p w:rsidR="00000000" w:rsidDel="00000000" w:rsidP="00000000" w:rsidRDefault="00000000" w:rsidRPr="00000000" w14:paraId="0000011A">
      <w:pPr>
        <w:numPr>
          <w:ilvl w:val="0"/>
          <w:numId w:val="80"/>
        </w:numPr>
        <w:ind w:left="720" w:hanging="360"/>
      </w:pPr>
      <w:r w:rsidDel="00000000" w:rsidR="00000000" w:rsidRPr="00000000">
        <w:rPr>
          <w:rtl w:val="0"/>
        </w:rPr>
        <w:t xml:space="preserve">Uses your attack type for the splash effect</w:t>
      </w:r>
    </w:p>
    <w:p w:rsidR="00000000" w:rsidDel="00000000" w:rsidP="00000000" w:rsidRDefault="00000000" w:rsidRPr="00000000" w14:paraId="0000011B">
      <w:pPr>
        <w:rPr>
          <w:b w:val="1"/>
          <w:bCs w:val="1"/>
          <w:color w:val="980000"/>
        </w:rPr>
      </w:pPr>
      <w:r w:rsidDel="00000000" w:rsidR="00000000" w:rsidRPr="00000000">
        <w:rPr>
          <w:b w:val="1"/>
          <w:bCs w:val="1"/>
          <w:color w:val="980000"/>
          <w:rtl w:val="0"/>
        </w:rPr>
        <w:t xml:space="preserve">Data - Cast range</w:t>
      </w:r>
    </w:p>
    <w:p w:rsidR="00000000" w:rsidDel="00000000" w:rsidP="00000000" w:rsidRDefault="00000000" w:rsidRPr="00000000" w14:paraId="0000011C">
      <w:pPr>
        <w:numPr>
          <w:ilvl w:val="0"/>
          <w:numId w:val="80"/>
        </w:numPr>
        <w:ind w:left="720" w:hanging="360"/>
      </w:pPr>
      <w:r w:rsidDel="00000000" w:rsidR="00000000" w:rsidRPr="00000000">
        <w:rPr>
          <w:rtl w:val="0"/>
        </w:rPr>
        <w:t xml:space="preserve">Since it’s </w:t>
      </w:r>
      <w:sdt>
        <w:sdtPr>
          <w:alias w:val="WE Ability tag"/>
          <w:id w:val="-497391138"/>
          <w:dropDownList w:lastValue="Attack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 triggered</w:t>
          </w:r>
        </w:sdtContent>
      </w:sdt>
      <w:r w:rsidDel="00000000" w:rsidR="00000000" w:rsidRPr="00000000">
        <w:rPr>
          <w:rtl w:val="0"/>
        </w:rPr>
        <w:t xml:space="preserve">, this has no effect, and thus doesn’t affect unit attack range</w:t>
      </w:r>
    </w:p>
    <w:p w:rsidR="00000000" w:rsidDel="00000000" w:rsidP="00000000" w:rsidRDefault="00000000" w:rsidRPr="00000000" w14:paraId="0000011D">
      <w:pPr>
        <w:pStyle w:val="Heading2"/>
        <w:rPr>
          <w:color w:val="dd7e6b"/>
          <w:sz w:val="24"/>
          <w:szCs w:val="24"/>
        </w:rPr>
      </w:pPr>
      <w:bookmarkStart w:colFirst="0" w:colLast="0" w:name="_i0mlnp83aq8h" w:id="22"/>
      <w:bookmarkEnd w:id="22"/>
      <w:r w:rsidDel="00000000" w:rsidR="00000000" w:rsidRPr="00000000">
        <w:rPr>
          <w:rtl w:val="0"/>
        </w:rPr>
        <w:t xml:space="preserve">-Flare </w:t>
        <w:br w:type="textWrapping"/>
      </w:r>
      <w:r w:rsidDel="00000000" w:rsidR="00000000" w:rsidRPr="00000000">
        <w:rPr>
          <w:color w:val="dd7e6b"/>
          <w:sz w:val="24"/>
          <w:szCs w:val="24"/>
          <w:rtl w:val="0"/>
        </w:rPr>
        <w:t xml:space="preserve">‘Afla’</w:t>
      </w:r>
    </w:p>
    <w:p w:rsidR="00000000" w:rsidDel="00000000" w:rsidP="00000000" w:rsidRDefault="00000000" w:rsidRPr="00000000" w14:paraId="0000011E">
      <w:pPr>
        <w:rPr/>
      </w:pPr>
      <w:sdt>
        <w:sdtPr>
          <w:alias w:val="WE Ability tag"/>
          <w:id w:val="-1294014106"/>
          <w:dropDownList w:lastValue="Vis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Vision</w:t>
          </w:r>
        </w:sdtContent>
      </w:sdt>
      <w:sdt>
        <w:sdtPr>
          <w:alias w:val="WE Ability tag"/>
          <w:id w:val="-240583689"/>
          <w:dropDownList w:lastValue="Dummy Abilit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5a3286"/>
              <w:shd w:fill="e6cff2" w:val="clear"/>
            </w:rPr>
            <w:t xml:space="preserve">Dummy Ability</w:t>
          </w:r>
        </w:sdtContent>
      </w:sdt>
      <w:sdt>
        <w:sdtPr>
          <w:alias w:val="WE Ability tag"/>
          <w:id w:val="-1752806980"/>
          <w:dropDownList w:lastValue="Charg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Charged</w:t>
          </w:r>
        </w:sdtContent>
      </w:sdt>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color w:val="980000"/>
          <w:rtl w:val="0"/>
        </w:rPr>
        <w:t xml:space="preserve">Latest tested version</w:t>
      </w:r>
      <w:r w:rsidDel="00000000" w:rsidR="00000000" w:rsidRPr="00000000">
        <w:rPr>
          <w:rtl w:val="0"/>
        </w:rPr>
        <w:t xml:space="preserve"> 1.31.1.12173</w:t>
      </w:r>
    </w:p>
    <w:p w:rsidR="00000000" w:rsidDel="00000000" w:rsidP="00000000" w:rsidRDefault="00000000" w:rsidRPr="00000000" w14:paraId="00000120">
      <w:pPr>
        <w:rPr/>
      </w:pPr>
      <w:r w:rsidDel="00000000" w:rsidR="00000000" w:rsidRPr="00000000">
        <w:rPr>
          <w:rtl w:val="0"/>
        </w:rPr>
        <w:t xml:space="preserve">   If your unit has a string under Required Animation Names, using Flare as a dummy ability will remove the string. With </w:t>
      </w:r>
      <w:hyperlink w:anchor="_c70v15nk51ey">
        <w:r w:rsidDel="00000000" w:rsidR="00000000" w:rsidRPr="00000000">
          <w:rPr>
            <w:color w:val="dd7e6b"/>
            <w:rtl w:val="0"/>
          </w:rPr>
          <w:t xml:space="preserve">True Sight</w:t>
        </w:r>
      </w:hyperlink>
      <w:r w:rsidDel="00000000" w:rsidR="00000000" w:rsidRPr="00000000">
        <w:rPr>
          <w:rtl w:val="0"/>
        </w:rPr>
        <w:t xml:space="preserve"> this ability is similar to </w:t>
      </w:r>
      <w:hyperlink w:anchor="_931epfqze35c">
        <w:r w:rsidDel="00000000" w:rsidR="00000000" w:rsidRPr="00000000">
          <w:rPr>
            <w:color w:val="dd7e6b"/>
            <w:rtl w:val="0"/>
          </w:rPr>
          <w:t xml:space="preserve">Far Sight</w:t>
        </w:r>
      </w:hyperlink>
      <w:r w:rsidDel="00000000" w:rsidR="00000000" w:rsidRPr="00000000">
        <w:rPr>
          <w:rtl w:val="0"/>
        </w:rPr>
        <w:t xml:space="preserve">. The flare animation is visible to enemies. Ordering a group to cast it will only launch one of them.</w:t>
      </w:r>
    </w:p>
    <w:p w:rsidR="00000000" w:rsidDel="00000000" w:rsidP="00000000" w:rsidRDefault="00000000" w:rsidRPr="00000000" w14:paraId="00000121">
      <w:pPr>
        <w:rPr>
          <w:b w:val="1"/>
          <w:bCs w:val="1"/>
          <w:color w:val="980000"/>
        </w:rPr>
      </w:pPr>
      <w:r w:rsidDel="00000000" w:rsidR="00000000" w:rsidRPr="00000000">
        <w:rPr>
          <w:b w:val="1"/>
          <w:bCs w:val="1"/>
          <w:color w:val="980000"/>
          <w:rtl w:val="0"/>
        </w:rPr>
        <w:t xml:space="preserve">Casting by AI</w:t>
      </w:r>
    </w:p>
    <w:p w:rsidR="00000000" w:rsidDel="00000000" w:rsidP="00000000" w:rsidRDefault="00000000" w:rsidRPr="00000000" w14:paraId="00000122">
      <w:pPr>
        <w:numPr>
          <w:ilvl w:val="0"/>
          <w:numId w:val="59"/>
        </w:numPr>
        <w:ind w:left="720" w:hanging="360"/>
      </w:pPr>
      <w:r w:rsidDel="00000000" w:rsidR="00000000" w:rsidRPr="00000000">
        <w:rPr>
          <w:rtl w:val="0"/>
        </w:rPr>
        <w:t xml:space="preserve">Not casted by AI</w:t>
      </w:r>
    </w:p>
    <w:p w:rsidR="00000000" w:rsidDel="00000000" w:rsidP="00000000" w:rsidRDefault="00000000" w:rsidRPr="00000000" w14:paraId="00000123">
      <w:pPr>
        <w:rPr>
          <w:b w:val="1"/>
          <w:bCs w:val="1"/>
          <w:color w:val="980000"/>
        </w:rPr>
      </w:pPr>
      <w:r w:rsidDel="00000000" w:rsidR="00000000" w:rsidRPr="00000000">
        <w:rPr>
          <w:b w:val="1"/>
          <w:bCs w:val="1"/>
          <w:color w:val="980000"/>
          <w:rtl w:val="0"/>
        </w:rPr>
        <w:t xml:space="preserve">Flare count</w:t>
      </w:r>
    </w:p>
    <w:p w:rsidR="00000000" w:rsidDel="00000000" w:rsidP="00000000" w:rsidRDefault="00000000" w:rsidRPr="00000000" w14:paraId="00000124">
      <w:pPr>
        <w:numPr>
          <w:ilvl w:val="0"/>
          <w:numId w:val="80"/>
        </w:numPr>
        <w:spacing w:after="0" w:afterAutospacing="0"/>
        <w:ind w:left="720" w:hanging="360"/>
      </w:pPr>
      <w:r w:rsidDel="00000000" w:rsidR="00000000" w:rsidRPr="00000000">
        <w:rPr>
          <w:rtl w:val="0"/>
        </w:rPr>
        <w:t xml:space="preserve">Dictates how many times the skill can be used</w:t>
      </w:r>
    </w:p>
    <w:p w:rsidR="00000000" w:rsidDel="00000000" w:rsidP="00000000" w:rsidRDefault="00000000" w:rsidRPr="00000000" w14:paraId="00000125">
      <w:pPr>
        <w:numPr>
          <w:ilvl w:val="0"/>
          <w:numId w:val="80"/>
        </w:numPr>
        <w:spacing w:after="0" w:afterAutospacing="0"/>
        <w:ind w:left="720" w:hanging="360"/>
      </w:pPr>
      <w:r w:rsidDel="00000000" w:rsidR="00000000" w:rsidRPr="00000000">
        <w:rPr>
          <w:rtl w:val="0"/>
        </w:rPr>
        <w:t xml:space="preserve">The default setting at 0 is unlimited</w:t>
      </w:r>
    </w:p>
    <w:p w:rsidR="00000000" w:rsidDel="00000000" w:rsidP="00000000" w:rsidRDefault="00000000" w:rsidRPr="00000000" w14:paraId="00000126">
      <w:pPr>
        <w:numPr>
          <w:ilvl w:val="0"/>
          <w:numId w:val="80"/>
        </w:numPr>
        <w:spacing w:after="0" w:afterAutospacing="0"/>
        <w:ind w:left="720" w:hanging="360"/>
      </w:pPr>
      <w:r w:rsidDel="00000000" w:rsidR="00000000" w:rsidRPr="00000000">
        <w:rPr>
          <w:rtl w:val="0"/>
        </w:rPr>
        <w:t xml:space="preserve">Setting negative will instead do so that every time the skill is used, it will keep decreasing (i.e. -1 =&gt; -2) and etc. every time it’s cast. Effectively making a “Times ability has been cast” counter.</w:t>
      </w:r>
    </w:p>
    <w:p w:rsidR="00000000" w:rsidDel="00000000" w:rsidP="00000000" w:rsidRDefault="00000000" w:rsidRPr="00000000" w14:paraId="00000127">
      <w:pPr>
        <w:numPr>
          <w:ilvl w:val="0"/>
          <w:numId w:val="80"/>
        </w:numPr>
        <w:spacing w:after="0" w:afterAutospacing="0"/>
        <w:ind w:left="720" w:hanging="360"/>
      </w:pPr>
      <w:r w:rsidDel="00000000" w:rsidR="00000000" w:rsidRPr="00000000">
        <w:rPr>
          <w:rtl w:val="0"/>
        </w:rPr>
        <w:t xml:space="preserve">The Counter of this ability is similar to that of Sentinel. In addition if you level up this ability with the new level has non-negative count while the current count is negative it does not update to the new count</w:t>
      </w:r>
    </w:p>
    <w:p w:rsidR="00000000" w:rsidDel="00000000" w:rsidP="00000000" w:rsidRDefault="00000000" w:rsidRPr="00000000" w14:paraId="00000128">
      <w:pPr>
        <w:numPr>
          <w:ilvl w:val="0"/>
          <w:numId w:val="80"/>
        </w:numPr>
        <w:ind w:left="720" w:hanging="360"/>
      </w:pPr>
      <w:r w:rsidDel="00000000" w:rsidR="00000000" w:rsidRPr="00000000">
        <w:rPr>
          <w:rtl w:val="0"/>
        </w:rPr>
        <w:t xml:space="preserve">If a group of units with the same charged flare ability is selected but one of them has no charge left, the ability icon is not displayed </w:t>
      </w:r>
      <w:sdt>
        <w:sdtPr>
          <w:alias w:val="Named contributors"/>
          <w:id w:val="-654578868"/>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color w:val="980000"/>
          <w:rtl w:val="0"/>
        </w:rPr>
        <w:t xml:space="preserve">Area of Effect</w:t>
      </w:r>
      <w:r w:rsidDel="00000000" w:rsidR="00000000" w:rsidRPr="00000000">
        <w:rPr>
          <w:rtl w:val="0"/>
        </w:rPr>
      </w:r>
    </w:p>
    <w:p w:rsidR="00000000" w:rsidDel="00000000" w:rsidP="00000000" w:rsidRDefault="00000000" w:rsidRPr="00000000" w14:paraId="0000012A">
      <w:pPr>
        <w:numPr>
          <w:ilvl w:val="0"/>
          <w:numId w:val="80"/>
        </w:numPr>
        <w:spacing w:after="0" w:afterAutospacing="0"/>
        <w:ind w:left="720" w:hanging="360"/>
      </w:pPr>
      <w:r w:rsidDel="00000000" w:rsidR="00000000" w:rsidRPr="00000000">
        <w:rPr>
          <w:rtl w:val="0"/>
        </w:rPr>
        <w:t xml:space="preserve">At 0 causes it to give no vision, effectively making it a dummy ability</w:t>
      </w:r>
    </w:p>
    <w:p w:rsidR="00000000" w:rsidDel="00000000" w:rsidP="00000000" w:rsidRDefault="00000000" w:rsidRPr="00000000" w14:paraId="0000012B">
      <w:pPr>
        <w:numPr>
          <w:ilvl w:val="0"/>
          <w:numId w:val="80"/>
        </w:numPr>
        <w:ind w:left="720" w:hanging="360"/>
      </w:pPr>
      <w:r w:rsidDel="00000000" w:rsidR="00000000" w:rsidRPr="00000000">
        <w:rPr>
          <w:rtl w:val="0"/>
        </w:rPr>
        <w:t xml:space="preserve">Negative values cause it to be treated as 0</w:t>
      </w:r>
    </w:p>
    <w:p w:rsidR="00000000" w:rsidDel="00000000" w:rsidP="00000000" w:rsidRDefault="00000000" w:rsidRPr="00000000" w14:paraId="0000012C">
      <w:pPr>
        <w:rPr/>
      </w:pPr>
      <w:r w:rsidDel="00000000" w:rsidR="00000000" w:rsidRPr="00000000">
        <w:rPr>
          <w:b w:val="1"/>
          <w:bCs w:val="1"/>
          <w:color w:val="85200c"/>
          <w:rtl w:val="0"/>
        </w:rPr>
        <w:t xml:space="preserve">Effect delay</w:t>
      </w:r>
      <w:r w:rsidDel="00000000" w:rsidR="00000000" w:rsidRPr="00000000">
        <w:rPr>
          <w:rtl w:val="0"/>
        </w:rPr>
        <w:t xml:space="preserve"> </w:t>
      </w:r>
    </w:p>
    <w:p w:rsidR="00000000" w:rsidDel="00000000" w:rsidP="00000000" w:rsidRDefault="00000000" w:rsidRPr="00000000" w14:paraId="0000012D">
      <w:pPr>
        <w:numPr>
          <w:ilvl w:val="0"/>
          <w:numId w:val="80"/>
        </w:numPr>
        <w:spacing w:after="0" w:afterAutospacing="0"/>
        <w:ind w:left="720" w:hanging="360"/>
      </w:pPr>
      <w:r w:rsidDel="00000000" w:rsidR="00000000" w:rsidRPr="00000000">
        <w:rPr>
          <w:rtl w:val="0"/>
        </w:rPr>
        <w:t xml:space="preserve">The time it takes until the flare vision actually starts</w:t>
      </w:r>
    </w:p>
    <w:p w:rsidR="00000000" w:rsidDel="00000000" w:rsidP="00000000" w:rsidRDefault="00000000" w:rsidRPr="00000000" w14:paraId="0000012E">
      <w:pPr>
        <w:numPr>
          <w:ilvl w:val="0"/>
          <w:numId w:val="80"/>
        </w:numPr>
        <w:spacing w:after="0" w:afterAutospacing="0"/>
        <w:ind w:left="720" w:hanging="360"/>
      </w:pPr>
      <w:r w:rsidDel="00000000" w:rsidR="00000000" w:rsidRPr="00000000">
        <w:rPr>
          <w:rtl w:val="0"/>
        </w:rPr>
        <w:t xml:space="preserve">Setting it to a negative value treats it as 0</w:t>
      </w:r>
    </w:p>
    <w:p w:rsidR="00000000" w:rsidDel="00000000" w:rsidP="00000000" w:rsidRDefault="00000000" w:rsidRPr="00000000" w14:paraId="0000012F">
      <w:pPr>
        <w:numPr>
          <w:ilvl w:val="0"/>
          <w:numId w:val="80"/>
        </w:numPr>
        <w:spacing w:after="0" w:afterAutospacing="0"/>
        <w:ind w:left="720" w:hanging="360"/>
      </w:pPr>
      <w:r w:rsidDel="00000000" w:rsidR="00000000" w:rsidRPr="00000000">
        <w:rPr>
          <w:rtl w:val="0"/>
        </w:rPr>
        <w:t xml:space="preserve">The unit cannot move while this delay is active, so setting it high will cause the unit to just stand around looking dumb until the flare comes down. That effect cannot be canceled by moving/attacking/etc.. only if a silence/stun comes in.</w:t>
      </w:r>
    </w:p>
    <w:p w:rsidR="00000000" w:rsidDel="00000000" w:rsidP="00000000" w:rsidRDefault="00000000" w:rsidRPr="00000000" w14:paraId="00000130">
      <w:pPr>
        <w:numPr>
          <w:ilvl w:val="0"/>
          <w:numId w:val="80"/>
        </w:numPr>
        <w:spacing w:after="0" w:afterAutospacing="0"/>
        <w:ind w:left="720" w:hanging="360"/>
      </w:pPr>
      <w:r w:rsidDel="00000000" w:rsidR="00000000" w:rsidRPr="00000000">
        <w:rPr>
          <w:rtl w:val="0"/>
        </w:rPr>
        <w:t xml:space="preserve">Unlike </w:t>
      </w:r>
      <w:r w:rsidDel="00000000" w:rsidR="00000000" w:rsidRPr="00000000">
        <w:rPr>
          <w:i w:val="1"/>
          <w:iCs w:val="1"/>
          <w:color w:val="980000"/>
          <w:rtl w:val="0"/>
        </w:rPr>
        <w:t xml:space="preserve">Casting time</w:t>
      </w:r>
      <w:r w:rsidDel="00000000" w:rsidR="00000000" w:rsidRPr="00000000">
        <w:rPr>
          <w:rtl w:val="0"/>
        </w:rPr>
        <w:t xml:space="preserve"> however, the “shooting” animation plays when you start casting the ability. Playing the animation before the wait duration.</w:t>
      </w:r>
    </w:p>
    <w:p w:rsidR="00000000" w:rsidDel="00000000" w:rsidP="00000000" w:rsidRDefault="00000000" w:rsidRPr="00000000" w14:paraId="00000131">
      <w:pPr>
        <w:numPr>
          <w:ilvl w:val="0"/>
          <w:numId w:val="80"/>
        </w:numPr>
        <w:ind w:left="720" w:hanging="360"/>
      </w:pPr>
      <w:r w:rsidDel="00000000" w:rsidR="00000000" w:rsidRPr="00000000">
        <w:rPr>
          <w:rtl w:val="0"/>
        </w:rPr>
        <w:t xml:space="preserve">The ability won’t go on cooldown until the flare is actually “fired”</w:t>
      </w:r>
    </w:p>
    <w:p w:rsidR="00000000" w:rsidDel="00000000" w:rsidP="00000000" w:rsidRDefault="00000000" w:rsidRPr="00000000" w14:paraId="00000132">
      <w:pPr>
        <w:pStyle w:val="Heading2"/>
        <w:rPr>
          <w:rFonts w:ascii="Cinzel" w:cs="Cinzel" w:eastAsia="Cinzel" w:hAnsi="Cinzel"/>
          <w:color w:val="dd7e6b"/>
          <w:sz w:val="24"/>
          <w:szCs w:val="24"/>
        </w:rPr>
      </w:pPr>
      <w:bookmarkStart w:colFirst="0" w:colLast="0" w:name="_lcjyz7ouzfyg" w:id="23"/>
      <w:bookmarkEnd w:id="23"/>
      <w:r w:rsidDel="00000000" w:rsidR="00000000" w:rsidRPr="00000000">
        <w:rPr>
          <w:rFonts w:ascii="Cinzel" w:cs="Cinzel" w:eastAsia="Cinzel" w:hAnsi="Cinzel"/>
          <w:rtl w:val="0"/>
        </w:rPr>
        <w:t xml:space="preserve">-Flying Machine Bombs </w:t>
        <w:br w:type="textWrapping"/>
      </w:r>
      <w:r w:rsidDel="00000000" w:rsidR="00000000" w:rsidRPr="00000000">
        <w:rPr>
          <w:rFonts w:ascii="Cinzel" w:cs="Cinzel" w:eastAsia="Cinzel" w:hAnsi="Cinzel"/>
          <w:color w:val="dd7e6b"/>
          <w:sz w:val="24"/>
          <w:szCs w:val="24"/>
          <w:rtl w:val="0"/>
        </w:rPr>
        <w:t xml:space="preserve">‘</w:t>
      </w:r>
      <w:r w:rsidDel="00000000" w:rsidR="00000000" w:rsidRPr="00000000">
        <w:rPr>
          <w:color w:val="dd7e6b"/>
          <w:sz w:val="24"/>
          <w:szCs w:val="24"/>
          <w:rtl w:val="0"/>
        </w:rPr>
        <w:t xml:space="preserve">Agyb’</w:t>
      </w:r>
      <w:r w:rsidDel="00000000" w:rsidR="00000000" w:rsidRPr="00000000">
        <w:rPr>
          <w:rtl w:val="0"/>
        </w:rPr>
      </w:r>
    </w:p>
    <w:p w:rsidR="00000000" w:rsidDel="00000000" w:rsidP="00000000" w:rsidRDefault="00000000" w:rsidRPr="00000000" w14:paraId="00000133">
      <w:pPr>
        <w:rPr/>
      </w:pPr>
      <w:sdt>
        <w:sdtPr>
          <w:alias w:val="WE Ability tag"/>
          <w:id w:val="-496106562"/>
          <w:dropDownList w:lastValue="Blank">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3d3d3d"/>
              <w:shd w:fill="bfbfbf" w:val="clear"/>
            </w:rPr>
            <w:t xml:space="preserve">Blank</w:t>
          </w:r>
        </w:sdtContent>
      </w:sdt>
      <w:sdt>
        <w:sdtPr>
          <w:alias w:val="WE Ability tag"/>
          <w:id w:val="874080372"/>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134">
      <w:pPr>
        <w:rPr>
          <w:color w:val="0000ff"/>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Doesn't do anything, it’s all handled by the Upgrade. Blank ability for display.</w:t>
      </w:r>
    </w:p>
    <w:p w:rsidR="00000000" w:rsidDel="00000000" w:rsidP="00000000" w:rsidRDefault="00000000" w:rsidRPr="00000000" w14:paraId="00000136">
      <w:pPr>
        <w:rPr/>
      </w:pPr>
      <w:r w:rsidDel="00000000" w:rsidR="00000000" w:rsidRPr="00000000">
        <w:rPr>
          <w:rtl w:val="0"/>
        </w:rPr>
        <w:t xml:space="preserve">Like for Long rifle ability, does it change with tooltip triggers ?</w:t>
      </w:r>
    </w:p>
    <w:p w:rsidR="00000000" w:rsidDel="00000000" w:rsidP="00000000" w:rsidRDefault="00000000" w:rsidRPr="00000000" w14:paraId="00000137">
      <w:pPr>
        <w:pStyle w:val="Heading2"/>
        <w:rPr>
          <w:rFonts w:ascii="Cinzel" w:cs="Cinzel" w:eastAsia="Cinzel" w:hAnsi="Cinzel"/>
          <w:color w:val="dd7e6b"/>
          <w:sz w:val="24"/>
          <w:szCs w:val="24"/>
        </w:rPr>
      </w:pPr>
      <w:bookmarkStart w:colFirst="0" w:colLast="0" w:name="_gbkweb79z7vo" w:id="24"/>
      <w:bookmarkEnd w:id="24"/>
      <w:r w:rsidDel="00000000" w:rsidR="00000000" w:rsidRPr="00000000">
        <w:rPr>
          <w:rFonts w:ascii="Cinzel" w:cs="Cinzel" w:eastAsia="Cinzel" w:hAnsi="Cinzel"/>
          <w:rtl w:val="0"/>
        </w:rPr>
        <w:t xml:space="preserve">-Fragmentation Shards </w:t>
        <w:br w:type="textWrapping"/>
      </w:r>
      <w:r w:rsidDel="00000000" w:rsidR="00000000" w:rsidRPr="00000000">
        <w:rPr>
          <w:rFonts w:ascii="Cinzel" w:cs="Cinzel" w:eastAsia="Cinzel" w:hAnsi="Cinzel"/>
          <w:color w:val="dd7e6b"/>
          <w:sz w:val="24"/>
          <w:szCs w:val="24"/>
          <w:rtl w:val="0"/>
        </w:rPr>
        <w:t xml:space="preserve">‘</w:t>
      </w:r>
      <w:r w:rsidDel="00000000" w:rsidR="00000000" w:rsidRPr="00000000">
        <w:rPr>
          <w:color w:val="dd7e6b"/>
          <w:sz w:val="24"/>
          <w:szCs w:val="24"/>
          <w:rtl w:val="0"/>
        </w:rPr>
        <w:t xml:space="preserve">Afsh’</w:t>
      </w:r>
      <w:r w:rsidDel="00000000" w:rsidR="00000000" w:rsidRPr="00000000">
        <w:rPr>
          <w:rtl w:val="0"/>
        </w:rPr>
      </w:r>
    </w:p>
    <w:p w:rsidR="00000000" w:rsidDel="00000000" w:rsidP="00000000" w:rsidRDefault="00000000" w:rsidRPr="00000000" w14:paraId="00000138">
      <w:pPr>
        <w:rPr/>
      </w:pPr>
      <w:sdt>
        <w:sdtPr>
          <w:alias w:val="WE Ability tag"/>
          <w:id w:val="284154264"/>
          <w:dropDownList w:lastValue="Hit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Hit Triggered</w:t>
          </w:r>
        </w:sdtContent>
      </w:sdt>
      <w:sdt>
        <w:sdtPr>
          <w:alias w:val="WE Ability tag"/>
          <w:id w:val="1810531000"/>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139">
      <w:pPr>
        <w:rPr>
          <w:color w:val="0000ff"/>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13A">
      <w:pPr>
        <w:rPr>
          <w:color w:val="ff9900"/>
        </w:rPr>
      </w:pPr>
      <w:r w:rsidDel="00000000" w:rsidR="00000000" w:rsidRPr="00000000">
        <w:rPr>
          <w:rtl w:val="0"/>
        </w:rPr>
        <w:t xml:space="preserve">Similar to </w:t>
      </w:r>
      <w:hyperlink w:anchor="_amf08ty1t5uq">
        <w:r w:rsidDel="00000000" w:rsidR="00000000" w:rsidRPr="00000000">
          <w:rPr>
            <w:color w:val="dd7e6b"/>
            <w:rtl w:val="0"/>
          </w:rPr>
          <w:t xml:space="preserve">Flak Cannons</w:t>
        </w:r>
      </w:hyperlink>
      <w:r w:rsidDel="00000000" w:rsidR="00000000" w:rsidRPr="00000000">
        <w:rPr>
          <w:rtl w:val="0"/>
        </w:rPr>
        <w:t xml:space="preserve">, but only works on units with Unarmored and Medium armor types.</w:t>
      </w:r>
      <w:r w:rsidDel="00000000" w:rsidR="00000000" w:rsidRPr="00000000">
        <w:rPr>
          <w:rtl w:val="0"/>
        </w:rPr>
      </w:r>
    </w:p>
    <w:p w:rsidR="00000000" w:rsidDel="00000000" w:rsidP="00000000" w:rsidRDefault="00000000" w:rsidRPr="00000000" w14:paraId="0000013B">
      <w:pPr>
        <w:numPr>
          <w:ilvl w:val="0"/>
          <w:numId w:val="80"/>
        </w:numPr>
        <w:spacing w:after="0" w:afterAutospacing="0"/>
        <w:ind w:left="720" w:hanging="360"/>
      </w:pPr>
      <w:r w:rsidDel="00000000" w:rsidR="00000000" w:rsidRPr="00000000">
        <w:rPr>
          <w:rtl w:val="0"/>
        </w:rPr>
        <w:t xml:space="preserve">Ranged splash attack that’s an ability.</w:t>
      </w:r>
    </w:p>
    <w:p w:rsidR="00000000" w:rsidDel="00000000" w:rsidP="00000000" w:rsidRDefault="00000000" w:rsidRPr="00000000" w14:paraId="0000013C">
      <w:pPr>
        <w:numPr>
          <w:ilvl w:val="0"/>
          <w:numId w:val="80"/>
        </w:numPr>
        <w:spacing w:after="0" w:afterAutospacing="0"/>
        <w:ind w:left="720" w:hanging="360"/>
      </w:pPr>
      <w:r w:rsidDel="00000000" w:rsidR="00000000" w:rsidRPr="00000000">
        <w:rPr>
          <w:rtl w:val="0"/>
        </w:rPr>
        <w:t xml:space="preserve">Negative AOE is considered as zero.</w:t>
      </w:r>
    </w:p>
    <w:p w:rsidR="00000000" w:rsidDel="00000000" w:rsidP="00000000" w:rsidRDefault="00000000" w:rsidRPr="00000000" w14:paraId="0000013D">
      <w:pPr>
        <w:numPr>
          <w:ilvl w:val="0"/>
          <w:numId w:val="80"/>
        </w:numPr>
        <w:spacing w:after="0" w:afterAutospacing="0"/>
        <w:ind w:left="720" w:hanging="360"/>
      </w:pPr>
      <w:r w:rsidDel="00000000" w:rsidR="00000000" w:rsidRPr="00000000">
        <w:rPr>
          <w:rtl w:val="0"/>
        </w:rPr>
        <w:t xml:space="preserve">This passive ability will only work on Artillery attack type. </w:t>
      </w:r>
      <w:r w:rsidDel="00000000" w:rsidR="00000000" w:rsidRPr="00000000">
        <w:rPr>
          <w:color w:val="ff0000"/>
          <w:rtl w:val="0"/>
        </w:rPr>
        <w:t xml:space="preserve">(Have not tested on Artillery (line) attack type. (Patch 1.30.4))</w:t>
      </w:r>
      <w:r w:rsidDel="00000000" w:rsidR="00000000" w:rsidRPr="00000000">
        <w:rPr>
          <w:rtl w:val="0"/>
        </w:rPr>
      </w:r>
    </w:p>
    <w:p w:rsidR="00000000" w:rsidDel="00000000" w:rsidP="00000000" w:rsidRDefault="00000000" w:rsidRPr="00000000" w14:paraId="0000013E">
      <w:pPr>
        <w:numPr>
          <w:ilvl w:val="0"/>
          <w:numId w:val="80"/>
        </w:numPr>
        <w:spacing w:after="0" w:afterAutospacing="0"/>
        <w:ind w:left="720" w:hanging="360"/>
      </w:pPr>
      <w:r w:rsidDel="00000000" w:rsidR="00000000" w:rsidRPr="00000000">
        <w:rPr>
          <w:rtl w:val="0"/>
        </w:rPr>
        <w:t xml:space="preserve">The following cases should be tested</w:t>
      </w:r>
      <w:ins w:author="Anonymous" w:id="0" w:date="2026-03-20T18:21:11Z">
        <w:del w:author="Anonymous" w:id="1" w:date="2026-03-20T18:21:20Z">
          <w:r w:rsidDel="00000000" w:rsidR="00000000" w:rsidRPr="00000000">
            <w:rPr>
              <w:rtl w:val="0"/>
            </w:rPr>
            <w:delText xml:space="preserve"> [Toggle]</w:delText>
          </w:r>
        </w:del>
      </w:ins>
      <w:r w:rsidDel="00000000" w:rsidR="00000000" w:rsidRPr="00000000">
        <w:rPr>
          <w:rtl w:val="0"/>
        </w:rPr>
      </w:r>
    </w:p>
    <w:p w:rsidR="00000000" w:rsidDel="00000000" w:rsidP="00000000" w:rsidRDefault="00000000" w:rsidRPr="00000000" w14:paraId="0000013F">
      <w:pPr>
        <w:numPr>
          <w:ilvl w:val="1"/>
          <w:numId w:val="80"/>
        </w:numPr>
        <w:spacing w:after="0" w:afterAutospacing="0"/>
        <w:ind w:left="1440" w:hanging="360"/>
      </w:pPr>
      <w:r w:rsidDel="00000000" w:rsidR="00000000" w:rsidRPr="00000000">
        <w:rPr>
          <w:rtl w:val="0"/>
        </w:rPr>
        <w:t xml:space="preserve">Bash</w:t>
      </w:r>
    </w:p>
    <w:p w:rsidR="00000000" w:rsidDel="00000000" w:rsidP="00000000" w:rsidRDefault="00000000" w:rsidRPr="00000000" w14:paraId="00000140">
      <w:pPr>
        <w:numPr>
          <w:ilvl w:val="1"/>
          <w:numId w:val="80"/>
        </w:numPr>
        <w:spacing w:after="0" w:afterAutospacing="0"/>
        <w:ind w:left="1440" w:hanging="360"/>
      </w:pPr>
      <w:r w:rsidDel="00000000" w:rsidR="00000000" w:rsidRPr="00000000">
        <w:rPr>
          <w:rtl w:val="0"/>
        </w:rPr>
        <w:t xml:space="preserve">Critical strike</w:t>
      </w:r>
    </w:p>
    <w:p w:rsidR="00000000" w:rsidDel="00000000" w:rsidP="00000000" w:rsidRDefault="00000000" w:rsidRPr="00000000" w14:paraId="00000141">
      <w:pPr>
        <w:numPr>
          <w:ilvl w:val="1"/>
          <w:numId w:val="80"/>
        </w:numPr>
        <w:spacing w:after="0" w:afterAutospacing="0"/>
        <w:ind w:left="1440" w:hanging="360"/>
      </w:pPr>
      <w:r w:rsidDel="00000000" w:rsidR="00000000" w:rsidRPr="00000000">
        <w:rPr>
          <w:rtl w:val="0"/>
        </w:rPr>
        <w:t xml:space="preserve">Bonus damage</w:t>
      </w:r>
    </w:p>
    <w:p w:rsidR="00000000" w:rsidDel="00000000" w:rsidP="00000000" w:rsidRDefault="00000000" w:rsidRPr="00000000" w14:paraId="00000142">
      <w:pPr>
        <w:numPr>
          <w:ilvl w:val="1"/>
          <w:numId w:val="80"/>
        </w:numPr>
        <w:spacing w:after="0" w:afterAutospacing="0"/>
        <w:ind w:left="1440" w:hanging="360"/>
      </w:pPr>
      <w:r w:rsidDel="00000000" w:rsidR="00000000" w:rsidRPr="00000000">
        <w:rPr>
          <w:rtl w:val="0"/>
        </w:rPr>
        <w:t xml:space="preserve">Missed with evasion</w:t>
      </w:r>
    </w:p>
    <w:p w:rsidR="00000000" w:rsidDel="00000000" w:rsidP="00000000" w:rsidRDefault="00000000" w:rsidRPr="00000000" w14:paraId="00000143">
      <w:pPr>
        <w:numPr>
          <w:ilvl w:val="1"/>
          <w:numId w:val="80"/>
        </w:numPr>
        <w:ind w:left="1440" w:hanging="360"/>
      </w:pPr>
      <w:r w:rsidDel="00000000" w:rsidR="00000000" w:rsidRPr="00000000">
        <w:rPr>
          <w:rtl w:val="0"/>
        </w:rPr>
        <w:t xml:space="preserve">Stacking with itself</w:t>
      </w:r>
    </w:p>
    <w:p w:rsidR="00000000" w:rsidDel="00000000" w:rsidP="00000000" w:rsidRDefault="00000000" w:rsidRPr="00000000" w14:paraId="00000144">
      <w:pPr>
        <w:pStyle w:val="Heading2"/>
        <w:rPr>
          <w:color w:val="dd7e6b"/>
          <w:sz w:val="24"/>
          <w:szCs w:val="24"/>
        </w:rPr>
      </w:pPr>
      <w:bookmarkStart w:colFirst="0" w:colLast="0" w:name="_ssmrnpoczgry" w:id="25"/>
      <w:bookmarkEnd w:id="25"/>
      <w:r w:rsidDel="00000000" w:rsidR="00000000" w:rsidRPr="00000000">
        <w:rPr>
          <w:rtl w:val="0"/>
        </w:rPr>
        <w:t xml:space="preserve">-Heal </w:t>
        <w:br w:type="textWrapping"/>
      </w:r>
      <w:r w:rsidDel="00000000" w:rsidR="00000000" w:rsidRPr="00000000">
        <w:rPr>
          <w:color w:val="dd7e6b"/>
          <w:sz w:val="24"/>
          <w:szCs w:val="24"/>
          <w:rtl w:val="0"/>
        </w:rPr>
        <w:t xml:space="preserve">‘Ahea’ ‘Anhe’</w:t>
      </w:r>
    </w:p>
    <w:p w:rsidR="00000000" w:rsidDel="00000000" w:rsidP="00000000" w:rsidRDefault="00000000" w:rsidRPr="00000000" w14:paraId="00000145">
      <w:pPr>
        <w:rPr/>
      </w:pPr>
      <w:sdt>
        <w:sdtPr>
          <w:alias w:val="WE Ability tag"/>
          <w:id w:val="1382664028"/>
          <w:dropDownList w:lastValue="Auto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Autocast</w:t>
          </w:r>
        </w:sdtContent>
      </w:sdt>
      <w:sdt>
        <w:sdtPr>
          <w:alias w:val="WE Ability tag"/>
          <w:id w:val="955389104"/>
          <w:dropDownList w:lastValue="Hea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w:t>
          </w:r>
        </w:sdtContent>
      </w:sdt>
      <w:r w:rsidDel="00000000" w:rsidR="00000000" w:rsidRPr="00000000">
        <w:rPr>
          <w:rtl w:val="0"/>
        </w:rPr>
      </w:r>
    </w:p>
    <w:p w:rsidR="00000000" w:rsidDel="00000000" w:rsidP="00000000" w:rsidRDefault="00000000" w:rsidRPr="00000000" w14:paraId="00000146">
      <w:pPr>
        <w:rPr>
          <w:color w:val="00bf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Cannot be cast on units with full life.</w:t>
      </w:r>
    </w:p>
    <w:p w:rsidR="00000000" w:rsidDel="00000000" w:rsidP="00000000" w:rsidRDefault="00000000" w:rsidRPr="00000000" w14:paraId="00000148">
      <w:pPr>
        <w:rPr>
          <w:color w:val="980000"/>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149">
      <w:pPr>
        <w:numPr>
          <w:ilvl w:val="0"/>
          <w:numId w:val="80"/>
        </w:numPr>
        <w:ind w:left="720" w:hanging="360"/>
      </w:pPr>
      <w:r w:rsidDel="00000000" w:rsidR="00000000" w:rsidRPr="00000000">
        <w:rPr>
          <w:rtl w:val="0"/>
        </w:rPr>
        <w:t xml:space="preserve">Used when caster or any nearby allies take significant/any/moderate damage</w:t>
      </w:r>
    </w:p>
    <w:p w:rsidR="00000000" w:rsidDel="00000000" w:rsidP="00000000" w:rsidRDefault="00000000" w:rsidRPr="00000000" w14:paraId="0000014A">
      <w:pPr>
        <w:rPr>
          <w:color w:val="980000"/>
        </w:rPr>
      </w:pPr>
      <w:r w:rsidDel="00000000" w:rsidR="00000000" w:rsidRPr="00000000">
        <w:rPr>
          <w:b w:val="1"/>
          <w:bCs w:val="1"/>
          <w:color w:val="980000"/>
          <w:rtl w:val="0"/>
        </w:rPr>
        <w:t xml:space="preserve">Autocast</w:t>
      </w:r>
      <w:r w:rsidDel="00000000" w:rsidR="00000000" w:rsidRPr="00000000">
        <w:rPr>
          <w:rtl w:val="0"/>
        </w:rPr>
      </w:r>
    </w:p>
    <w:p w:rsidR="00000000" w:rsidDel="00000000" w:rsidP="00000000" w:rsidRDefault="00000000" w:rsidRPr="00000000" w14:paraId="0000014B">
      <w:pPr>
        <w:numPr>
          <w:ilvl w:val="0"/>
          <w:numId w:val="80"/>
        </w:numPr>
        <w:spacing w:after="0" w:afterAutospacing="0"/>
        <w:ind w:left="720" w:hanging="360"/>
      </w:pPr>
      <w:r w:rsidDel="00000000" w:rsidR="00000000" w:rsidRPr="00000000">
        <w:rPr>
          <w:rtl w:val="0"/>
        </w:rPr>
        <w:t xml:space="preserve">Disables auto attacking while autocast is enabled and the target is in range</w:t>
      </w:r>
    </w:p>
    <w:p w:rsidR="00000000" w:rsidDel="00000000" w:rsidP="00000000" w:rsidRDefault="00000000" w:rsidRPr="00000000" w14:paraId="0000014C">
      <w:pPr>
        <w:numPr>
          <w:ilvl w:val="1"/>
          <w:numId w:val="80"/>
        </w:numPr>
        <w:spacing w:after="0" w:afterAutospacing="0"/>
        <w:ind w:left="1440" w:hanging="360"/>
      </w:pPr>
      <w:r w:rsidDel="00000000" w:rsidR="00000000" w:rsidRPr="00000000">
        <w:rPr>
          <w:rtl w:val="0"/>
        </w:rPr>
        <w:t xml:space="preserve">So if the heal has a very long reload time, the unit won’t attack during this, which is annoying</w:t>
      </w:r>
    </w:p>
    <w:p w:rsidR="00000000" w:rsidDel="00000000" w:rsidP="00000000" w:rsidRDefault="00000000" w:rsidRPr="00000000" w14:paraId="0000014D">
      <w:pPr>
        <w:numPr>
          <w:ilvl w:val="1"/>
          <w:numId w:val="80"/>
        </w:numPr>
        <w:spacing w:after="0" w:afterAutospacing="0"/>
        <w:ind w:left="1440" w:hanging="360"/>
      </w:pPr>
      <w:r w:rsidDel="00000000" w:rsidR="00000000" w:rsidRPr="00000000">
        <w:rPr>
          <w:rtl w:val="0"/>
        </w:rPr>
        <w:t xml:space="preserve">Note : can re-enable auto attack by removing the ability and add it back (1.36)</w:t>
      </w:r>
    </w:p>
    <w:p w:rsidR="00000000" w:rsidDel="00000000" w:rsidP="00000000" w:rsidRDefault="00000000" w:rsidRPr="00000000" w14:paraId="0000014E">
      <w:pPr>
        <w:numPr>
          <w:ilvl w:val="0"/>
          <w:numId w:val="80"/>
        </w:numPr>
        <w:spacing w:after="0" w:afterAutospacing="0"/>
        <w:ind w:left="720" w:hanging="360"/>
      </w:pPr>
      <w:r w:rsidDel="00000000" w:rsidR="00000000" w:rsidRPr="00000000">
        <w:rPr>
          <w:rtl w:val="0"/>
        </w:rPr>
        <w:t xml:space="preserve">When toggling on autocasting, the unit will attempt the unit with the lowest % health in range and will keep healing until full</w:t>
      </w:r>
    </w:p>
    <w:p w:rsidR="00000000" w:rsidDel="00000000" w:rsidP="00000000" w:rsidRDefault="00000000" w:rsidRPr="00000000" w14:paraId="0000014F">
      <w:pPr>
        <w:numPr>
          <w:ilvl w:val="1"/>
          <w:numId w:val="80"/>
        </w:numPr>
        <w:spacing w:after="0" w:afterAutospacing="0"/>
        <w:ind w:left="1440" w:hanging="360"/>
      </w:pPr>
      <w:r w:rsidDel="00000000" w:rsidR="00000000" w:rsidRPr="00000000">
        <w:rPr>
          <w:rtl w:val="0"/>
        </w:rPr>
        <w:t xml:space="preserve">Stopping the unit or giving another order will cause the unit to reset this behavior</w:t>
      </w:r>
    </w:p>
    <w:p w:rsidR="00000000" w:rsidDel="00000000" w:rsidP="00000000" w:rsidRDefault="00000000" w:rsidRPr="00000000" w14:paraId="00000150">
      <w:pPr>
        <w:numPr>
          <w:ilvl w:val="1"/>
          <w:numId w:val="80"/>
        </w:numPr>
        <w:ind w:left="1440" w:hanging="360"/>
      </w:pPr>
      <w:r w:rsidDel="00000000" w:rsidR="00000000" w:rsidRPr="00000000">
        <w:rPr>
          <w:rtl w:val="0"/>
        </w:rPr>
        <w:t xml:space="preserve">If the priest is idle it will also toggle between targets occasionally</w:t>
      </w:r>
    </w:p>
    <w:p w:rsidR="00000000" w:rsidDel="00000000" w:rsidP="00000000" w:rsidRDefault="00000000" w:rsidRPr="00000000" w14:paraId="00000151">
      <w:pPr>
        <w:rPr>
          <w:color w:val="980000"/>
        </w:rPr>
      </w:pPr>
      <w:r w:rsidDel="00000000" w:rsidR="00000000" w:rsidRPr="00000000">
        <w:rPr>
          <w:b w:val="1"/>
          <w:bCs w:val="1"/>
          <w:color w:val="980000"/>
          <w:rtl w:val="0"/>
        </w:rPr>
        <w:t xml:space="preserve">Hit Points Gained</w:t>
      </w:r>
      <w:r w:rsidDel="00000000" w:rsidR="00000000" w:rsidRPr="00000000">
        <w:rPr>
          <w:rtl w:val="0"/>
        </w:rPr>
      </w:r>
    </w:p>
    <w:p w:rsidR="00000000" w:rsidDel="00000000" w:rsidP="00000000" w:rsidRDefault="00000000" w:rsidRPr="00000000" w14:paraId="00000152">
      <w:pPr>
        <w:numPr>
          <w:ilvl w:val="0"/>
          <w:numId w:val="80"/>
        </w:numPr>
        <w:spacing w:after="0" w:afterAutospacing="0"/>
        <w:ind w:left="720" w:hanging="360"/>
      </w:pPr>
      <w:r w:rsidDel="00000000" w:rsidR="00000000" w:rsidRPr="00000000">
        <w:rPr>
          <w:rtl w:val="0"/>
        </w:rPr>
        <w:t xml:space="preserve">Negative causes negative healing</w:t>
      </w:r>
    </w:p>
    <w:p w:rsidR="00000000" w:rsidDel="00000000" w:rsidP="00000000" w:rsidRDefault="00000000" w:rsidRPr="00000000" w14:paraId="00000153">
      <w:pPr>
        <w:numPr>
          <w:ilvl w:val="0"/>
          <w:numId w:val="80"/>
        </w:numPr>
        <w:spacing w:after="0" w:afterAutospacing="0"/>
        <w:ind w:left="720" w:hanging="360"/>
      </w:pPr>
      <w:r w:rsidDel="00000000" w:rsidR="00000000" w:rsidRPr="00000000">
        <w:rPr>
          <w:rtl w:val="0"/>
        </w:rPr>
        <w:t xml:space="preserve">The "Healer" won't get kill credit for units killed with negative healing</w:t>
      </w:r>
    </w:p>
    <w:p w:rsidR="00000000" w:rsidDel="00000000" w:rsidP="00000000" w:rsidRDefault="00000000" w:rsidRPr="00000000" w14:paraId="00000154">
      <w:pPr>
        <w:numPr>
          <w:ilvl w:val="0"/>
          <w:numId w:val="80"/>
        </w:numPr>
        <w:ind w:left="720" w:hanging="360"/>
      </w:pPr>
      <w:r w:rsidDel="00000000" w:rsidR="00000000" w:rsidRPr="00000000">
        <w:rPr>
          <w:rtl w:val="0"/>
        </w:rPr>
        <w:t xml:space="preserve">Ignores spell resistance/immunity</w:t>
      </w:r>
    </w:p>
    <w:p w:rsidR="00000000" w:rsidDel="00000000" w:rsidP="00000000" w:rsidRDefault="00000000" w:rsidRPr="00000000" w14:paraId="00000155">
      <w:pPr>
        <w:pStyle w:val="Heading2"/>
        <w:rPr>
          <w:color w:val="dd7e6b"/>
          <w:sz w:val="24"/>
          <w:szCs w:val="24"/>
        </w:rPr>
      </w:pPr>
      <w:bookmarkStart w:colFirst="0" w:colLast="0" w:name="_azcq1ghsb79d" w:id="26"/>
      <w:bookmarkEnd w:id="26"/>
      <w:r w:rsidDel="00000000" w:rsidR="00000000" w:rsidRPr="00000000">
        <w:rPr>
          <w:rtl w:val="0"/>
        </w:rPr>
        <w:t xml:space="preserve">-Inner Fire </w:t>
        <w:br w:type="textWrapping"/>
      </w:r>
      <w:r w:rsidDel="00000000" w:rsidR="00000000" w:rsidRPr="00000000">
        <w:rPr>
          <w:color w:val="dd7e6b"/>
          <w:sz w:val="24"/>
          <w:szCs w:val="24"/>
          <w:rtl w:val="0"/>
        </w:rPr>
        <w:t xml:space="preserve">‘Ainf’ ‘ACif’</w:t>
      </w:r>
    </w:p>
    <w:p w:rsidR="00000000" w:rsidDel="00000000" w:rsidP="00000000" w:rsidRDefault="00000000" w:rsidRPr="00000000" w14:paraId="00000156">
      <w:pPr>
        <w:rPr/>
      </w:pPr>
      <w:sdt>
        <w:sdtPr>
          <w:alias w:val="WE Ability tag"/>
          <w:id w:val="-1803054907"/>
          <w:dropDownList w:lastValue="Healing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 Over Time</w:t>
          </w:r>
        </w:sdtContent>
      </w:sdt>
      <w:sdt>
        <w:sdtPr>
          <w:alias w:val="WE Ability tag"/>
          <w:id w:val="1955580547"/>
          <w:dropDownList w:lastValue="Flat Armor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Armor Increase</w:t>
          </w:r>
        </w:sdtContent>
      </w:sdt>
      <w:sdt>
        <w:sdtPr>
          <w:alias w:val="WE Ability tag"/>
          <w:id w:val="-1118002401"/>
          <w:dropDownList w:lastValue="Flat Armor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Armor Decrease</w:t>
          </w:r>
        </w:sdtContent>
      </w:sdt>
      <w:sdt>
        <w:sdtPr>
          <w:alias w:val="WE Ability tag"/>
          <w:id w:val="-1229846435"/>
          <w:dropDownList w:lastValue="Percent Damage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Increase</w:t>
          </w:r>
        </w:sdtContent>
      </w:sdt>
      <w:sdt>
        <w:sdtPr>
          <w:alias w:val="WE Ability tag"/>
          <w:id w:val="-385615736"/>
          <w:dropDownList w:lastValue="Percent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Decrease</w:t>
          </w:r>
        </w:sdtContent>
      </w:sdt>
      <w:sdt>
        <w:sdtPr>
          <w:alias w:val="WE Ability tag"/>
          <w:id w:val="318482643"/>
          <w:dropDownList w:lastValue="Auto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Autocast</w:t>
          </w:r>
        </w:sdtContent>
      </w:sdt>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158">
      <w:pPr>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159">
      <w:pPr>
        <w:numPr>
          <w:ilvl w:val="0"/>
          <w:numId w:val="60"/>
        </w:numPr>
        <w:ind w:left="720" w:hanging="360"/>
      </w:pPr>
      <w:r w:rsidDel="00000000" w:rsidR="00000000" w:rsidRPr="00000000">
        <w:rPr>
          <w:rtl w:val="0"/>
        </w:rPr>
        <w:t xml:space="preserve">Spammed randomly? May be a preference for high level units (e.g. Frost Wyrm or Tauren).</w:t>
      </w:r>
    </w:p>
    <w:p w:rsidR="00000000" w:rsidDel="00000000" w:rsidP="00000000" w:rsidRDefault="00000000" w:rsidRPr="00000000" w14:paraId="0000015A">
      <w:pPr>
        <w:rPr/>
      </w:pPr>
      <w:r w:rsidDel="00000000" w:rsidR="00000000" w:rsidRPr="00000000">
        <w:rPr>
          <w:b w:val="1"/>
          <w:bCs w:val="1"/>
          <w:color w:val="980000"/>
          <w:rtl w:val="0"/>
        </w:rPr>
        <w:t xml:space="preserve">Autocast</w:t>
      </w:r>
      <w:r w:rsidDel="00000000" w:rsidR="00000000" w:rsidRPr="00000000">
        <w:rPr>
          <w:rtl w:val="0"/>
        </w:rPr>
      </w:r>
    </w:p>
    <w:p w:rsidR="00000000" w:rsidDel="00000000" w:rsidP="00000000" w:rsidRDefault="00000000" w:rsidRPr="00000000" w14:paraId="0000015B">
      <w:pPr>
        <w:numPr>
          <w:ilvl w:val="0"/>
          <w:numId w:val="60"/>
        </w:numPr>
        <w:spacing w:after="0" w:afterAutospacing="0"/>
        <w:ind w:left="720" w:hanging="360"/>
      </w:pPr>
      <w:r w:rsidDel="00000000" w:rsidR="00000000" w:rsidRPr="00000000">
        <w:rPr>
          <w:rtl w:val="0"/>
        </w:rPr>
        <w:t xml:space="preserve">Used on units not having the specified buff when they are attacked</w:t>
      </w:r>
    </w:p>
    <w:p w:rsidR="00000000" w:rsidDel="00000000" w:rsidP="00000000" w:rsidRDefault="00000000" w:rsidRPr="00000000" w14:paraId="0000015C">
      <w:pPr>
        <w:numPr>
          <w:ilvl w:val="0"/>
          <w:numId w:val="60"/>
        </w:numPr>
        <w:ind w:left="720" w:hanging="360"/>
      </w:pPr>
      <w:r w:rsidDel="00000000" w:rsidR="00000000" w:rsidRPr="00000000">
        <w:rPr>
          <w:rtl w:val="0"/>
        </w:rPr>
        <w:t xml:space="preserve">Doesn’t interrupt attack, meaning if the ability is in cooldown the unit doesn’t stop attacking</w:t>
      </w:r>
      <w:r w:rsidDel="00000000" w:rsidR="00000000" w:rsidRPr="00000000">
        <w:rPr>
          <w:rtl w:val="0"/>
        </w:rPr>
      </w:r>
    </w:p>
    <w:p w:rsidR="00000000" w:rsidDel="00000000" w:rsidP="00000000" w:rsidRDefault="00000000" w:rsidRPr="00000000" w14:paraId="0000015D">
      <w:pPr>
        <w:rPr>
          <w:color w:val="980000"/>
        </w:rPr>
      </w:pPr>
      <w:r w:rsidDel="00000000" w:rsidR="00000000" w:rsidRPr="00000000">
        <w:rPr>
          <w:b w:val="1"/>
          <w:bCs w:val="1"/>
          <w:color w:val="980000"/>
          <w:rtl w:val="0"/>
        </w:rPr>
        <w:t xml:space="preserve">Stats - Area of Effect</w:t>
      </w:r>
      <w:r w:rsidDel="00000000" w:rsidR="00000000" w:rsidRPr="00000000">
        <w:rPr>
          <w:rtl w:val="0"/>
        </w:rPr>
      </w:r>
    </w:p>
    <w:p w:rsidR="00000000" w:rsidDel="00000000" w:rsidP="00000000" w:rsidRDefault="00000000" w:rsidRPr="00000000" w14:paraId="0000015E">
      <w:pPr>
        <w:numPr>
          <w:ilvl w:val="0"/>
          <w:numId w:val="40"/>
        </w:numPr>
        <w:ind w:left="720" w:hanging="360"/>
      </w:pPr>
      <w:r w:rsidDel="00000000" w:rsidR="00000000" w:rsidRPr="00000000">
        <w:rPr>
          <w:rtl w:val="0"/>
        </w:rPr>
        <w:t xml:space="preserve">Doesn’t work with any value. Is frozen to single target</w:t>
      </w:r>
      <w:r w:rsidDel="00000000" w:rsidR="00000000" w:rsidRPr="00000000">
        <w:rPr>
          <w:rtl w:val="0"/>
        </w:rPr>
      </w:r>
    </w:p>
    <w:p w:rsidR="00000000" w:rsidDel="00000000" w:rsidP="00000000" w:rsidRDefault="00000000" w:rsidRPr="00000000" w14:paraId="0000015F">
      <w:pPr>
        <w:rPr>
          <w:color w:val="980000"/>
        </w:rPr>
      </w:pPr>
      <w:r w:rsidDel="00000000" w:rsidR="00000000" w:rsidRPr="00000000">
        <w:rPr>
          <w:b w:val="1"/>
          <w:bCs w:val="1"/>
          <w:color w:val="980000"/>
          <w:rtl w:val="0"/>
        </w:rPr>
        <w:t xml:space="preserve">Data - Damage increase</w:t>
      </w:r>
      <w:r w:rsidDel="00000000" w:rsidR="00000000" w:rsidRPr="00000000">
        <w:rPr>
          <w:rtl w:val="0"/>
        </w:rPr>
      </w:r>
    </w:p>
    <w:p w:rsidR="00000000" w:rsidDel="00000000" w:rsidP="00000000" w:rsidRDefault="00000000" w:rsidRPr="00000000" w14:paraId="00000160">
      <w:pPr>
        <w:numPr>
          <w:ilvl w:val="0"/>
          <w:numId w:val="40"/>
        </w:numPr>
        <w:spacing w:after="0" w:afterAutospacing="0"/>
        <w:ind w:left="720" w:hanging="360"/>
      </w:pPr>
      <w:r w:rsidDel="00000000" w:rsidR="00000000" w:rsidRPr="00000000">
        <w:rPr>
          <w:rtl w:val="0"/>
        </w:rPr>
        <w:t xml:space="preserve">Dictates the damage percentage</w:t>
      </w:r>
    </w:p>
    <w:p w:rsidR="00000000" w:rsidDel="00000000" w:rsidP="00000000" w:rsidRDefault="00000000" w:rsidRPr="00000000" w14:paraId="00000161">
      <w:pPr>
        <w:numPr>
          <w:ilvl w:val="0"/>
          <w:numId w:val="40"/>
        </w:numPr>
        <w:spacing w:after="0" w:afterAutospacing="0"/>
        <w:ind w:left="720" w:hanging="360"/>
      </w:pPr>
      <w:r w:rsidDel="00000000" w:rsidR="00000000" w:rsidRPr="00000000">
        <w:rPr>
          <w:rtl w:val="0"/>
        </w:rPr>
        <w:t xml:space="preserve">Only affects base damage, damage bonuses from items or other abilities/auras are not included.</w:t>
      </w:r>
    </w:p>
    <w:p w:rsidR="00000000" w:rsidDel="00000000" w:rsidP="00000000" w:rsidRDefault="00000000" w:rsidRPr="00000000" w14:paraId="00000162">
      <w:pPr>
        <w:numPr>
          <w:ilvl w:val="0"/>
          <w:numId w:val="40"/>
        </w:numPr>
        <w:spacing w:after="0" w:afterAutospacing="0"/>
        <w:ind w:left="720" w:hanging="360"/>
      </w:pPr>
      <w:r w:rsidDel="00000000" w:rsidR="00000000" w:rsidRPr="00000000">
        <w:rPr>
          <w:rtl w:val="0"/>
        </w:rPr>
        <w:t xml:space="preserve">Anything above 0 gives more damage</w:t>
      </w:r>
    </w:p>
    <w:p w:rsidR="00000000" w:rsidDel="00000000" w:rsidP="00000000" w:rsidRDefault="00000000" w:rsidRPr="00000000" w14:paraId="00000163">
      <w:pPr>
        <w:numPr>
          <w:ilvl w:val="0"/>
          <w:numId w:val="40"/>
        </w:numPr>
        <w:spacing w:after="0" w:afterAutospacing="0"/>
        <w:ind w:left="720" w:hanging="360"/>
      </w:pPr>
      <w:r w:rsidDel="00000000" w:rsidR="00000000" w:rsidRPr="00000000">
        <w:rPr>
          <w:rtl w:val="0"/>
        </w:rPr>
        <w:t xml:space="preserve">Anything below 0 removes damage</w:t>
      </w:r>
    </w:p>
    <w:p w:rsidR="00000000" w:rsidDel="00000000" w:rsidP="00000000" w:rsidRDefault="00000000" w:rsidRPr="00000000" w14:paraId="00000164">
      <w:pPr>
        <w:numPr>
          <w:ilvl w:val="1"/>
          <w:numId w:val="40"/>
        </w:numPr>
        <w:spacing w:after="0" w:afterAutospacing="0"/>
        <w:ind w:left="1440" w:hanging="360"/>
      </w:pPr>
      <w:r w:rsidDel="00000000" w:rsidR="00000000" w:rsidRPr="00000000">
        <w:rPr>
          <w:rtl w:val="0"/>
        </w:rPr>
        <w:t xml:space="preserve">-1.0 is the lowest it can normally go. </w:t>
      </w:r>
      <w:r w:rsidDel="00000000" w:rsidR="00000000" w:rsidRPr="00000000">
        <w:rPr>
          <w:color w:val="ff0000"/>
          <w:rtl w:val="0"/>
        </w:rPr>
        <w:t xml:space="preserve">(Not tested with items such as “Claws of attack +12”, might stack with that).</w:t>
      </w:r>
    </w:p>
    <w:p w:rsidR="00000000" w:rsidDel="00000000" w:rsidP="00000000" w:rsidRDefault="00000000" w:rsidRPr="00000000" w14:paraId="00000165">
      <w:pPr>
        <w:numPr>
          <w:ilvl w:val="1"/>
          <w:numId w:val="40"/>
        </w:numPr>
        <w:spacing w:after="0" w:afterAutospacing="0"/>
        <w:ind w:left="1440" w:hanging="360"/>
      </w:pPr>
      <w:r w:rsidDel="00000000" w:rsidR="00000000" w:rsidRPr="00000000">
        <w:rPr>
          <w:rtl w:val="0"/>
        </w:rPr>
        <w:t xml:space="preserve">It cannot go below the unit’s base damage, so the unit is still dealing randomized “Dice” damage.</w:t>
      </w:r>
    </w:p>
    <w:p w:rsidR="00000000" w:rsidDel="00000000" w:rsidP="00000000" w:rsidRDefault="00000000" w:rsidRPr="00000000" w14:paraId="00000166">
      <w:pPr>
        <w:numPr>
          <w:ilvl w:val="1"/>
          <w:numId w:val="40"/>
        </w:numPr>
        <w:ind w:left="1440" w:hanging="360"/>
      </w:pPr>
      <w:r w:rsidDel="00000000" w:rsidR="00000000" w:rsidRPr="00000000">
        <w:rPr>
          <w:rtl w:val="0"/>
        </w:rPr>
        <w:t xml:space="preserve">Example: a unit with 30-59 damage is gonna get a -30 damage debuff at maximum.</w:t>
      </w:r>
    </w:p>
    <w:p w:rsidR="00000000" w:rsidDel="00000000" w:rsidP="00000000" w:rsidRDefault="00000000" w:rsidRPr="00000000" w14:paraId="00000167">
      <w:pPr>
        <w:rPr>
          <w:b w:val="1"/>
          <w:bCs w:val="1"/>
          <w:color w:val="980000"/>
        </w:rPr>
      </w:pPr>
      <w:r w:rsidDel="00000000" w:rsidR="00000000" w:rsidRPr="00000000">
        <w:rPr>
          <w:b w:val="1"/>
          <w:bCs w:val="1"/>
          <w:color w:val="980000"/>
          <w:rtl w:val="0"/>
        </w:rPr>
        <w:t xml:space="preserve">Data - Defense increase</w:t>
      </w:r>
    </w:p>
    <w:p w:rsidR="00000000" w:rsidDel="00000000" w:rsidP="00000000" w:rsidRDefault="00000000" w:rsidRPr="00000000" w14:paraId="00000168">
      <w:pPr>
        <w:numPr>
          <w:ilvl w:val="0"/>
          <w:numId w:val="40"/>
        </w:numPr>
        <w:spacing w:after="0" w:afterAutospacing="0"/>
        <w:ind w:left="720" w:hanging="360"/>
      </w:pPr>
      <w:r w:rsidDel="00000000" w:rsidR="00000000" w:rsidRPr="00000000">
        <w:rPr>
          <w:rtl w:val="0"/>
        </w:rPr>
        <w:t xml:space="preserve">Increases armor with this flat value</w:t>
      </w:r>
    </w:p>
    <w:p w:rsidR="00000000" w:rsidDel="00000000" w:rsidP="00000000" w:rsidRDefault="00000000" w:rsidRPr="00000000" w14:paraId="00000169">
      <w:pPr>
        <w:numPr>
          <w:ilvl w:val="0"/>
          <w:numId w:val="40"/>
        </w:numPr>
        <w:ind w:left="720" w:hanging="360"/>
      </w:pPr>
      <w:r w:rsidDel="00000000" w:rsidR="00000000" w:rsidRPr="00000000">
        <w:rPr>
          <w:rtl w:val="0"/>
        </w:rPr>
        <w:t xml:space="preserve">Works as you expect both positively and negatively.</w:t>
      </w:r>
    </w:p>
    <w:p w:rsidR="00000000" w:rsidDel="00000000" w:rsidP="00000000" w:rsidRDefault="00000000" w:rsidRPr="00000000" w14:paraId="0000016A">
      <w:pPr>
        <w:rPr>
          <w:b w:val="1"/>
          <w:bCs w:val="1"/>
          <w:color w:val="980000"/>
        </w:rPr>
      </w:pPr>
      <w:r w:rsidDel="00000000" w:rsidR="00000000" w:rsidRPr="00000000">
        <w:rPr>
          <w:b w:val="1"/>
          <w:bCs w:val="1"/>
          <w:color w:val="980000"/>
          <w:rtl w:val="0"/>
        </w:rPr>
        <w:t xml:space="preserve">Data - Life Regen Rate</w:t>
      </w:r>
    </w:p>
    <w:p w:rsidR="00000000" w:rsidDel="00000000" w:rsidP="00000000" w:rsidRDefault="00000000" w:rsidRPr="00000000" w14:paraId="0000016B">
      <w:pPr>
        <w:numPr>
          <w:ilvl w:val="0"/>
          <w:numId w:val="40"/>
        </w:numPr>
        <w:spacing w:after="0" w:afterAutospacing="0"/>
        <w:ind w:left="720" w:hanging="360"/>
      </w:pPr>
      <w:r w:rsidDel="00000000" w:rsidR="00000000" w:rsidRPr="00000000">
        <w:rPr>
          <w:rtl w:val="0"/>
        </w:rPr>
        <w:t xml:space="preserve">Causes the unit to receive a healing over time of the specified amount per second. Does not modify unit life regeneration, for example standard undead units will still receive this healing over time when not on blight. Values less than 0 are not damage but instead are negative healing over time. Does not reward any kill credit for deaths it causes.</w:t>
      </w:r>
    </w:p>
    <w:p w:rsidR="00000000" w:rsidDel="00000000" w:rsidP="00000000" w:rsidRDefault="00000000" w:rsidRPr="00000000" w14:paraId="0000016C">
      <w:pPr>
        <w:numPr>
          <w:ilvl w:val="0"/>
          <w:numId w:val="40"/>
        </w:numPr>
        <w:ind w:left="720" w:hanging="360"/>
      </w:pPr>
      <w:r w:rsidDel="00000000" w:rsidR="00000000" w:rsidRPr="00000000">
        <w:rPr>
          <w:rtl w:val="0"/>
        </w:rPr>
        <w:t xml:space="preserve">Basically Life regen rate works like Unholy Aura, in that it only adds a percentage value to your health regeneration. </w:t>
      </w:r>
      <w:sdt>
        <w:sdtPr>
          <w:alias w:val="Named contributors"/>
          <w:id w:val="1171397578"/>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16D">
      <w:pPr>
        <w:pStyle w:val="Heading2"/>
        <w:rPr>
          <w:color w:val="dd7e6b"/>
          <w:sz w:val="24"/>
          <w:szCs w:val="24"/>
        </w:rPr>
      </w:pPr>
      <w:bookmarkStart w:colFirst="0" w:colLast="0" w:name="_s9qbtvhfd3gq" w:id="27"/>
      <w:bookmarkEnd w:id="27"/>
      <w:r w:rsidDel="00000000" w:rsidR="00000000" w:rsidRPr="00000000">
        <w:rPr>
          <w:rtl w:val="0"/>
        </w:rPr>
        <w:t xml:space="preserve">-Invisibility </w:t>
        <w:br w:type="textWrapping"/>
      </w:r>
      <w:r w:rsidDel="00000000" w:rsidR="00000000" w:rsidRPr="00000000">
        <w:rPr>
          <w:color w:val="dd7e6b"/>
          <w:sz w:val="24"/>
          <w:szCs w:val="24"/>
          <w:rtl w:val="0"/>
        </w:rPr>
        <w:t xml:space="preserve">‘Aivs’</w:t>
      </w:r>
    </w:p>
    <w:p w:rsidR="00000000" w:rsidDel="00000000" w:rsidP="00000000" w:rsidRDefault="00000000" w:rsidRPr="00000000" w14:paraId="0000016E">
      <w:pPr>
        <w:rPr/>
      </w:pPr>
      <w:sdt>
        <w:sdtPr>
          <w:alias w:val="WE Ability tag"/>
          <w:id w:val="523990413"/>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170">
      <w:pPr>
        <w:rPr>
          <w:b w:val="1"/>
          <w:bCs w:val="1"/>
          <w:color w:val="980000"/>
        </w:rPr>
      </w:pPr>
      <w:r w:rsidDel="00000000" w:rsidR="00000000" w:rsidRPr="00000000">
        <w:rPr>
          <w:b w:val="1"/>
          <w:bCs w:val="1"/>
          <w:color w:val="980000"/>
          <w:rtl w:val="0"/>
        </w:rPr>
        <w:t xml:space="preserve">Casting by AI</w:t>
      </w:r>
    </w:p>
    <w:p w:rsidR="00000000" w:rsidDel="00000000" w:rsidP="00000000" w:rsidRDefault="00000000" w:rsidRPr="00000000" w14:paraId="00000171">
      <w:pPr>
        <w:numPr>
          <w:ilvl w:val="0"/>
          <w:numId w:val="16"/>
        </w:numPr>
        <w:ind w:left="720" w:hanging="360"/>
      </w:pPr>
      <w:r w:rsidDel="00000000" w:rsidR="00000000" w:rsidRPr="00000000">
        <w:rPr>
          <w:rtl w:val="0"/>
        </w:rPr>
        <w:t xml:space="preserve">Occasionally casts on retreating friendly heroes with moderate to low health</w:t>
      </w:r>
    </w:p>
    <w:p w:rsidR="00000000" w:rsidDel="00000000" w:rsidP="00000000" w:rsidRDefault="00000000" w:rsidRPr="00000000" w14:paraId="00000172">
      <w:pPr>
        <w:rPr>
          <w:b w:val="1"/>
          <w:bCs w:val="1"/>
          <w:color w:val="980000"/>
        </w:rPr>
      </w:pPr>
      <w:r w:rsidDel="00000000" w:rsidR="00000000" w:rsidRPr="00000000">
        <w:rPr>
          <w:b w:val="1"/>
          <w:bCs w:val="1"/>
          <w:color w:val="980000"/>
          <w:rtl w:val="0"/>
        </w:rPr>
        <w:t xml:space="preserve">Transition Time</w:t>
      </w:r>
    </w:p>
    <w:p w:rsidR="00000000" w:rsidDel="00000000" w:rsidP="00000000" w:rsidRDefault="00000000" w:rsidRPr="00000000" w14:paraId="00000173">
      <w:pPr>
        <w:numPr>
          <w:ilvl w:val="0"/>
          <w:numId w:val="80"/>
        </w:numPr>
        <w:ind w:left="720" w:hanging="360"/>
      </w:pPr>
      <w:r w:rsidDel="00000000" w:rsidR="00000000" w:rsidRPr="00000000">
        <w:rPr>
          <w:rtl w:val="0"/>
        </w:rPr>
        <w:t xml:space="preserve">Transition Time dictates fade time, how long the target will start visually becoming transparent before being invisible</w:t>
      </w:r>
    </w:p>
    <w:p w:rsidR="00000000" w:rsidDel="00000000" w:rsidP="00000000" w:rsidRDefault="00000000" w:rsidRPr="00000000" w14:paraId="00000174">
      <w:pPr>
        <w:pStyle w:val="Heading2"/>
        <w:rPr>
          <w:rFonts w:ascii="Cinzel" w:cs="Cinzel" w:eastAsia="Cinzel" w:hAnsi="Cinzel"/>
          <w:color w:val="dd7e6b"/>
          <w:sz w:val="24"/>
          <w:szCs w:val="24"/>
        </w:rPr>
      </w:pPr>
      <w:bookmarkStart w:colFirst="0" w:colLast="0" w:name="_481klvsxb8wk" w:id="28"/>
      <w:bookmarkEnd w:id="28"/>
      <w:r w:rsidDel="00000000" w:rsidR="00000000" w:rsidRPr="00000000">
        <w:rPr>
          <w:rtl w:val="0"/>
        </w:rPr>
        <w:t xml:space="preserve">-Magic Sentry </w:t>
        <w:br w:type="textWrapping"/>
      </w:r>
      <w:r w:rsidDel="00000000" w:rsidR="00000000" w:rsidRPr="00000000">
        <w:rPr>
          <w:color w:val="dd7e6b"/>
          <w:sz w:val="24"/>
          <w:szCs w:val="24"/>
          <w:rtl w:val="0"/>
        </w:rPr>
        <w:t xml:space="preserve">‘Adts’</w:t>
      </w:r>
      <w:r w:rsidDel="00000000" w:rsidR="00000000" w:rsidRPr="00000000">
        <w:rPr>
          <w:rtl w:val="0"/>
        </w:rPr>
      </w:r>
    </w:p>
    <w:p w:rsidR="00000000" w:rsidDel="00000000" w:rsidP="00000000" w:rsidRDefault="00000000" w:rsidRPr="00000000" w14:paraId="00000175">
      <w:pPr>
        <w:rPr/>
      </w:pPr>
      <w:sdt>
        <w:sdtPr>
          <w:alias w:val="WE Ability tag"/>
          <w:id w:val="-1290823645"/>
          <w:dropDownList w:lastValue="Cop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215a6c"/>
              <w:shd w:fill="c6dbe1" w:val="clear"/>
            </w:rPr>
            <w:t xml:space="preserve">Copy</w:t>
          </w:r>
        </w:sdtContent>
      </w:sdt>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177">
      <w:pPr>
        <w:rPr>
          <w:color w:val="dd7e6b"/>
        </w:rPr>
      </w:pPr>
      <w:r w:rsidDel="00000000" w:rsidR="00000000" w:rsidRPr="00000000">
        <w:rPr>
          <w:rtl w:val="0"/>
        </w:rPr>
        <w:t xml:space="preserve">Building (Unit) version of </w:t>
      </w:r>
      <w:hyperlink w:anchor="_c70v15nk51ey">
        <w:r w:rsidDel="00000000" w:rsidR="00000000" w:rsidRPr="00000000">
          <w:rPr>
            <w:color w:val="dd7e6b"/>
            <w:rtl w:val="0"/>
          </w:rPr>
          <w:t xml:space="preserve">True Sight</w:t>
        </w:r>
      </w:hyperlink>
      <w:r w:rsidDel="00000000" w:rsidR="00000000" w:rsidRPr="00000000">
        <w:rPr>
          <w:rtl w:val="0"/>
        </w:rPr>
      </w:r>
    </w:p>
    <w:p w:rsidR="00000000" w:rsidDel="00000000" w:rsidP="00000000" w:rsidRDefault="00000000" w:rsidRPr="00000000" w14:paraId="00000178">
      <w:pPr>
        <w:pStyle w:val="Heading2"/>
        <w:rPr>
          <w:color w:val="dd7e6b"/>
          <w:sz w:val="24"/>
          <w:szCs w:val="24"/>
        </w:rPr>
      </w:pPr>
      <w:bookmarkStart w:colFirst="0" w:colLast="0" w:name="_4cgs25m6fmnn" w:id="29"/>
      <w:bookmarkEnd w:id="29"/>
      <w:r w:rsidDel="00000000" w:rsidR="00000000" w:rsidRPr="00000000">
        <w:rPr>
          <w:rtl w:val="0"/>
        </w:rPr>
        <w:t xml:space="preserve">-Phoenix Fire </w:t>
        <w:br w:type="textWrapping"/>
      </w:r>
      <w:r w:rsidDel="00000000" w:rsidR="00000000" w:rsidRPr="00000000">
        <w:rPr>
          <w:color w:val="dd7e6b"/>
          <w:sz w:val="24"/>
          <w:szCs w:val="24"/>
          <w:rtl w:val="0"/>
        </w:rPr>
        <w:t xml:space="preserve">‘Apxf’</w:t>
      </w:r>
    </w:p>
    <w:p w:rsidR="00000000" w:rsidDel="00000000" w:rsidP="00000000" w:rsidRDefault="00000000" w:rsidRPr="00000000" w14:paraId="00000179">
      <w:pPr>
        <w:rPr/>
      </w:pPr>
      <w:sdt>
        <w:sdtPr>
          <w:alias w:val="WE Ability tag"/>
          <w:id w:val="673909417"/>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sdt>
        <w:sdtPr>
          <w:alias w:val="WE Ability tag"/>
          <w:id w:val="847269415"/>
          <w:dropDownList w:lastValue="Hea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w:t>
          </w:r>
        </w:sdtContent>
      </w:sdt>
      <w:r w:rsidDel="00000000" w:rsidR="00000000" w:rsidRPr="00000000">
        <w:rPr>
          <w:rtl w:val="0"/>
        </w:rPr>
      </w:r>
    </w:p>
    <w:p w:rsidR="00000000" w:rsidDel="00000000" w:rsidP="00000000" w:rsidRDefault="00000000" w:rsidRPr="00000000" w14:paraId="0000017A">
      <w:pPr>
        <w:rPr>
          <w:color w:val="00bf00"/>
        </w:rPr>
      </w:pPr>
      <w:r w:rsidDel="00000000" w:rsidR="00000000" w:rsidRPr="00000000">
        <w:rPr>
          <w:b w:val="1"/>
          <w:bCs w:val="1"/>
          <w:color w:val="980000"/>
          <w:rtl w:val="0"/>
        </w:rPr>
        <w:t xml:space="preserve">Latest tested version</w:t>
      </w:r>
      <w:r w:rsidDel="00000000" w:rsidR="00000000" w:rsidRPr="00000000">
        <w:rPr>
          <w:rtl w:val="0"/>
        </w:rPr>
        <w:t xml:space="preserve"> 1.31.1.12173 </w:t>
      </w: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t xml:space="preserve">   This ability continuously fires Phoenix Fires into nearby valid units. The fire stops attacking a unit as soon as the unit has buff. Affected units cannot die from damage over time buff. It has a minimum health of 1. Which is similar to Envenomed Spears without having to attack. This ability icon is actually hidden, displayed instead with the blank ability </w:t>
      </w:r>
      <w:r w:rsidDel="00000000" w:rsidR="00000000" w:rsidRPr="00000000">
        <w:rPr>
          <w:color w:val="980000"/>
          <w:rtl w:val="0"/>
        </w:rPr>
        <w:t xml:space="preserve">‘Ahpe’</w:t>
      </w:r>
      <w:r w:rsidDel="00000000" w:rsidR="00000000" w:rsidRPr="00000000">
        <w:rPr>
          <w:rtl w:val="0"/>
        </w:rPr>
        <w:t xml:space="preserve">. Display buff icon on the affected units.</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It can be transformed into an auto cannon like in the maps Battle Tank and Battleship with a very short buff duration. Multiple instances of Phoenix fire abilities can stack on top of the unit, even with the same ID. However since it deals non-normal damage it is not soaked by armor.</w:t>
      </w:r>
    </w:p>
    <w:p w:rsidR="00000000" w:rsidDel="00000000" w:rsidP="00000000" w:rsidRDefault="00000000" w:rsidRPr="00000000" w14:paraId="0000017D">
      <w:pPr>
        <w:rPr/>
      </w:pPr>
      <w:r w:rsidDel="00000000" w:rsidR="00000000" w:rsidRPr="00000000">
        <w:rPr>
          <w:b w:val="1"/>
          <w:bCs w:val="1"/>
          <w:color w:val="980000"/>
          <w:rtl w:val="0"/>
        </w:rPr>
        <w:t xml:space="preserve">Damage Per Second</w:t>
      </w:r>
      <w:r w:rsidDel="00000000" w:rsidR="00000000" w:rsidRPr="00000000">
        <w:rPr>
          <w:rtl w:val="0"/>
        </w:rPr>
        <w:t xml:space="preserve"> </w:t>
      </w:r>
    </w:p>
    <w:p w:rsidR="00000000" w:rsidDel="00000000" w:rsidP="00000000" w:rsidRDefault="00000000" w:rsidRPr="00000000" w14:paraId="0000017E">
      <w:pPr>
        <w:numPr>
          <w:ilvl w:val="0"/>
          <w:numId w:val="80"/>
        </w:numPr>
        <w:spacing w:after="0" w:afterAutospacing="0"/>
        <w:ind w:left="720" w:hanging="360"/>
      </w:pPr>
      <w:r w:rsidDel="00000000" w:rsidR="00000000" w:rsidRPr="00000000">
        <w:rPr>
          <w:rtl w:val="0"/>
        </w:rPr>
        <w:t xml:space="preserve">Amount of damage that unit takes per second</w:t>
      </w:r>
    </w:p>
    <w:p w:rsidR="00000000" w:rsidDel="00000000" w:rsidP="00000000" w:rsidRDefault="00000000" w:rsidRPr="00000000" w14:paraId="0000017F">
      <w:pPr>
        <w:numPr>
          <w:ilvl w:val="0"/>
          <w:numId w:val="80"/>
        </w:numPr>
        <w:spacing w:after="0" w:afterAutospacing="0"/>
        <w:ind w:left="720" w:hanging="360"/>
      </w:pPr>
      <w:r w:rsidDel="00000000" w:rsidR="00000000" w:rsidRPr="00000000">
        <w:rPr>
          <w:rtl w:val="0"/>
        </w:rPr>
        <w:t xml:space="preserve">Applied every second (cannot be changed) but not instantly on impact (you have to wait the first second to see the first damage inflicted)</w:t>
      </w:r>
    </w:p>
    <w:p w:rsidR="00000000" w:rsidDel="00000000" w:rsidP="00000000" w:rsidRDefault="00000000" w:rsidRPr="00000000" w14:paraId="00000180">
      <w:pPr>
        <w:numPr>
          <w:ilvl w:val="0"/>
          <w:numId w:val="80"/>
        </w:numPr>
        <w:spacing w:after="0" w:afterAutospacing="0"/>
        <w:ind w:left="720" w:hanging="360"/>
      </w:pPr>
      <w:r w:rsidDel="00000000" w:rsidR="00000000" w:rsidRPr="00000000">
        <w:rPr>
          <w:rtl w:val="0"/>
        </w:rPr>
        <w:t xml:space="preserve">Values greater than or equal to 0 will deal damage.</w:t>
      </w:r>
    </w:p>
    <w:p w:rsidR="00000000" w:rsidDel="00000000" w:rsidP="00000000" w:rsidRDefault="00000000" w:rsidRPr="00000000" w14:paraId="00000181">
      <w:pPr>
        <w:numPr>
          <w:ilvl w:val="0"/>
          <w:numId w:val="80"/>
        </w:numPr>
        <w:spacing w:after="0" w:afterAutospacing="0"/>
        <w:ind w:left="720" w:hanging="360"/>
      </w:pPr>
      <w:r w:rsidDel="00000000" w:rsidR="00000000" w:rsidRPr="00000000">
        <w:rPr>
          <w:rtl w:val="0"/>
        </w:rPr>
        <w:t xml:space="preserve">Values below 0 will be healed.</w:t>
      </w:r>
    </w:p>
    <w:p w:rsidR="00000000" w:rsidDel="00000000" w:rsidP="00000000" w:rsidRDefault="00000000" w:rsidRPr="00000000" w14:paraId="00000182">
      <w:pPr>
        <w:numPr>
          <w:ilvl w:val="0"/>
          <w:numId w:val="80"/>
        </w:numPr>
        <w:spacing w:after="0" w:afterAutospacing="0"/>
        <w:ind w:left="720" w:hanging="360"/>
      </w:pPr>
      <w:r w:rsidDel="00000000" w:rsidR="00000000" w:rsidRPr="00000000">
        <w:rPr>
          <w:rtl w:val="0"/>
        </w:rPr>
        <w:t xml:space="preserve">As the value is negative the amount will be removed from current life and no kill credit given</w:t>
      </w:r>
    </w:p>
    <w:p w:rsidR="00000000" w:rsidDel="00000000" w:rsidP="00000000" w:rsidRDefault="00000000" w:rsidRPr="00000000" w14:paraId="00000183">
      <w:pPr>
        <w:numPr>
          <w:ilvl w:val="0"/>
          <w:numId w:val="80"/>
        </w:numPr>
        <w:ind w:left="720" w:hanging="360"/>
      </w:pPr>
      <w:r w:rsidDel="00000000" w:rsidR="00000000" w:rsidRPr="00000000">
        <w:rPr>
          <w:rtl w:val="0"/>
        </w:rPr>
        <w:t xml:space="preserve">Deals Fire damage type</w:t>
      </w:r>
    </w:p>
    <w:p w:rsidR="00000000" w:rsidDel="00000000" w:rsidP="00000000" w:rsidRDefault="00000000" w:rsidRPr="00000000" w14:paraId="00000184">
      <w:pPr>
        <w:rPr/>
      </w:pPr>
      <w:r w:rsidDel="00000000" w:rsidR="00000000" w:rsidRPr="00000000">
        <w:rPr>
          <w:b w:val="1"/>
          <w:bCs w:val="1"/>
          <w:color w:val="980000"/>
          <w:rtl w:val="0"/>
        </w:rPr>
        <w:t xml:space="preserve">Initial Damage</w:t>
      </w:r>
      <w:r w:rsidDel="00000000" w:rsidR="00000000" w:rsidRPr="00000000">
        <w:rPr>
          <w:rtl w:val="0"/>
        </w:rPr>
        <w:t xml:space="preserve"> </w:t>
      </w:r>
    </w:p>
    <w:p w:rsidR="00000000" w:rsidDel="00000000" w:rsidP="00000000" w:rsidRDefault="00000000" w:rsidRPr="00000000" w14:paraId="00000185">
      <w:pPr>
        <w:numPr>
          <w:ilvl w:val="0"/>
          <w:numId w:val="80"/>
        </w:numPr>
        <w:spacing w:after="0" w:afterAutospacing="0"/>
        <w:ind w:left="720" w:hanging="360"/>
      </w:pPr>
      <w:r w:rsidDel="00000000" w:rsidR="00000000" w:rsidRPr="00000000">
        <w:rPr>
          <w:rtl w:val="0"/>
        </w:rPr>
        <w:t xml:space="preserve">Damage the unit takes when the projectile hits.</w:t>
      </w:r>
    </w:p>
    <w:p w:rsidR="00000000" w:rsidDel="00000000" w:rsidP="00000000" w:rsidRDefault="00000000" w:rsidRPr="00000000" w14:paraId="00000186">
      <w:pPr>
        <w:numPr>
          <w:ilvl w:val="0"/>
          <w:numId w:val="80"/>
        </w:numPr>
        <w:spacing w:after="0" w:afterAutospacing="0"/>
        <w:ind w:left="720" w:hanging="360"/>
      </w:pPr>
      <w:r w:rsidDel="00000000" w:rsidR="00000000" w:rsidRPr="00000000">
        <w:rPr>
          <w:rtl w:val="0"/>
        </w:rPr>
        <w:t xml:space="preserve">Negative values will be treated as positive values, dealing damage</w:t>
      </w:r>
    </w:p>
    <w:p w:rsidR="00000000" w:rsidDel="00000000" w:rsidP="00000000" w:rsidRDefault="00000000" w:rsidRPr="00000000" w14:paraId="00000187">
      <w:pPr>
        <w:numPr>
          <w:ilvl w:val="0"/>
          <w:numId w:val="80"/>
        </w:numPr>
        <w:spacing w:after="0" w:afterAutospacing="0"/>
        <w:ind w:left="720" w:hanging="360"/>
      </w:pPr>
      <w:r w:rsidDel="00000000" w:rsidR="00000000" w:rsidRPr="00000000">
        <w:rPr>
          <w:rtl w:val="0"/>
        </w:rPr>
        <w:t xml:space="preserve">Deals unknown damage type to place the debuff</w:t>
      </w:r>
    </w:p>
    <w:p w:rsidR="00000000" w:rsidDel="00000000" w:rsidP="00000000" w:rsidRDefault="00000000" w:rsidRPr="00000000" w14:paraId="00000188">
      <w:pPr>
        <w:numPr>
          <w:ilvl w:val="0"/>
          <w:numId w:val="80"/>
        </w:numPr>
        <w:spacing w:after="0" w:afterAutospacing="0"/>
        <w:ind w:left="720" w:hanging="360"/>
      </w:pPr>
      <w:r w:rsidDel="00000000" w:rsidR="00000000" w:rsidRPr="00000000">
        <w:rPr>
          <w:rtl w:val="0"/>
        </w:rPr>
        <w:t xml:space="preserve">Might trigger several times against the same target if </w:t>
      </w:r>
      <w:r w:rsidDel="00000000" w:rsidR="00000000" w:rsidRPr="00000000">
        <w:rPr>
          <w:i w:val="1"/>
          <w:iCs w:val="1"/>
          <w:color w:val="980000"/>
          <w:rtl w:val="0"/>
        </w:rPr>
        <w:t xml:space="preserve">Art - Missile speed</w:t>
      </w:r>
      <w:r w:rsidDel="00000000" w:rsidR="00000000" w:rsidRPr="00000000">
        <w:rPr>
          <w:rtl w:val="0"/>
        </w:rPr>
        <w:t xml:space="preserve"> or </w:t>
      </w:r>
      <w:r w:rsidDel="00000000" w:rsidR="00000000" w:rsidRPr="00000000">
        <w:rPr>
          <w:i w:val="1"/>
          <w:iCs w:val="1"/>
          <w:color w:val="980000"/>
          <w:rtl w:val="0"/>
        </w:rPr>
        <w:t xml:space="preserve">Stats - Cooldown</w:t>
      </w:r>
      <w:r w:rsidDel="00000000" w:rsidR="00000000" w:rsidRPr="00000000">
        <w:rPr>
          <w:rtl w:val="0"/>
        </w:rPr>
        <w:t xml:space="preserve"> is too low</w:t>
      </w:r>
    </w:p>
    <w:p w:rsidR="00000000" w:rsidDel="00000000" w:rsidP="00000000" w:rsidRDefault="00000000" w:rsidRPr="00000000" w14:paraId="00000189">
      <w:pPr>
        <w:numPr>
          <w:ilvl w:val="0"/>
          <w:numId w:val="80"/>
        </w:numPr>
        <w:spacing w:after="0" w:afterAutospacing="0"/>
        <w:ind w:left="720" w:hanging="360"/>
      </w:pPr>
      <w:r w:rsidDel="00000000" w:rsidR="00000000" w:rsidRPr="00000000">
        <w:rPr>
          <w:rtl w:val="0"/>
        </w:rPr>
        <w:t xml:space="preserve">You can get around this by increasing either or both of those.</w:t>
      </w:r>
    </w:p>
    <w:p w:rsidR="00000000" w:rsidDel="00000000" w:rsidP="00000000" w:rsidRDefault="00000000" w:rsidRPr="00000000" w14:paraId="0000018A">
      <w:pPr>
        <w:numPr>
          <w:ilvl w:val="0"/>
          <w:numId w:val="80"/>
        </w:numPr>
        <w:ind w:left="720" w:hanging="360"/>
      </w:pPr>
      <w:r w:rsidDel="00000000" w:rsidR="00000000" w:rsidRPr="00000000">
        <w:rPr>
          <w:rtl w:val="0"/>
        </w:rPr>
        <w:t xml:space="preserve">It appears to be because the buff is not applied until the missile actually “hits”</w:t>
      </w:r>
    </w:p>
    <w:p w:rsidR="00000000" w:rsidDel="00000000" w:rsidP="00000000" w:rsidRDefault="00000000" w:rsidRPr="00000000" w14:paraId="0000018B">
      <w:pPr>
        <w:rPr>
          <w:b w:val="1"/>
          <w:bCs w:val="1"/>
          <w:color w:val="980000"/>
        </w:rPr>
      </w:pPr>
      <w:r w:rsidDel="00000000" w:rsidR="00000000" w:rsidRPr="00000000">
        <w:rPr>
          <w:b w:val="1"/>
          <w:bCs w:val="1"/>
          <w:color w:val="980000"/>
          <w:rtl w:val="0"/>
        </w:rPr>
        <w:t xml:space="preserve">Stats - Duration Normal/Hero</w:t>
      </w:r>
    </w:p>
    <w:p w:rsidR="00000000" w:rsidDel="00000000" w:rsidP="00000000" w:rsidRDefault="00000000" w:rsidRPr="00000000" w14:paraId="0000018C">
      <w:pPr>
        <w:numPr>
          <w:ilvl w:val="0"/>
          <w:numId w:val="80"/>
        </w:numPr>
        <w:spacing w:after="0" w:afterAutospacing="0"/>
        <w:ind w:left="720" w:hanging="360"/>
      </w:pPr>
      <w:r w:rsidDel="00000000" w:rsidR="00000000" w:rsidRPr="00000000">
        <w:rPr>
          <w:rtl w:val="0"/>
        </w:rPr>
        <w:t xml:space="preserve">The time between taking damage is dictated by the buff applied. Which is dictated by how long it lasts by “Stats - Duration”.</w:t>
      </w:r>
    </w:p>
    <w:p w:rsidR="00000000" w:rsidDel="00000000" w:rsidP="00000000" w:rsidRDefault="00000000" w:rsidRPr="00000000" w14:paraId="0000018D">
      <w:pPr>
        <w:numPr>
          <w:ilvl w:val="0"/>
          <w:numId w:val="80"/>
        </w:numPr>
        <w:spacing w:after="0" w:afterAutospacing="0"/>
        <w:ind w:left="720" w:hanging="360"/>
      </w:pPr>
      <w:r w:rsidDel="00000000" w:rsidR="00000000" w:rsidRPr="00000000">
        <w:rPr>
          <w:rtl w:val="0"/>
        </w:rPr>
        <w:t xml:space="preserve">Decides whether phoenix fire will target the applicable enemy units or not. Testing showed that with a slow enough projectile speed or fast enough cooldown or large enough “Stats - Area of Effect” or a combination of these, it will cause phoenix fire to target and fire multiple phoenix fire at the target and they all dealt the correct amount of damage despite the buff being in effect. (Patch 1.30.4)</w:t>
      </w:r>
    </w:p>
    <w:p w:rsidR="00000000" w:rsidDel="00000000" w:rsidP="00000000" w:rsidRDefault="00000000" w:rsidRPr="00000000" w14:paraId="0000018E">
      <w:pPr>
        <w:numPr>
          <w:ilvl w:val="0"/>
          <w:numId w:val="80"/>
        </w:numPr>
        <w:ind w:left="720" w:hanging="360"/>
      </w:pPr>
      <w:r w:rsidDel="00000000" w:rsidR="00000000" w:rsidRPr="00000000">
        <w:rPr>
          <w:rtl w:val="0"/>
        </w:rPr>
        <w:t xml:space="preserve">If smaller than one second the secondary damage over time is not applied</w:t>
      </w:r>
    </w:p>
    <w:p w:rsidR="00000000" w:rsidDel="00000000" w:rsidP="00000000" w:rsidRDefault="00000000" w:rsidRPr="00000000" w14:paraId="0000018F">
      <w:pPr>
        <w:rPr/>
      </w:pPr>
      <w:r w:rsidDel="00000000" w:rsidR="00000000" w:rsidRPr="00000000">
        <w:rPr>
          <w:b w:val="1"/>
          <w:bCs w:val="1"/>
          <w:color w:val="980000"/>
          <w:rtl w:val="0"/>
        </w:rPr>
        <w:t xml:space="preserve">Stats - Cooldown</w:t>
      </w:r>
      <w:r w:rsidDel="00000000" w:rsidR="00000000" w:rsidRPr="00000000">
        <w:rPr>
          <w:rtl w:val="0"/>
        </w:rPr>
      </w:r>
    </w:p>
    <w:p w:rsidR="00000000" w:rsidDel="00000000" w:rsidP="00000000" w:rsidRDefault="00000000" w:rsidRPr="00000000" w14:paraId="00000190">
      <w:pPr>
        <w:numPr>
          <w:ilvl w:val="0"/>
          <w:numId w:val="80"/>
        </w:numPr>
        <w:spacing w:after="0" w:afterAutospacing="0"/>
        <w:ind w:left="720" w:hanging="360"/>
      </w:pPr>
      <w:r w:rsidDel="00000000" w:rsidR="00000000" w:rsidRPr="00000000">
        <w:rPr>
          <w:rtl w:val="0"/>
        </w:rPr>
        <w:t xml:space="preserve">Uses only Level 1 despite techs and triggers</w:t>
      </w:r>
    </w:p>
    <w:p w:rsidR="00000000" w:rsidDel="00000000" w:rsidP="00000000" w:rsidRDefault="00000000" w:rsidRPr="00000000" w14:paraId="00000191">
      <w:pPr>
        <w:numPr>
          <w:ilvl w:val="0"/>
          <w:numId w:val="80"/>
        </w:numPr>
        <w:spacing w:after="0" w:afterAutospacing="0"/>
        <w:ind w:left="720" w:hanging="360"/>
      </w:pPr>
      <w:r w:rsidDel="00000000" w:rsidR="00000000" w:rsidRPr="00000000">
        <w:rPr>
          <w:rtl w:val="0"/>
        </w:rPr>
        <w:t xml:space="preserve">“Stats - Duration” </w:t>
      </w:r>
    </w:p>
    <w:p w:rsidR="00000000" w:rsidDel="00000000" w:rsidP="00000000" w:rsidRDefault="00000000" w:rsidRPr="00000000" w14:paraId="00000192">
      <w:pPr>
        <w:numPr>
          <w:ilvl w:val="0"/>
          <w:numId w:val="80"/>
        </w:numPr>
        <w:spacing w:after="0" w:afterAutospacing="0"/>
        <w:ind w:left="720" w:hanging="360"/>
      </w:pPr>
      <w:r w:rsidDel="00000000" w:rsidR="00000000" w:rsidRPr="00000000">
        <w:rPr>
          <w:rtl w:val="0"/>
        </w:rPr>
        <w:t xml:space="preserve">Impact Damage might trigger several times against the same target if your “Art - Missile speed” or “Stats - Cooldown” is to</w:t>
      </w:r>
      <w:ins w:author="Baru Bary" w:id="2" w:date="2026-07-13T15:17:13Z">
        <w:r w:rsidDel="00000000" w:rsidR="00000000" w:rsidRPr="00000000">
          <w:rPr>
            <w:rtl w:val="0"/>
          </w:rPr>
          <w:t xml:space="preserve">⁹</w:t>
        </w:r>
      </w:ins>
      <w:r w:rsidDel="00000000" w:rsidR="00000000" w:rsidRPr="00000000">
        <w:rPr>
          <w:rtl w:val="0"/>
        </w:rPr>
        <w:t xml:space="preserve">o low.</w:t>
      </w:r>
    </w:p>
    <w:p w:rsidR="00000000" w:rsidDel="00000000" w:rsidP="00000000" w:rsidRDefault="00000000" w:rsidRPr="00000000" w14:paraId="00000193">
      <w:pPr>
        <w:numPr>
          <w:ilvl w:val="1"/>
          <w:numId w:val="80"/>
        </w:numPr>
        <w:spacing w:after="0" w:afterAutospacing="0"/>
        <w:ind w:left="1440" w:hanging="360"/>
      </w:pPr>
      <w:r w:rsidDel="00000000" w:rsidR="00000000" w:rsidRPr="00000000">
        <w:rPr>
          <w:rtl w:val="0"/>
        </w:rPr>
        <w:t xml:space="preserve">You can get around this by increasing either or both of those.</w:t>
      </w:r>
    </w:p>
    <w:p w:rsidR="00000000" w:rsidDel="00000000" w:rsidP="00000000" w:rsidRDefault="00000000" w:rsidRPr="00000000" w14:paraId="00000194">
      <w:pPr>
        <w:numPr>
          <w:ilvl w:val="1"/>
          <w:numId w:val="80"/>
        </w:numPr>
        <w:ind w:left="1440" w:hanging="360"/>
      </w:pPr>
      <w:r w:rsidDel="00000000" w:rsidR="00000000" w:rsidRPr="00000000">
        <w:rPr>
          <w:rtl w:val="0"/>
        </w:rPr>
        <w:t xml:space="preserve">It appears to be because the buff is not applied until the missile actually “hits”</w:t>
      </w:r>
    </w:p>
    <w:p w:rsidR="00000000" w:rsidDel="00000000" w:rsidP="00000000" w:rsidRDefault="00000000" w:rsidRPr="00000000" w14:paraId="00000195">
      <w:pPr>
        <w:rPr>
          <w:b w:val="1"/>
          <w:bCs w:val="1"/>
          <w:color w:val="980000"/>
        </w:rPr>
      </w:pPr>
      <w:r w:rsidDel="00000000" w:rsidR="00000000" w:rsidRPr="00000000">
        <w:rPr>
          <w:b w:val="1"/>
          <w:bCs w:val="1"/>
          <w:color w:val="980000"/>
          <w:rtl w:val="0"/>
        </w:rPr>
        <w:t xml:space="preserve">Stats - Target allowed</w:t>
      </w:r>
    </w:p>
    <w:p w:rsidR="00000000" w:rsidDel="00000000" w:rsidP="00000000" w:rsidRDefault="00000000" w:rsidRPr="00000000" w14:paraId="00000196">
      <w:pPr>
        <w:numPr>
          <w:ilvl w:val="0"/>
          <w:numId w:val="80"/>
        </w:numPr>
        <w:spacing w:after="0" w:afterAutospacing="0"/>
        <w:ind w:left="720" w:hanging="360"/>
      </w:pPr>
      <w:r w:rsidDel="00000000" w:rsidR="00000000" w:rsidRPr="00000000">
        <w:rPr>
          <w:rtl w:val="0"/>
        </w:rPr>
        <w:t xml:space="preserve">Can't affect the Source itself </w:t>
      </w:r>
      <w:sdt>
        <w:sdtPr>
          <w:alias w:val="Named contributors"/>
          <w:id w:val="-2126392843"/>
          <w:dropDownList w:lastValue="Krotos">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Krotos</w:t>
          </w:r>
        </w:sdtContent>
      </w:sdt>
      <w:r w:rsidDel="00000000" w:rsidR="00000000" w:rsidRPr="00000000">
        <w:rPr>
          <w:rtl w:val="0"/>
        </w:rPr>
      </w:r>
    </w:p>
    <w:p w:rsidR="00000000" w:rsidDel="00000000" w:rsidP="00000000" w:rsidRDefault="00000000" w:rsidRPr="00000000" w14:paraId="00000197">
      <w:pPr>
        <w:numPr>
          <w:ilvl w:val="0"/>
          <w:numId w:val="80"/>
        </w:numPr>
        <w:ind w:left="720" w:hanging="360"/>
      </w:pPr>
      <w:r w:rsidDel="00000000" w:rsidR="00000000" w:rsidRPr="00000000">
        <w:rPr>
          <w:rtl w:val="0"/>
        </w:rPr>
        <w:t xml:space="preserve">The target must be visible to be fired at, even if at range. In other words it doesn’t target units in the fog of war, or undetected invisible units.</w:t>
      </w:r>
    </w:p>
    <w:p w:rsidR="00000000" w:rsidDel="00000000" w:rsidP="00000000" w:rsidRDefault="00000000" w:rsidRPr="00000000" w14:paraId="00000198">
      <w:pPr>
        <w:rPr/>
      </w:pPr>
      <w:r w:rsidDel="00000000" w:rsidR="00000000" w:rsidRPr="00000000">
        <w:rPr>
          <w:b w:val="1"/>
          <w:bCs w:val="1"/>
          <w:color w:val="980000"/>
          <w:rtl w:val="0"/>
        </w:rPr>
        <w:t xml:space="preserve">Techtree - Requirements</w:t>
      </w:r>
      <w:r w:rsidDel="00000000" w:rsidR="00000000" w:rsidRPr="00000000">
        <w:rPr>
          <w:rtl w:val="0"/>
        </w:rPr>
      </w:r>
    </w:p>
    <w:p w:rsidR="00000000" w:rsidDel="00000000" w:rsidP="00000000" w:rsidRDefault="00000000" w:rsidRPr="00000000" w14:paraId="00000199">
      <w:pPr>
        <w:numPr>
          <w:ilvl w:val="0"/>
          <w:numId w:val="66"/>
        </w:numPr>
        <w:ind w:left="720" w:hanging="360"/>
      </w:pPr>
      <w:r w:rsidDel="00000000" w:rsidR="00000000" w:rsidRPr="00000000">
        <w:rPr>
          <w:rtl w:val="0"/>
        </w:rPr>
        <w:t xml:space="preserve">Cannot be limited by techs, it will be unlocked by default for the unit. To circumvent that you have to go through triggers </w:t>
      </w:r>
      <w:sdt>
        <w:sdtPr>
          <w:alias w:val="Named contributors"/>
          <w:id w:val="661407943"/>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19A">
      <w:pPr>
        <w:pStyle w:val="Heading2"/>
        <w:rPr>
          <w:color w:val="dd7e6b"/>
          <w:sz w:val="24"/>
          <w:szCs w:val="24"/>
        </w:rPr>
      </w:pPr>
      <w:bookmarkStart w:colFirst="0" w:colLast="0" w:name="_8lts73j3nfdl" w:id="30"/>
      <w:bookmarkEnd w:id="30"/>
      <w:r w:rsidDel="00000000" w:rsidR="00000000" w:rsidRPr="00000000">
        <w:rPr>
          <w:rtl w:val="0"/>
        </w:rPr>
        <w:t xml:space="preserve">-Phoenix Morphing </w:t>
        <w:br w:type="textWrapping"/>
      </w:r>
      <w:r w:rsidDel="00000000" w:rsidR="00000000" w:rsidRPr="00000000">
        <w:rPr>
          <w:color w:val="dd7e6b"/>
          <w:sz w:val="24"/>
          <w:szCs w:val="24"/>
          <w:rtl w:val="0"/>
        </w:rPr>
        <w:t xml:space="preserve">‘Aphx’</w:t>
      </w:r>
    </w:p>
    <w:p w:rsidR="00000000" w:rsidDel="00000000" w:rsidP="00000000" w:rsidRDefault="00000000" w:rsidRPr="00000000" w14:paraId="0000019B">
      <w:pPr>
        <w:rPr/>
      </w:pPr>
      <w:sdt>
        <w:sdtPr>
          <w:alias w:val="WE Ability tag"/>
          <w:id w:val="1883527316"/>
          <w:dropDownList w:lastValue="Death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Death triggered</w:t>
          </w:r>
        </w:sdtContent>
      </w:sdt>
      <w:sdt>
        <w:sdtPr>
          <w:alias w:val="WE Ability tag"/>
          <w:id w:val="58110483"/>
          <w:dropDownList w:lastValue="Morph">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Morph</w:t>
          </w:r>
        </w:sdtContent>
      </w:sdt>
      <w:r w:rsidDel="00000000" w:rsidR="00000000" w:rsidRPr="00000000">
        <w:rPr>
          <w:rtl w:val="0"/>
        </w:rPr>
      </w:r>
    </w:p>
    <w:p w:rsidR="00000000" w:rsidDel="00000000" w:rsidP="00000000" w:rsidRDefault="00000000" w:rsidRPr="00000000" w14:paraId="0000019C">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1.31.1.12173 </w:t>
      </w:r>
      <w:r w:rsidDel="00000000" w:rsidR="00000000" w:rsidRPr="00000000">
        <w:rPr>
          <w:rtl w:val="0"/>
        </w:rPr>
      </w:r>
    </w:p>
    <w:p w:rsidR="00000000" w:rsidDel="00000000" w:rsidP="00000000" w:rsidRDefault="00000000" w:rsidRPr="00000000" w14:paraId="0000019D">
      <w:pPr>
        <w:numPr>
          <w:ilvl w:val="0"/>
          <w:numId w:val="80"/>
        </w:numPr>
        <w:spacing w:after="0" w:afterAutospacing="0"/>
        <w:ind w:left="720" w:hanging="360"/>
      </w:pPr>
      <w:r w:rsidDel="00000000" w:rsidR="00000000" w:rsidRPr="00000000">
        <w:rPr>
          <w:rtl w:val="0"/>
        </w:rPr>
        <w:t xml:space="preserve">If used to convert a hero temporarily to a normal unit upon death, reverts the hero to level 1</w:t>
      </w:r>
    </w:p>
    <w:p w:rsidR="00000000" w:rsidDel="00000000" w:rsidP="00000000" w:rsidRDefault="00000000" w:rsidRPr="00000000" w14:paraId="0000019E">
      <w:pPr>
        <w:numPr>
          <w:ilvl w:val="0"/>
          <w:numId w:val="80"/>
        </w:numPr>
        <w:spacing w:after="0" w:afterAutospacing="0"/>
        <w:ind w:left="720" w:hanging="360"/>
      </w:pPr>
      <w:r w:rsidDel="00000000" w:rsidR="00000000" w:rsidRPr="00000000">
        <w:rPr>
          <w:rtl w:val="0"/>
        </w:rPr>
        <w:t xml:space="preserve">Works like an instant Bear Form that does not display on the UI and takes effect as soon as the caster dies</w:t>
      </w:r>
    </w:p>
    <w:p w:rsidR="00000000" w:rsidDel="00000000" w:rsidP="00000000" w:rsidRDefault="00000000" w:rsidRPr="00000000" w14:paraId="0000019F">
      <w:pPr>
        <w:numPr>
          <w:ilvl w:val="0"/>
          <w:numId w:val="80"/>
        </w:numPr>
        <w:spacing w:after="0" w:afterAutospacing="0"/>
        <w:ind w:left="720" w:hanging="360"/>
      </w:pPr>
      <w:r w:rsidDel="00000000" w:rsidR="00000000" w:rsidRPr="00000000">
        <w:rPr>
          <w:rtl w:val="0"/>
        </w:rPr>
        <w:t xml:space="preserve">Works on Heroes as you would hope </w:t>
      </w:r>
      <w:sdt>
        <w:sdtPr>
          <w:alias w:val="Named contributors"/>
          <w:id w:val="826757600"/>
          <w:dropDownList w:lastValue="Khyrberos">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Khyrberos</w:t>
          </w:r>
        </w:sdtContent>
      </w:sdt>
      <w:r w:rsidDel="00000000" w:rsidR="00000000" w:rsidRPr="00000000">
        <w:rPr>
          <w:rtl w:val="0"/>
        </w:rPr>
      </w:r>
    </w:p>
    <w:p w:rsidR="00000000" w:rsidDel="00000000" w:rsidP="00000000" w:rsidRDefault="00000000" w:rsidRPr="00000000" w14:paraId="000001A0">
      <w:pPr>
        <w:numPr>
          <w:ilvl w:val="0"/>
          <w:numId w:val="80"/>
        </w:numPr>
        <w:spacing w:after="0" w:afterAutospacing="0"/>
        <w:ind w:left="720" w:hanging="360"/>
      </w:pPr>
      <w:r w:rsidDel="00000000" w:rsidR="00000000" w:rsidRPr="00000000">
        <w:rPr>
          <w:rtl w:val="0"/>
        </w:rPr>
        <w:t xml:space="preserve">Can be used to change units from one unit to another if the alternative unit has a different phoenix morphing ability</w:t>
      </w:r>
      <w:r w:rsidDel="00000000" w:rsidR="00000000" w:rsidRPr="00000000">
        <w:rPr>
          <w:color w:val="9900ff"/>
          <w:rtl w:val="0"/>
        </w:rPr>
        <w:t xml:space="preserve"> </w:t>
      </w:r>
      <w:sdt>
        <w:sdtPr>
          <w:alias w:val="Named contributors"/>
          <w:id w:val="1022861932"/>
          <w:dropDownList w:lastValue="Yeti">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Yeti</w:t>
          </w:r>
        </w:sdtContent>
      </w:sdt>
      <w:r w:rsidDel="00000000" w:rsidR="00000000" w:rsidRPr="00000000">
        <w:rPr>
          <w:rtl w:val="0"/>
        </w:rPr>
      </w:r>
    </w:p>
    <w:p w:rsidR="00000000" w:rsidDel="00000000" w:rsidP="00000000" w:rsidRDefault="00000000" w:rsidRPr="00000000" w14:paraId="000001A1">
      <w:pPr>
        <w:numPr>
          <w:ilvl w:val="0"/>
          <w:numId w:val="80"/>
        </w:numPr>
        <w:ind w:left="720" w:hanging="360"/>
      </w:pPr>
      <w:r w:rsidDel="00000000" w:rsidR="00000000" w:rsidRPr="00000000">
        <w:rPr>
          <w:rtl w:val="0"/>
        </w:rPr>
        <w:t xml:space="preserve">The base unit is not counted as killed when triggered, thus no XP gain nor Unit death triggers can be launched</w:t>
      </w:r>
    </w:p>
    <w:p w:rsidR="00000000" w:rsidDel="00000000" w:rsidP="00000000" w:rsidRDefault="00000000" w:rsidRPr="00000000" w14:paraId="000001A2">
      <w:pPr>
        <w:pStyle w:val="Heading2"/>
        <w:rPr>
          <w:color w:val="dd7e6b"/>
          <w:sz w:val="24"/>
          <w:szCs w:val="24"/>
        </w:rPr>
      </w:pPr>
      <w:bookmarkStart w:colFirst="0" w:colLast="0" w:name="_e13299ghv5nk" w:id="31"/>
      <w:bookmarkEnd w:id="31"/>
      <w:r w:rsidDel="00000000" w:rsidR="00000000" w:rsidRPr="00000000">
        <w:rPr>
          <w:rtl w:val="0"/>
        </w:rPr>
        <w:t xml:space="preserve">-Polymorph </w:t>
        <w:br w:type="textWrapping"/>
      </w:r>
      <w:r w:rsidDel="00000000" w:rsidR="00000000" w:rsidRPr="00000000">
        <w:rPr>
          <w:color w:val="dd7e6b"/>
          <w:sz w:val="24"/>
          <w:szCs w:val="24"/>
          <w:rtl w:val="0"/>
        </w:rPr>
        <w:t xml:space="preserve">‘Aply’</w:t>
      </w:r>
    </w:p>
    <w:p w:rsidR="00000000" w:rsidDel="00000000" w:rsidP="00000000" w:rsidRDefault="00000000" w:rsidRPr="00000000" w14:paraId="000001A3">
      <w:pPr>
        <w:rPr>
          <w:color w:val="ff9900"/>
        </w:rPr>
      </w:pPr>
      <w:sdt>
        <w:sdtPr>
          <w:alias w:val="WE Ability tag"/>
          <w:id w:val="1294518533"/>
          <w:dropDownList w:lastValue="Morph">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Morph</w:t>
          </w:r>
        </w:sdtContent>
      </w:sdt>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1A5">
      <w:pPr>
        <w:rPr/>
      </w:pPr>
      <w:r w:rsidDel="00000000" w:rsidR="00000000" w:rsidRPr="00000000">
        <w:rPr>
          <w:rtl w:val="0"/>
        </w:rPr>
        <w:t xml:space="preserve">   Human version of Hex. Disables most of default passive abilities : Evasion, Damage block, Critical Strike (despite the critter being unable to attack...). Kills Illusions on cast.</w:t>
      </w:r>
    </w:p>
    <w:p w:rsidR="00000000" w:rsidDel="00000000" w:rsidP="00000000" w:rsidRDefault="00000000" w:rsidRPr="00000000" w14:paraId="000001A6">
      <w:pPr>
        <w:rPr>
          <w:b w:val="1"/>
          <w:bCs w:val="1"/>
          <w:color w:val="980000"/>
        </w:rPr>
      </w:pPr>
      <w:r w:rsidDel="00000000" w:rsidR="00000000" w:rsidRPr="00000000">
        <w:rPr>
          <w:b w:val="1"/>
          <w:bCs w:val="1"/>
          <w:color w:val="980000"/>
          <w:rtl w:val="0"/>
        </w:rPr>
        <w:t xml:space="preserve">Casting by AI</w:t>
      </w:r>
    </w:p>
    <w:p w:rsidR="00000000" w:rsidDel="00000000" w:rsidP="00000000" w:rsidRDefault="00000000" w:rsidRPr="00000000" w14:paraId="000001A7">
      <w:pPr>
        <w:numPr>
          <w:ilvl w:val="0"/>
          <w:numId w:val="16"/>
        </w:numPr>
        <w:ind w:left="720" w:hanging="360"/>
      </w:pPr>
      <w:r w:rsidDel="00000000" w:rsidR="00000000" w:rsidRPr="00000000">
        <w:rPr>
          <w:rtl w:val="0"/>
        </w:rPr>
        <w:t xml:space="preserve">Should be investigated</w:t>
      </w:r>
    </w:p>
    <w:p w:rsidR="00000000" w:rsidDel="00000000" w:rsidP="00000000" w:rsidRDefault="00000000" w:rsidRPr="00000000" w14:paraId="000001A8">
      <w:pPr>
        <w:rPr>
          <w:b w:val="1"/>
          <w:bCs w:val="1"/>
          <w:color w:val="980000"/>
        </w:rPr>
      </w:pPr>
      <w:r w:rsidDel="00000000" w:rsidR="00000000" w:rsidRPr="00000000">
        <w:rPr>
          <w:b w:val="1"/>
          <w:bCs w:val="1"/>
          <w:color w:val="980000"/>
          <w:rtl w:val="0"/>
        </w:rPr>
        <w:t xml:space="preserve">Data - Maximum Creep Level</w:t>
      </w:r>
    </w:p>
    <w:p w:rsidR="00000000" w:rsidDel="00000000" w:rsidP="00000000" w:rsidRDefault="00000000" w:rsidRPr="00000000" w14:paraId="000001A9">
      <w:pPr>
        <w:numPr>
          <w:ilvl w:val="0"/>
          <w:numId w:val="80"/>
        </w:numPr>
        <w:ind w:left="720" w:hanging="360"/>
      </w:pPr>
      <w:r w:rsidDel="00000000" w:rsidR="00000000" w:rsidRPr="00000000">
        <w:rPr>
          <w:rtl w:val="0"/>
        </w:rPr>
        <w:t xml:space="preserve">If set to 0 or below unit levels are ignored</w:t>
      </w:r>
    </w:p>
    <w:p w:rsidR="00000000" w:rsidDel="00000000" w:rsidP="00000000" w:rsidRDefault="00000000" w:rsidRPr="00000000" w14:paraId="000001AA">
      <w:pPr>
        <w:rPr>
          <w:b w:val="1"/>
          <w:bCs w:val="1"/>
          <w:color w:val="980000"/>
        </w:rPr>
      </w:pPr>
      <w:r w:rsidDel="00000000" w:rsidR="00000000" w:rsidRPr="00000000">
        <w:rPr>
          <w:b w:val="1"/>
          <w:bCs w:val="1"/>
          <w:color w:val="980000"/>
          <w:rtl w:val="0"/>
        </w:rPr>
        <w:t xml:space="preserve">Stats - Targets allowed</w:t>
      </w:r>
    </w:p>
    <w:p w:rsidR="00000000" w:rsidDel="00000000" w:rsidP="00000000" w:rsidRDefault="00000000" w:rsidRPr="00000000" w14:paraId="000001AB">
      <w:pPr>
        <w:numPr>
          <w:ilvl w:val="0"/>
          <w:numId w:val="80"/>
        </w:numPr>
        <w:ind w:left="720" w:hanging="360"/>
      </w:pPr>
      <w:r w:rsidDel="00000000" w:rsidR="00000000" w:rsidRPr="00000000">
        <w:rPr>
          <w:rtl w:val="0"/>
        </w:rPr>
        <w:t xml:space="preserve">Hard coded to be unable to target Summoned Units</w:t>
      </w:r>
    </w:p>
    <w:p w:rsidR="00000000" w:rsidDel="00000000" w:rsidP="00000000" w:rsidRDefault="00000000" w:rsidRPr="00000000" w14:paraId="000001AC">
      <w:pPr>
        <w:rPr>
          <w:b w:val="1"/>
          <w:bCs w:val="1"/>
          <w:color w:val="980000"/>
        </w:rPr>
      </w:pPr>
      <w:r w:rsidDel="00000000" w:rsidR="00000000" w:rsidRPr="00000000">
        <w:rPr>
          <w:b w:val="1"/>
          <w:bCs w:val="1"/>
          <w:color w:val="980000"/>
          <w:rtl w:val="0"/>
        </w:rPr>
        <w:t xml:space="preserve">Stats - Duration</w:t>
      </w:r>
    </w:p>
    <w:p w:rsidR="00000000" w:rsidDel="00000000" w:rsidP="00000000" w:rsidRDefault="00000000" w:rsidRPr="00000000" w14:paraId="000001AD">
      <w:pPr>
        <w:numPr>
          <w:ilvl w:val="0"/>
          <w:numId w:val="80"/>
        </w:numPr>
        <w:ind w:left="720" w:hanging="360"/>
      </w:pPr>
      <w:r w:rsidDel="00000000" w:rsidR="00000000" w:rsidRPr="00000000">
        <w:rPr>
          <w:rtl w:val="0"/>
        </w:rPr>
        <w:t xml:space="preserve">Negative duration leads to an empty expiration time in the UI as well as lasting forever until dispelled</w:t>
      </w:r>
    </w:p>
    <w:p w:rsidR="00000000" w:rsidDel="00000000" w:rsidP="00000000" w:rsidRDefault="00000000" w:rsidRPr="00000000" w14:paraId="000001AE">
      <w:pPr>
        <w:pStyle w:val="Heading2"/>
        <w:rPr>
          <w:color w:val="dd7e6b"/>
          <w:sz w:val="24"/>
          <w:szCs w:val="24"/>
        </w:rPr>
      </w:pPr>
      <w:bookmarkStart w:colFirst="0" w:colLast="0" w:name="_4d8xgoqbk3vv" w:id="32"/>
      <w:bookmarkEnd w:id="32"/>
      <w:r w:rsidDel="00000000" w:rsidR="00000000" w:rsidRPr="00000000">
        <w:rPr>
          <w:rtl w:val="0"/>
        </w:rPr>
        <w:t xml:space="preserve">-Reveal </w:t>
        <w:br w:type="textWrapping"/>
      </w:r>
      <w:r w:rsidDel="00000000" w:rsidR="00000000" w:rsidRPr="00000000">
        <w:rPr>
          <w:color w:val="dd7e6b"/>
          <w:sz w:val="24"/>
          <w:szCs w:val="24"/>
          <w:rtl w:val="0"/>
        </w:rPr>
        <w:t xml:space="preserve">‘AHta’ ‘AIta’</w:t>
      </w:r>
    </w:p>
    <w:p w:rsidR="00000000" w:rsidDel="00000000" w:rsidP="00000000" w:rsidRDefault="00000000" w:rsidRPr="00000000" w14:paraId="000001AF">
      <w:pPr>
        <w:rPr/>
      </w:pPr>
      <w:sdt>
        <w:sdtPr>
          <w:alias w:val="WE Ability tag"/>
          <w:id w:val="1580155342"/>
          <w:dropDownList w:lastValue="Detect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Detection</w:t>
          </w:r>
        </w:sdtContent>
      </w:sdt>
      <w:sdt>
        <w:sdtPr>
          <w:alias w:val="WE Ability tag"/>
          <w:id w:val="-1671109036"/>
          <w:dropDownList w:lastValue="Vis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Vision</w:t>
          </w:r>
        </w:sdtContent>
      </w:sdt>
      <w:r w:rsidDel="00000000" w:rsidR="00000000" w:rsidRPr="00000000">
        <w:rPr>
          <w:rtl w:val="0"/>
        </w:rPr>
      </w:r>
    </w:p>
    <w:p w:rsidR="00000000" w:rsidDel="00000000" w:rsidP="00000000" w:rsidRDefault="00000000" w:rsidRPr="00000000" w14:paraId="000001B0">
      <w:pPr>
        <w:rPr/>
      </w:pPr>
      <w:r w:rsidDel="00000000" w:rsidR="00000000" w:rsidRPr="00000000">
        <w:rPr>
          <w:color w:val="434343"/>
          <w:rtl w:val="0"/>
        </w:rPr>
        <w:t xml:space="preserve">   Works similarly to Goblin Lab’s Reveal, except no gold cost, on a longer cooldown and only used by Arcane Towers.</w:t>
      </w: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1B2">
      <w:pPr>
        <w:pStyle w:val="Heading2"/>
        <w:rPr>
          <w:color w:val="dd7e6b"/>
          <w:sz w:val="24"/>
          <w:szCs w:val="24"/>
        </w:rPr>
      </w:pPr>
      <w:bookmarkStart w:colFirst="0" w:colLast="0" w:name="_zharhdebbqhk" w:id="33"/>
      <w:bookmarkEnd w:id="33"/>
      <w:r w:rsidDel="00000000" w:rsidR="00000000" w:rsidRPr="00000000">
        <w:rPr>
          <w:rtl w:val="0"/>
        </w:rPr>
        <w:t xml:space="preserve">-Slow </w:t>
        <w:br w:type="textWrapping"/>
      </w:r>
      <w:r w:rsidDel="00000000" w:rsidR="00000000" w:rsidRPr="00000000">
        <w:rPr>
          <w:color w:val="dd7e6b"/>
          <w:sz w:val="24"/>
          <w:szCs w:val="24"/>
          <w:rtl w:val="0"/>
        </w:rPr>
        <w:t xml:space="preserve">‘Aslo’ ‘ACsw’</w:t>
      </w:r>
    </w:p>
    <w:p w:rsidR="00000000" w:rsidDel="00000000" w:rsidP="00000000" w:rsidRDefault="00000000" w:rsidRPr="00000000" w14:paraId="000001B3">
      <w:pPr>
        <w:rPr/>
      </w:pPr>
      <w:sdt>
        <w:sdtPr>
          <w:alias w:val="WE Ability tag"/>
          <w:id w:val="1441080705"/>
          <w:dropDownList w:lastValue="Move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Increase</w:t>
          </w:r>
        </w:sdtContent>
      </w:sdt>
      <w:sdt>
        <w:sdtPr>
          <w:alias w:val="WE Ability tag"/>
          <w:id w:val="-739817531"/>
          <w:dropDownList w:lastValue="Move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Decrease</w:t>
          </w:r>
        </w:sdtContent>
      </w:sdt>
      <w:sdt>
        <w:sdtPr>
          <w:alias w:val="WE Ability tag"/>
          <w:id w:val="1649346446"/>
          <w:dropDownList w:lastValue="Attack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Increase</w:t>
          </w:r>
        </w:sdtContent>
      </w:sdt>
      <w:sdt>
        <w:sdtPr>
          <w:alias w:val="WE Ability tag"/>
          <w:id w:val="2112785315"/>
          <w:dropDownList w:lastValue="Attack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Decrease</w:t>
          </w:r>
        </w:sdtContent>
      </w:sdt>
      <w:sdt>
        <w:sdtPr>
          <w:alias w:val="WE Ability tag"/>
          <w:id w:val="-1625705634"/>
          <w:dropDownList w:lastValue="Auto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Autocast</w:t>
          </w:r>
        </w:sdtContent>
      </w:sdt>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1B5">
      <w:pPr>
        <w:rPr/>
      </w:pPr>
      <w:r w:rsidDel="00000000" w:rsidR="00000000" w:rsidRPr="00000000">
        <w:rPr>
          <w:rtl w:val="0"/>
        </w:rPr>
        <w:t xml:space="preserve">   Easy and versatile, can easily be a buff spell.</w:t>
      </w:r>
    </w:p>
    <w:p w:rsidR="00000000" w:rsidDel="00000000" w:rsidP="00000000" w:rsidRDefault="00000000" w:rsidRPr="00000000" w14:paraId="000001B6">
      <w:pPr>
        <w:rPr/>
      </w:pPr>
      <w:r w:rsidDel="00000000" w:rsidR="00000000" w:rsidRPr="00000000">
        <w:rPr>
          <w:b w:val="1"/>
          <w:bCs w:val="1"/>
          <w:color w:val="980000"/>
          <w:rtl w:val="0"/>
        </w:rPr>
        <w:t xml:space="preserve">Autocasting</w:t>
      </w:r>
      <w:r w:rsidDel="00000000" w:rsidR="00000000" w:rsidRPr="00000000">
        <w:rPr>
          <w:rtl w:val="0"/>
        </w:rPr>
      </w:r>
    </w:p>
    <w:p w:rsidR="00000000" w:rsidDel="00000000" w:rsidP="00000000" w:rsidRDefault="00000000" w:rsidRPr="00000000" w14:paraId="000001B7">
      <w:pPr>
        <w:numPr>
          <w:ilvl w:val="0"/>
          <w:numId w:val="27"/>
        </w:numPr>
        <w:ind w:left="720" w:hanging="360"/>
      </w:pPr>
      <w:r w:rsidDel="00000000" w:rsidR="00000000" w:rsidRPr="00000000">
        <w:rPr>
          <w:rtl w:val="0"/>
        </w:rPr>
        <w:t xml:space="preserve">Doesn’t autocast when the unit is under </w:t>
      </w:r>
      <w:hyperlink w:anchor="_kcgw2us6dqth">
        <w:r w:rsidDel="00000000" w:rsidR="00000000" w:rsidRPr="00000000">
          <w:rPr>
            <w:color w:val="dd7e6b"/>
            <w:rtl w:val="0"/>
          </w:rPr>
          <w:t xml:space="preserve">permanent invisibility</w:t>
        </w:r>
      </w:hyperlink>
      <w:r w:rsidDel="00000000" w:rsidR="00000000" w:rsidRPr="00000000">
        <w:rPr>
          <w:rtl w:val="0"/>
        </w:rPr>
        <w:t xml:space="preserve">, but can be used or triggered manually </w:t>
      </w:r>
      <w:sdt>
        <w:sdtPr>
          <w:alias w:val="Named contributors"/>
          <w:id w:val="-2072161523"/>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1B8">
      <w:pPr>
        <w:rPr>
          <w:b w:val="1"/>
          <w:bCs w:val="1"/>
          <w:color w:val="980000"/>
        </w:rPr>
      </w:pPr>
      <w:r w:rsidDel="00000000" w:rsidR="00000000" w:rsidRPr="00000000">
        <w:rPr>
          <w:b w:val="1"/>
          <w:bCs w:val="1"/>
          <w:color w:val="980000"/>
          <w:rtl w:val="0"/>
        </w:rPr>
        <w:t xml:space="preserve">Casting by AI</w:t>
      </w:r>
    </w:p>
    <w:p w:rsidR="00000000" w:rsidDel="00000000" w:rsidP="00000000" w:rsidRDefault="00000000" w:rsidRPr="00000000" w14:paraId="000001B9">
      <w:pPr>
        <w:numPr>
          <w:ilvl w:val="0"/>
          <w:numId w:val="13"/>
        </w:numPr>
        <w:spacing w:after="0" w:afterAutospacing="0"/>
        <w:ind w:left="720" w:hanging="360"/>
      </w:pPr>
      <w:r w:rsidDel="00000000" w:rsidR="00000000" w:rsidRPr="00000000">
        <w:rPr>
          <w:rtl w:val="0"/>
        </w:rPr>
        <w:t xml:space="preserve">Spammed randomly ? </w:t>
      </w:r>
      <w:sdt>
        <w:sdtPr>
          <w:alias w:val="WE Ability tag"/>
          <w:id w:val="-563253752"/>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1BA">
      <w:pPr>
        <w:numPr>
          <w:ilvl w:val="0"/>
          <w:numId w:val="13"/>
        </w:numPr>
        <w:spacing w:after="0" w:afterAutospacing="0"/>
        <w:ind w:left="720" w:hanging="360"/>
      </w:pPr>
      <w:r w:rsidDel="00000000" w:rsidR="00000000" w:rsidRPr="00000000">
        <w:rPr>
          <w:rtl w:val="0"/>
        </w:rPr>
        <w:t xml:space="preserve">May be a preference for high level units (e.g. Frost Wyrm or Tauren)</w:t>
      </w:r>
    </w:p>
    <w:p w:rsidR="00000000" w:rsidDel="00000000" w:rsidP="00000000" w:rsidRDefault="00000000" w:rsidRPr="00000000" w14:paraId="000001BB">
      <w:pPr>
        <w:numPr>
          <w:ilvl w:val="0"/>
          <w:numId w:val="13"/>
        </w:numPr>
        <w:ind w:left="720" w:hanging="360"/>
      </w:pPr>
      <w:r w:rsidDel="00000000" w:rsidR="00000000" w:rsidRPr="00000000">
        <w:rPr>
          <w:rtl w:val="0"/>
        </w:rPr>
        <w:t xml:space="preserve">Casted when a friendly unit takes damage (source: Azure tower defense hawkriders slow spell)</w:t>
      </w:r>
    </w:p>
    <w:p w:rsidR="00000000" w:rsidDel="00000000" w:rsidP="00000000" w:rsidRDefault="00000000" w:rsidRPr="00000000" w14:paraId="000001BC">
      <w:pPr>
        <w:rPr>
          <w:b w:val="1"/>
          <w:bCs w:val="1"/>
          <w:color w:val="980000"/>
        </w:rPr>
      </w:pPr>
      <w:r w:rsidDel="00000000" w:rsidR="00000000" w:rsidRPr="00000000">
        <w:rPr>
          <w:b w:val="1"/>
          <w:bCs w:val="1"/>
          <w:color w:val="980000"/>
          <w:rtl w:val="0"/>
        </w:rPr>
        <w:t xml:space="preserve">Attack Speed Factor </w:t>
      </w:r>
      <w:r w:rsidDel="00000000" w:rsidR="00000000" w:rsidRPr="00000000">
        <w:rPr>
          <w:color w:val="980000"/>
          <w:rtl w:val="0"/>
        </w:rPr>
        <w:t xml:space="preserve">and </w:t>
      </w:r>
      <w:r w:rsidDel="00000000" w:rsidR="00000000" w:rsidRPr="00000000">
        <w:rPr>
          <w:b w:val="1"/>
          <w:bCs w:val="1"/>
          <w:color w:val="980000"/>
          <w:rtl w:val="0"/>
        </w:rPr>
        <w:t xml:space="preserve">Movement Speed Factor</w:t>
      </w:r>
    </w:p>
    <w:p w:rsidR="00000000" w:rsidDel="00000000" w:rsidP="00000000" w:rsidRDefault="00000000" w:rsidRPr="00000000" w14:paraId="000001BD">
      <w:pPr>
        <w:numPr>
          <w:ilvl w:val="0"/>
          <w:numId w:val="80"/>
        </w:numPr>
        <w:spacing w:after="0" w:afterAutospacing="0"/>
        <w:ind w:left="720" w:hanging="360"/>
      </w:pPr>
      <w:r w:rsidDel="00000000" w:rsidR="00000000" w:rsidRPr="00000000">
        <w:rPr>
          <w:rtl w:val="0"/>
        </w:rPr>
        <w:t xml:space="preserve">Anything above 0 slows the attack speed</w:t>
      </w:r>
    </w:p>
    <w:p w:rsidR="00000000" w:rsidDel="00000000" w:rsidP="00000000" w:rsidRDefault="00000000" w:rsidRPr="00000000" w14:paraId="000001BE">
      <w:pPr>
        <w:numPr>
          <w:ilvl w:val="0"/>
          <w:numId w:val="80"/>
        </w:numPr>
        <w:spacing w:after="0" w:afterAutospacing="0"/>
        <w:ind w:left="720" w:hanging="360"/>
      </w:pPr>
      <w:r w:rsidDel="00000000" w:rsidR="00000000" w:rsidRPr="00000000">
        <w:rPr>
          <w:rtl w:val="0"/>
        </w:rPr>
        <w:t xml:space="preserve">Anything below 0 increases the attack speed</w:t>
      </w:r>
    </w:p>
    <w:p w:rsidR="00000000" w:rsidDel="00000000" w:rsidP="00000000" w:rsidRDefault="00000000" w:rsidRPr="00000000" w14:paraId="000001BF">
      <w:pPr>
        <w:numPr>
          <w:ilvl w:val="0"/>
          <w:numId w:val="80"/>
        </w:numPr>
        <w:ind w:left="720" w:hanging="360"/>
      </w:pPr>
      <w:r w:rsidDel="00000000" w:rsidR="00000000" w:rsidRPr="00000000">
        <w:rPr>
          <w:rtl w:val="0"/>
        </w:rPr>
        <w:t xml:space="preserve">No matter the values, even positive, will be displayed as a negative buff (red border icon) </w:t>
      </w:r>
      <w:sdt>
        <w:sdtPr>
          <w:alias w:val="Named contributors"/>
          <w:id w:val="-1121856403"/>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1C0">
      <w:pPr>
        <w:pStyle w:val="Heading2"/>
        <w:rPr>
          <w:color w:val="dd7e6b"/>
          <w:sz w:val="24"/>
          <w:szCs w:val="24"/>
        </w:rPr>
      </w:pPr>
      <w:bookmarkStart w:colFirst="0" w:colLast="0" w:name="_mqo3pnjbkjok" w:id="34"/>
      <w:bookmarkEnd w:id="34"/>
      <w:r w:rsidDel="00000000" w:rsidR="00000000" w:rsidRPr="00000000">
        <w:rPr>
          <w:rtl w:val="0"/>
        </w:rPr>
        <w:t xml:space="preserve">-Spell Steal </w:t>
        <w:br w:type="textWrapping"/>
      </w:r>
      <w:r w:rsidDel="00000000" w:rsidR="00000000" w:rsidRPr="00000000">
        <w:rPr>
          <w:color w:val="dd7e6b"/>
          <w:sz w:val="24"/>
          <w:szCs w:val="24"/>
          <w:rtl w:val="0"/>
        </w:rPr>
        <w:t xml:space="preserve">‘Asps’</w:t>
      </w:r>
    </w:p>
    <w:p w:rsidR="00000000" w:rsidDel="00000000" w:rsidP="00000000" w:rsidRDefault="00000000" w:rsidRPr="00000000" w14:paraId="000001C1">
      <w:pPr>
        <w:rPr/>
      </w:pPr>
      <w:sdt>
        <w:sdtPr>
          <w:alias w:val="WE Ability tag"/>
          <w:id w:val="833524598"/>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sdt>
        <w:sdtPr>
          <w:alias w:val="WE Ability tag"/>
          <w:id w:val="2016097398"/>
          <w:dropDownList w:lastValue="Auto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Autocast</w:t>
          </w:r>
        </w:sdtContent>
      </w:sdt>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1C3">
      <w:pPr>
        <w:rPr>
          <w:b w:val="1"/>
          <w:bCs w:val="1"/>
          <w:color w:val="980000"/>
        </w:rPr>
      </w:pPr>
      <w:r w:rsidDel="00000000" w:rsidR="00000000" w:rsidRPr="00000000">
        <w:rPr>
          <w:b w:val="1"/>
          <w:bCs w:val="1"/>
          <w:color w:val="980000"/>
          <w:rtl w:val="0"/>
        </w:rPr>
        <w:t xml:space="preserve">Casting by AI</w:t>
      </w:r>
    </w:p>
    <w:p w:rsidR="00000000" w:rsidDel="00000000" w:rsidP="00000000" w:rsidRDefault="00000000" w:rsidRPr="00000000" w14:paraId="000001C4">
      <w:pPr>
        <w:numPr>
          <w:ilvl w:val="0"/>
          <w:numId w:val="13"/>
        </w:numPr>
        <w:ind w:left="720" w:hanging="360"/>
      </w:pPr>
      <w:sdt>
        <w:sdtPr>
          <w:alias w:val="WE Ability tag"/>
          <w:id w:val="-138523386"/>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Below notes aside, this works just like </w:t>
      </w:r>
      <w:hyperlink w:anchor="_iautxhrkiiaq">
        <w:r w:rsidDel="00000000" w:rsidR="00000000" w:rsidRPr="00000000">
          <w:rPr>
            <w:color w:val="1155cc"/>
            <w:u w:val="single"/>
            <w:rtl w:val="0"/>
          </w:rPr>
          <w:t xml:space="preserve">Abolish Magic</w:t>
        </w:r>
      </w:hyperlink>
      <w:r w:rsidDel="00000000" w:rsidR="00000000" w:rsidRPr="00000000">
        <w:rPr>
          <w:rtl w:val="0"/>
        </w:rPr>
        <w:t xml:space="preserve">.</w:t>
      </w:r>
    </w:p>
    <w:p w:rsidR="00000000" w:rsidDel="00000000" w:rsidP="00000000" w:rsidRDefault="00000000" w:rsidRPr="00000000" w14:paraId="000001C6">
      <w:pPr>
        <w:numPr>
          <w:ilvl w:val="0"/>
          <w:numId w:val="80"/>
        </w:numPr>
        <w:ind w:left="720" w:hanging="360"/>
      </w:pPr>
      <w:r w:rsidDel="00000000" w:rsidR="00000000" w:rsidRPr="00000000">
        <w:rPr>
          <w:rtl w:val="0"/>
        </w:rPr>
        <w:t xml:space="preserve"> Targeting an enemy unit causes all of its positive buffs to fling as a projectile to your nearest ally (prioritizes allies who don't have a stolen positive buff).</w:t>
      </w:r>
    </w:p>
    <w:p w:rsidR="00000000" w:rsidDel="00000000" w:rsidP="00000000" w:rsidRDefault="00000000" w:rsidRPr="00000000" w14:paraId="000001C7">
      <w:pPr>
        <w:numPr>
          <w:ilvl w:val="1"/>
          <w:numId w:val="80"/>
        </w:numPr>
        <w:ind w:left="1440" w:hanging="360"/>
      </w:pPr>
      <w:r w:rsidDel="00000000" w:rsidR="00000000" w:rsidRPr="00000000">
        <w:rPr>
          <w:rtl w:val="0"/>
        </w:rPr>
        <w:t xml:space="preserve">If there are no allied units in the area or if everyone has a stolen positive buff, it will transfer to you instead (dispels the enemy if you also have a stolen buff).</w:t>
      </w:r>
    </w:p>
    <w:p w:rsidR="00000000" w:rsidDel="00000000" w:rsidP="00000000" w:rsidRDefault="00000000" w:rsidRPr="00000000" w14:paraId="000001C8">
      <w:pPr>
        <w:numPr>
          <w:ilvl w:val="0"/>
          <w:numId w:val="80"/>
        </w:numPr>
        <w:ind w:left="720" w:hanging="360"/>
      </w:pPr>
      <w:r w:rsidDel="00000000" w:rsidR="00000000" w:rsidRPr="00000000">
        <w:rPr>
          <w:rtl w:val="0"/>
        </w:rPr>
        <w:t xml:space="preserve">Targeting an allied unit does the opposite thing listed above, gathering all negative debuffs and flinging it as a projectile to the nearest enemy, prioritizing those who don't have a stolen negative debuff.</w:t>
      </w:r>
    </w:p>
    <w:p w:rsidR="00000000" w:rsidDel="00000000" w:rsidP="00000000" w:rsidRDefault="00000000" w:rsidRPr="00000000" w14:paraId="000001C9">
      <w:pPr>
        <w:numPr>
          <w:ilvl w:val="0"/>
          <w:numId w:val="80"/>
        </w:numPr>
        <w:ind w:left="720" w:hanging="360"/>
      </w:pPr>
      <w:r w:rsidDel="00000000" w:rsidR="00000000" w:rsidRPr="00000000">
        <w:rPr>
          <w:rtl w:val="0"/>
        </w:rPr>
        <w:t xml:space="preserve">If there are no enemy units in the area or if every enemy has a stolen positive buff, it will simply dispel the ally instead.</w:t>
      </w:r>
    </w:p>
    <w:p w:rsidR="00000000" w:rsidDel="00000000" w:rsidP="00000000" w:rsidRDefault="00000000" w:rsidRPr="00000000" w14:paraId="000001CA">
      <w:pPr>
        <w:numPr>
          <w:ilvl w:val="0"/>
          <w:numId w:val="80"/>
        </w:numPr>
        <w:ind w:left="720" w:hanging="360"/>
      </w:pPr>
      <w:r w:rsidDel="00000000" w:rsidR="00000000" w:rsidRPr="00000000">
        <w:rPr>
          <w:rtl w:val="0"/>
        </w:rPr>
        <w:t xml:space="preserve">Uses the “Area of Effect” field for the range of buff transfers. </w:t>
      </w:r>
      <w:sdt>
        <w:sdtPr>
          <w:alias w:val="Named contributors"/>
          <w:id w:val="2000490346"/>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1CB">
      <w:pPr>
        <w:numPr>
          <w:ilvl w:val="0"/>
          <w:numId w:val="80"/>
        </w:numPr>
        <w:ind w:left="720" w:hanging="360"/>
      </w:pPr>
      <w:r w:rsidDel="00000000" w:rsidR="00000000" w:rsidRPr="00000000">
        <w:rPr>
          <w:rtl w:val="0"/>
        </w:rPr>
        <w:t xml:space="preserve">Can be cast by units with Locust, but they cannot receive buffs (if no other recipients are in range it will dispel instead).</w:t>
      </w:r>
      <w:sdt>
        <w:sdtPr>
          <w:alias w:val="Named contributors"/>
          <w:id w:val="-1242679464"/>
          <w:dropDownList w:lastValue="KitsuneTailsProw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KitsuneTailsPrower</w:t>
          </w:r>
        </w:sdtContent>
      </w:sdt>
      <w:r w:rsidDel="00000000" w:rsidR="00000000" w:rsidRPr="00000000">
        <w:rPr>
          <w:rtl w:val="0"/>
        </w:rPr>
      </w:r>
    </w:p>
    <w:p w:rsidR="00000000" w:rsidDel="00000000" w:rsidP="00000000" w:rsidRDefault="00000000" w:rsidRPr="00000000" w14:paraId="000001CC">
      <w:pPr>
        <w:numPr>
          <w:ilvl w:val="0"/>
          <w:numId w:val="80"/>
        </w:numPr>
        <w:ind w:left="720" w:hanging="360"/>
      </w:pPr>
      <w:r w:rsidDel="00000000" w:rsidR="00000000" w:rsidRPr="00000000">
        <w:rPr>
          <w:rtl w:val="0"/>
        </w:rPr>
        <w:t xml:space="preserve">Which allied units can receive the stolen buff appears to be hard coded </w:t>
      </w:r>
      <w:sdt>
        <w:sdtPr>
          <w:alias w:val="Named contributors"/>
          <w:id w:val="1418842495"/>
          <w:dropDownList w:lastValue="KitsuneTailsProw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KitsuneTailsPrower</w:t>
          </w:r>
        </w:sdtContent>
      </w:sdt>
      <w:r w:rsidDel="00000000" w:rsidR="00000000" w:rsidRPr="00000000">
        <w:rPr>
          <w:rtl w:val="0"/>
        </w:rPr>
      </w:r>
    </w:p>
    <w:p w:rsidR="00000000" w:rsidDel="00000000" w:rsidP="00000000" w:rsidRDefault="00000000" w:rsidRPr="00000000" w14:paraId="000001CD">
      <w:pPr>
        <w:numPr>
          <w:ilvl w:val="0"/>
          <w:numId w:val="80"/>
        </w:numPr>
        <w:ind w:left="720" w:hanging="360"/>
        <w:rPr>
          <w:ins w:author="Muhammad Daffa Abiyyu Rahman" w:id="3" w:date="2026-07-03T18:04:40Z"/>
        </w:rPr>
      </w:pPr>
      <w:r w:rsidDel="00000000" w:rsidR="00000000" w:rsidRPr="00000000">
        <w:rPr>
          <w:rtl w:val="0"/>
        </w:rPr>
        <w:t xml:space="preserve">Invulnerable and Magic Immune units cannot receive the buff </w:t>
      </w:r>
      <w:sdt>
        <w:sdtPr>
          <w:alias w:val="Named contributors"/>
          <w:id w:val="802526356"/>
          <w:dropDownList w:lastValue="KitsuneTailsProw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KitsuneTailsPrower</w:t>
          </w:r>
        </w:sdtContent>
      </w:sdt>
      <w:ins w:author="Muhammad Daffa Abiyyu Rahman" w:id="3" w:date="2026-07-03T18:04:40Z">
        <w:r w:rsidDel="00000000" w:rsidR="00000000" w:rsidRPr="00000000">
          <w:rPr>
            <w:rtl w:val="0"/>
          </w:rPr>
        </w:r>
      </w:ins>
    </w:p>
    <w:p w:rsidR="00000000" w:rsidDel="00000000" w:rsidP="00000000" w:rsidRDefault="00000000" w:rsidRPr="00000000" w14:paraId="000001CE">
      <w:pPr>
        <w:numPr>
          <w:ilvl w:val="0"/>
          <w:numId w:val="80"/>
        </w:numPr>
        <w:ind w:left="720" w:hanging="360"/>
      </w:pPr>
      <w:ins w:author="Muhammad Daffa Abiyyu Rahman" w:id="3" w:date="2026-07-03T18:04:40Z">
        <w:r w:rsidDel="00000000" w:rsidR="00000000" w:rsidRPr="00000000">
          <w:rPr>
            <w:rtl w:val="0"/>
          </w:rPr>
          <w:t xml:space="preserve">Triggers two 0-damage events that can be captured as shown by Tasyen in </w:t>
        </w:r>
        <w:r w:rsidDel="00000000" w:rsidR="00000000" w:rsidRPr="00000000">
          <w:fldChar w:fldCharType="begin"/>
        </w:r>
        <w:r w:rsidDel="00000000" w:rsidR="00000000" w:rsidRPr="00000000">
          <w:instrText xml:space="preserve">HYPERLINK "https://www.hiveworkshop.com/threads/spellstealevent.336286/"</w:instrText>
        </w:r>
        <w:r w:rsidDel="00000000" w:rsidR="00000000" w:rsidRPr="00000000">
          <w:fldChar w:fldCharType="separate"/>
        </w:r>
        <w:r w:rsidDel="00000000" w:rsidR="00000000" w:rsidRPr="00000000">
          <w:rPr>
            <w:color w:val="1155cc"/>
            <w:u w:val="single"/>
            <w:rtl w:val="0"/>
          </w:rPr>
          <w:t xml:space="preserve">https://www.hiveworkshop.com/threads/spellstealevent.336286/</w:t>
        </w:r>
        <w:r w:rsidDel="00000000" w:rsidR="00000000" w:rsidRPr="00000000">
          <w:fldChar w:fldCharType="end"/>
        </w:r>
        <w:r w:rsidDel="00000000" w:rsidR="00000000" w:rsidRPr="00000000">
          <w:rPr>
            <w:rtl w:val="0"/>
          </w:rPr>
          <w:t xml:space="preserve"> (Daffa)</w:t>
        </w:r>
      </w:ins>
      <w:r w:rsidDel="00000000" w:rsidR="00000000" w:rsidRPr="00000000">
        <w:rPr>
          <w:rtl w:val="0"/>
        </w:rPr>
      </w:r>
    </w:p>
    <w:p w:rsidR="00000000" w:rsidDel="00000000" w:rsidP="00000000" w:rsidRDefault="00000000" w:rsidRPr="00000000" w14:paraId="000001CF">
      <w:pPr>
        <w:pStyle w:val="Heading2"/>
        <w:rPr>
          <w:color w:val="dd7e6b"/>
          <w:sz w:val="24"/>
          <w:szCs w:val="24"/>
        </w:rPr>
      </w:pPr>
      <w:bookmarkStart w:colFirst="0" w:colLast="0" w:name="_y3mh23l0eexe" w:id="35"/>
      <w:bookmarkEnd w:id="35"/>
      <w:r w:rsidDel="00000000" w:rsidR="00000000" w:rsidRPr="00000000">
        <w:rPr>
          <w:rtl w:val="0"/>
        </w:rPr>
        <w:t xml:space="preserve">-Sphere </w:t>
        <w:br w:type="textWrapping"/>
      </w:r>
      <w:r w:rsidDel="00000000" w:rsidR="00000000" w:rsidRPr="00000000">
        <w:rPr>
          <w:color w:val="dd7e6b"/>
          <w:sz w:val="24"/>
          <w:szCs w:val="24"/>
          <w:rtl w:val="0"/>
        </w:rPr>
        <w:t xml:space="preserve">‘Asph’</w:t>
      </w:r>
    </w:p>
    <w:p w:rsidR="00000000" w:rsidDel="00000000" w:rsidP="00000000" w:rsidRDefault="00000000" w:rsidRPr="00000000" w14:paraId="000001D0">
      <w:pPr>
        <w:rPr/>
      </w:pPr>
      <w:sdt>
        <w:sdtPr>
          <w:alias w:val="WE Ability tag"/>
          <w:id w:val="-33999064"/>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sdt>
        <w:sdtPr>
          <w:alias w:val="WE Ability tag"/>
          <w:id w:val="-728657164"/>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1D2">
      <w:pPr>
        <w:rPr/>
      </w:pPr>
      <w:r w:rsidDel="00000000" w:rsidR="00000000" w:rsidRPr="00000000">
        <w:rPr>
          <w:rtl w:val="0"/>
        </w:rPr>
        <w:t xml:space="preserve">The balls circling around the Bloodmage.</w:t>
      </w:r>
    </w:p>
    <w:p w:rsidR="00000000" w:rsidDel="00000000" w:rsidP="00000000" w:rsidRDefault="00000000" w:rsidRPr="00000000" w14:paraId="000001D3">
      <w:pPr>
        <w:numPr>
          <w:ilvl w:val="0"/>
          <w:numId w:val="80"/>
        </w:numPr>
        <w:spacing w:after="0" w:afterAutospacing="0"/>
        <w:ind w:left="720" w:hanging="360"/>
      </w:pPr>
      <w:r w:rsidDel="00000000" w:rsidR="00000000" w:rsidRPr="00000000">
        <w:rPr>
          <w:rtl w:val="0"/>
        </w:rPr>
        <w:t xml:space="preserve">Each time an attack is made or a spell is cast, one of the caster’s attachments will vanish. By default, these use the Blood Mage’s “ball” art. The attachments don’t have to all have the same art </w:t>
      </w:r>
      <w:sdt>
        <w:sdtPr>
          <w:alias w:val="Named contributors"/>
          <w:id w:val="-1116378709"/>
          <w:dropDownList w:lastValue="EternalOn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EternalOne</w:t>
          </w:r>
        </w:sdtContent>
      </w:sdt>
      <w:r w:rsidDel="00000000" w:rsidR="00000000" w:rsidRPr="00000000">
        <w:rPr>
          <w:rtl w:val="0"/>
        </w:rPr>
      </w:r>
    </w:p>
    <w:p w:rsidR="00000000" w:rsidDel="00000000" w:rsidP="00000000" w:rsidRDefault="00000000" w:rsidRPr="00000000" w14:paraId="000001D4">
      <w:pPr>
        <w:numPr>
          <w:ilvl w:val="0"/>
          <w:numId w:val="80"/>
        </w:numPr>
        <w:spacing w:after="0" w:afterAutospacing="0"/>
        <w:ind w:left="720" w:hanging="360"/>
      </w:pPr>
      <w:r w:rsidDel="00000000" w:rsidR="00000000" w:rsidRPr="00000000">
        <w:rPr>
          <w:rtl w:val="0"/>
        </w:rPr>
        <w:t xml:space="preserve">Each time an attack is made or a spell is cast, a missile will be fired at the target (or target point.) This happens even if there isn’t normally a projectile art involved. This is why only the Blood Mage has a ball fly towards the target of his </w:t>
      </w:r>
      <w:hyperlink w:anchor="_qgrmogw2klye">
        <w:r w:rsidDel="00000000" w:rsidR="00000000" w:rsidRPr="00000000">
          <w:rPr>
            <w:color w:val="dd7e6b"/>
            <w:rtl w:val="0"/>
          </w:rPr>
          <w:t xml:space="preserve">Flame Strike</w:t>
        </w:r>
      </w:hyperlink>
      <w:r w:rsidDel="00000000" w:rsidR="00000000" w:rsidRPr="00000000">
        <w:rPr>
          <w:rtl w:val="0"/>
        </w:rPr>
        <w:t xml:space="preserve">. As a side note, this doesn’t have to be the same art as the attachments. </w:t>
      </w:r>
      <w:sdt>
        <w:sdtPr>
          <w:alias w:val="Named contributors"/>
          <w:id w:val="512211828"/>
          <w:dropDownList w:lastValue="EternalOn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EternalOne</w:t>
          </w:r>
        </w:sdtContent>
      </w:sdt>
      <w:r w:rsidDel="00000000" w:rsidR="00000000" w:rsidRPr="00000000">
        <w:rPr>
          <w:rtl w:val="0"/>
        </w:rPr>
      </w:r>
    </w:p>
    <w:p w:rsidR="00000000" w:rsidDel="00000000" w:rsidP="00000000" w:rsidRDefault="00000000" w:rsidRPr="00000000" w14:paraId="000001D5">
      <w:pPr>
        <w:numPr>
          <w:ilvl w:val="0"/>
          <w:numId w:val="80"/>
        </w:numPr>
        <w:spacing w:after="0" w:afterAutospacing="0"/>
        <w:ind w:left="720" w:hanging="360"/>
      </w:pPr>
      <w:r w:rsidDel="00000000" w:rsidR="00000000" w:rsidRPr="00000000">
        <w:rPr>
          <w:color w:val="660000"/>
          <w:rtl w:val="0"/>
        </w:rPr>
        <w:t xml:space="preserve">Can be used simply to add art to any figure, although requiring the model to have whatever attachment points are used. </w:t>
      </w:r>
      <w:sdt>
        <w:sdtPr>
          <w:alias w:val="Named contributors"/>
          <w:id w:val="-270192856"/>
          <w:dropDownList w:lastValue="Yeti">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Yeti</w:t>
          </w:r>
        </w:sdtContent>
      </w:sdt>
      <w:r w:rsidDel="00000000" w:rsidR="00000000" w:rsidRPr="00000000">
        <w:rPr>
          <w:rtl w:val="0"/>
        </w:rPr>
      </w:r>
    </w:p>
    <w:p w:rsidR="00000000" w:rsidDel="00000000" w:rsidP="00000000" w:rsidRDefault="00000000" w:rsidRPr="00000000" w14:paraId="000001D6">
      <w:pPr>
        <w:numPr>
          <w:ilvl w:val="0"/>
          <w:numId w:val="80"/>
        </w:numPr>
        <w:ind w:left="720" w:hanging="360"/>
      </w:pPr>
      <w:sdt>
        <w:sdtPr>
          <w:alias w:val="WE Ability tag"/>
          <w:id w:val="1866743569"/>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t xml:space="preserve"> How does it stack ?</w:t>
      </w:r>
    </w:p>
    <w:p w:rsidR="00000000" w:rsidDel="00000000" w:rsidP="00000000" w:rsidRDefault="00000000" w:rsidRPr="00000000" w14:paraId="000001D7">
      <w:pPr>
        <w:rPr>
          <w:b w:val="1"/>
          <w:bCs w:val="1"/>
          <w:color w:val="980000"/>
        </w:rPr>
      </w:pPr>
      <w:r w:rsidDel="00000000" w:rsidR="00000000" w:rsidRPr="00000000">
        <w:rPr>
          <w:b w:val="1"/>
          <w:bCs w:val="1"/>
          <w:color w:val="980000"/>
          <w:rtl w:val="0"/>
        </w:rPr>
        <w:t xml:space="preserve">Data - Cooldown</w:t>
      </w:r>
    </w:p>
    <w:p w:rsidR="00000000" w:rsidDel="00000000" w:rsidP="00000000" w:rsidRDefault="00000000" w:rsidRPr="00000000" w14:paraId="000001D8">
      <w:pPr>
        <w:numPr>
          <w:ilvl w:val="0"/>
          <w:numId w:val="80"/>
        </w:numPr>
        <w:ind w:left="720" w:hanging="360"/>
      </w:pPr>
      <w:r w:rsidDel="00000000" w:rsidR="00000000" w:rsidRPr="00000000">
        <w:rPr>
          <w:rtl w:val="0"/>
        </w:rPr>
        <w:t xml:space="preserve">How long it takes for the lost attachments to reappear </w:t>
      </w:r>
      <w:sdt>
        <w:sdtPr>
          <w:alias w:val="Named contributors"/>
          <w:id w:val="-684768590"/>
          <w:dropDownList w:lastValue="EternalOn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EternalOne</w:t>
          </w:r>
        </w:sdtContent>
      </w:sdt>
      <w:r w:rsidDel="00000000" w:rsidR="00000000" w:rsidRPr="00000000">
        <w:rPr>
          <w:rtl w:val="0"/>
        </w:rPr>
      </w:r>
    </w:p>
    <w:p w:rsidR="00000000" w:rsidDel="00000000" w:rsidP="00000000" w:rsidRDefault="00000000" w:rsidRPr="00000000" w14:paraId="000001D9">
      <w:pPr>
        <w:pStyle w:val="Heading2"/>
        <w:rPr>
          <w:color w:val="dd7e6b"/>
          <w:sz w:val="24"/>
          <w:szCs w:val="24"/>
        </w:rPr>
      </w:pPr>
      <w:bookmarkStart w:colFirst="0" w:colLast="0" w:name="_huzob5rhatzq" w:id="36"/>
      <w:bookmarkEnd w:id="36"/>
      <w:r w:rsidDel="00000000" w:rsidR="00000000" w:rsidRPr="00000000">
        <w:rPr>
          <w:rtl w:val="0"/>
        </w:rPr>
        <w:t xml:space="preserve">-Storm Hammers </w:t>
        <w:br w:type="textWrapping"/>
      </w:r>
      <w:r w:rsidDel="00000000" w:rsidR="00000000" w:rsidRPr="00000000">
        <w:rPr>
          <w:color w:val="dd7e6b"/>
          <w:sz w:val="24"/>
          <w:szCs w:val="24"/>
          <w:rtl w:val="0"/>
        </w:rPr>
        <w:t xml:space="preserve">‘Asth’</w:t>
      </w:r>
    </w:p>
    <w:p w:rsidR="00000000" w:rsidDel="00000000" w:rsidP="00000000" w:rsidRDefault="00000000" w:rsidRPr="00000000" w14:paraId="000001DA">
      <w:pPr>
        <w:rPr/>
      </w:pPr>
      <w:sdt>
        <w:sdtPr>
          <w:alias w:val="WE Ability tag"/>
          <w:id w:val="2143663208"/>
          <w:dropDownList w:lastValue="Blank">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3d3d3d"/>
              <w:shd w:fill="bfbfbf" w:val="clear"/>
            </w:rPr>
            <w:t xml:space="preserve">Blank</w:t>
          </w:r>
        </w:sdtContent>
      </w:sdt>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1DC">
      <w:pPr>
        <w:rPr/>
      </w:pPr>
      <w:r w:rsidDel="00000000" w:rsidR="00000000" w:rsidRPr="00000000">
        <w:rPr>
          <w:rtl w:val="0"/>
        </w:rPr>
        <w:t xml:space="preserve">Doesn't do anything, it’s all handled by the upgrade. The actual splash line attack is actually set in the unit combat fields, but the gryphon rider starts with 0 distance and thus no piercing unit AoE on practice. The upgrade increases the distance and thus “enables” the line attack.</w:t>
      </w:r>
    </w:p>
    <w:p w:rsidR="00000000" w:rsidDel="00000000" w:rsidP="00000000" w:rsidRDefault="00000000" w:rsidRPr="00000000" w14:paraId="000001DD">
      <w:pPr>
        <w:pStyle w:val="Heading2"/>
        <w:rPr>
          <w:color w:val="dd7e6b"/>
          <w:sz w:val="24"/>
          <w:szCs w:val="24"/>
        </w:rPr>
      </w:pPr>
      <w:bookmarkStart w:colFirst="0" w:colLast="0" w:name="_2g53iuq2q7j8" w:id="37"/>
      <w:bookmarkEnd w:id="37"/>
      <w:r w:rsidDel="00000000" w:rsidR="00000000" w:rsidRPr="00000000">
        <w:rPr>
          <w:rtl w:val="0"/>
        </w:rPr>
        <w:t xml:space="preserve">-Sundering Blades </w:t>
        <w:br w:type="textWrapping"/>
      </w:r>
      <w:r w:rsidDel="00000000" w:rsidR="00000000" w:rsidRPr="00000000">
        <w:rPr>
          <w:color w:val="dd7e6b"/>
          <w:sz w:val="24"/>
          <w:szCs w:val="24"/>
          <w:rtl w:val="0"/>
        </w:rPr>
        <w:t xml:space="preserve">‘Ahsb’</w:t>
      </w:r>
    </w:p>
    <w:p w:rsidR="00000000" w:rsidDel="00000000" w:rsidP="00000000" w:rsidRDefault="00000000" w:rsidRPr="00000000" w14:paraId="000001DE">
      <w:pPr>
        <w:rPr>
          <w:color w:val="0000ff"/>
        </w:rPr>
      </w:pPr>
      <w:sdt>
        <w:sdtPr>
          <w:alias w:val="WE Ability tag"/>
          <w:id w:val="1565738355"/>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sdt>
        <w:sdtPr>
          <w:alias w:val="WE Ability tag"/>
          <w:id w:val="-1617126757"/>
          <w:dropDownList w:lastValue="Percent Damage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Increase</w:t>
          </w:r>
        </w:sdtContent>
      </w:sdt>
      <w:sdt>
        <w:sdtPr>
          <w:alias w:val="WE Ability tag"/>
          <w:id w:val="-2112239390"/>
          <w:dropDownList w:lastValue="Percent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Decrease</w:t>
          </w:r>
        </w:sdtContent>
      </w:sdt>
      <w:sdt>
        <w:sdtPr>
          <w:alias w:val="WE Ability tag"/>
          <w:id w:val="-1039940070"/>
          <w:dropDownList w:lastValue="Flat Damage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Damage Increase</w:t>
          </w:r>
        </w:sdtContent>
      </w:sdt>
      <w:sdt>
        <w:sdtPr>
          <w:alias w:val="WE Ability tag"/>
          <w:id w:val="1399964056"/>
          <w:dropDownList w:lastValue="Flat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Damage Decrease</w:t>
          </w:r>
        </w:sdtContent>
      </w:sdt>
      <w:sdt>
        <w:sdtPr>
          <w:alias w:val="WE Ability tag"/>
          <w:id w:val="-145969926"/>
          <w:dropDownList w:lastValue="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b10202"/>
              <w:shd w:fill="ffcfc9" w:val="clear"/>
            </w:rPr>
            <w:t xml:space="preserve">Stackable</w:t>
          </w:r>
        </w:sdtContent>
      </w:sdt>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color w:val="980000"/>
          <w:rtl w:val="0"/>
        </w:rPr>
        <w:t xml:space="preserve">Latest tested version</w:t>
      </w:r>
      <w:r w:rsidDel="00000000" w:rsidR="00000000" w:rsidRPr="00000000">
        <w:rPr>
          <w:rtl w:val="0"/>
        </w:rPr>
        <w:t xml:space="preserve"> 1.31.1.12164</w:t>
      </w:r>
    </w:p>
    <w:p w:rsidR="00000000" w:rsidDel="00000000" w:rsidP="00000000" w:rsidRDefault="00000000" w:rsidRPr="00000000" w14:paraId="000001E0">
      <w:pPr>
        <w:rPr/>
      </w:pPr>
      <w:r w:rsidDel="00000000" w:rsidR="00000000" w:rsidRPr="00000000">
        <w:rPr>
          <w:rtl w:val="0"/>
        </w:rPr>
        <w:t xml:space="preserve">An ability that makes the unit do more damage to armor types, available for version 1.31+</w:t>
      </w:r>
    </w:p>
    <w:p w:rsidR="00000000" w:rsidDel="00000000" w:rsidP="00000000" w:rsidRDefault="00000000" w:rsidRPr="00000000" w14:paraId="000001E1">
      <w:pPr>
        <w:numPr>
          <w:ilvl w:val="0"/>
          <w:numId w:val="80"/>
        </w:numPr>
        <w:spacing w:after="0" w:afterAutospacing="0"/>
        <w:ind w:left="720" w:hanging="360"/>
      </w:pPr>
      <w:r w:rsidDel="00000000" w:rsidR="00000000" w:rsidRPr="00000000">
        <w:rPr>
          <w:rtl w:val="0"/>
        </w:rPr>
        <w:t xml:space="preserve">Red floating text from </w:t>
      </w:r>
      <w:hyperlink w:anchor="_rxgn2iqgh1gi">
        <w:r w:rsidDel="00000000" w:rsidR="00000000" w:rsidRPr="00000000">
          <w:rPr>
            <w:color w:val="dd7e6b"/>
            <w:rtl w:val="0"/>
          </w:rPr>
          <w:t xml:space="preserve">critical strike</w:t>
        </w:r>
      </w:hyperlink>
      <w:r w:rsidDel="00000000" w:rsidR="00000000" w:rsidRPr="00000000">
        <w:rPr>
          <w:rtl w:val="0"/>
        </w:rPr>
        <w:t xml:space="preserve"> doesn’t show bonuses from this ability, but the actual damage dealt does stack if a unit has both this ability and </w:t>
      </w:r>
      <w:hyperlink w:anchor="_rxgn2iqgh1gi">
        <w:r w:rsidDel="00000000" w:rsidR="00000000" w:rsidRPr="00000000">
          <w:rPr>
            <w:color w:val="dd7e6b"/>
            <w:rtl w:val="0"/>
          </w:rPr>
          <w:t xml:space="preserve">critical strike</w:t>
        </w:r>
      </w:hyperlink>
      <w:r w:rsidDel="00000000" w:rsidR="00000000" w:rsidRPr="00000000">
        <w:rPr>
          <w:rtl w:val="0"/>
        </w:rPr>
        <w:t xml:space="preserve"> </w:t>
      </w:r>
      <w:sdt>
        <w:sdtPr>
          <w:alias w:val="Named contributors"/>
          <w:id w:val="766707420"/>
          <w:dropDownList w:lastValue="Somen00b">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Somen00b</w:t>
          </w:r>
        </w:sdtContent>
      </w:sdt>
      <w:r w:rsidDel="00000000" w:rsidR="00000000" w:rsidRPr="00000000">
        <w:rPr>
          <w:rtl w:val="0"/>
        </w:rPr>
      </w:r>
    </w:p>
    <w:p w:rsidR="00000000" w:rsidDel="00000000" w:rsidP="00000000" w:rsidRDefault="00000000" w:rsidRPr="00000000" w14:paraId="000001E2">
      <w:pPr>
        <w:numPr>
          <w:ilvl w:val="0"/>
          <w:numId w:val="80"/>
        </w:numPr>
        <w:spacing w:after="0" w:afterAutospacing="0"/>
        <w:ind w:left="720" w:hanging="360"/>
      </w:pPr>
      <w:r w:rsidDel="00000000" w:rsidR="00000000" w:rsidRPr="00000000">
        <w:rPr>
          <w:rtl w:val="0"/>
        </w:rPr>
        <w:t xml:space="preserve">Stacking</w:t>
      </w:r>
    </w:p>
    <w:p w:rsidR="00000000" w:rsidDel="00000000" w:rsidP="00000000" w:rsidRDefault="00000000" w:rsidRPr="00000000" w14:paraId="000001E3">
      <w:pPr>
        <w:numPr>
          <w:ilvl w:val="1"/>
          <w:numId w:val="80"/>
        </w:numPr>
        <w:spacing w:after="0" w:afterAutospacing="0"/>
        <w:ind w:left="1440" w:hanging="360"/>
      </w:pPr>
      <w:r w:rsidDel="00000000" w:rsidR="00000000" w:rsidRPr="00000000">
        <w:rPr>
          <w:rtl w:val="0"/>
        </w:rPr>
        <w:t xml:space="preserve">Starts with the last added and iterates all the way up to the first</w:t>
      </w:r>
    </w:p>
    <w:p w:rsidR="00000000" w:rsidDel="00000000" w:rsidP="00000000" w:rsidRDefault="00000000" w:rsidRPr="00000000" w14:paraId="000001E4">
      <w:pPr>
        <w:numPr>
          <w:ilvl w:val="1"/>
          <w:numId w:val="80"/>
        </w:numPr>
        <w:spacing w:after="0" w:afterAutospacing="0"/>
        <w:ind w:left="1440" w:hanging="360"/>
      </w:pPr>
      <w:r w:rsidDel="00000000" w:rsidR="00000000" w:rsidRPr="00000000">
        <w:rPr>
          <w:rtl w:val="0"/>
        </w:rPr>
        <w:t xml:space="preserve">Bonus Damage (Percent) is computed before Bonus Damage (Flat)</w:t>
      </w:r>
    </w:p>
    <w:p w:rsidR="00000000" w:rsidDel="00000000" w:rsidP="00000000" w:rsidRDefault="00000000" w:rsidRPr="00000000" w14:paraId="000001E5">
      <w:pPr>
        <w:numPr>
          <w:ilvl w:val="1"/>
          <w:numId w:val="80"/>
        </w:numPr>
        <w:spacing w:after="0" w:afterAutospacing="0"/>
        <w:ind w:left="1440" w:hanging="360"/>
      </w:pPr>
      <w:r w:rsidDel="00000000" w:rsidR="00000000" w:rsidRPr="00000000">
        <w:rPr>
          <w:rtl w:val="0"/>
        </w:rPr>
        <w:t xml:space="preserve">Computes Bonus Damage (Percent) &amp; Bonus Damage (Flat) of one Sundering Blade then swaps to the next. The result of the previous is the base for the new</w:t>
      </w:r>
    </w:p>
    <w:p w:rsidR="00000000" w:rsidDel="00000000" w:rsidP="00000000" w:rsidRDefault="00000000" w:rsidRPr="00000000" w14:paraId="000001E6">
      <w:pPr>
        <w:numPr>
          <w:ilvl w:val="1"/>
          <w:numId w:val="80"/>
        </w:numPr>
        <w:ind w:left="1440" w:hanging="360"/>
      </w:pPr>
      <w:r w:rsidDel="00000000" w:rsidR="00000000" w:rsidRPr="00000000">
        <w:rPr>
          <w:rtl w:val="0"/>
        </w:rPr>
        <w:t xml:space="preserve">AI units with this ability tends to focus against medium armor (Unverified) </w:t>
      </w:r>
      <w:sdt>
        <w:sdtPr>
          <w:alias w:val="WE Ability tag"/>
          <w:id w:val="-896823382"/>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color w:val="980000"/>
          <w:rtl w:val="0"/>
        </w:rPr>
        <w:t xml:space="preserve">Art - Caster</w:t>
      </w:r>
      <w:r w:rsidDel="00000000" w:rsidR="00000000" w:rsidRPr="00000000">
        <w:rPr>
          <w:rtl w:val="0"/>
        </w:rPr>
      </w:r>
    </w:p>
    <w:p w:rsidR="00000000" w:rsidDel="00000000" w:rsidP="00000000" w:rsidRDefault="00000000" w:rsidRPr="00000000" w14:paraId="000001E8">
      <w:pPr>
        <w:numPr>
          <w:ilvl w:val="0"/>
          <w:numId w:val="80"/>
        </w:numPr>
        <w:spacing w:after="0" w:afterAutospacing="0"/>
        <w:ind w:left="720" w:hanging="360"/>
      </w:pPr>
      <w:r w:rsidDel="00000000" w:rsidR="00000000" w:rsidRPr="00000000">
        <w:rPr>
          <w:rtl w:val="0"/>
        </w:rPr>
        <w:t xml:space="preserve">The actual special effect displayed on the user, when attachment points are specified</w:t>
      </w:r>
    </w:p>
    <w:p w:rsidR="00000000" w:rsidDel="00000000" w:rsidP="00000000" w:rsidRDefault="00000000" w:rsidRPr="00000000" w14:paraId="000001E9">
      <w:pPr>
        <w:numPr>
          <w:ilvl w:val="0"/>
          <w:numId w:val="80"/>
        </w:numPr>
        <w:ind w:left="720" w:hanging="360"/>
      </w:pPr>
      <w:r w:rsidDel="00000000" w:rsidR="00000000" w:rsidRPr="00000000">
        <w:rPr>
          <w:rtl w:val="0"/>
        </w:rPr>
        <w:t xml:space="preserve">Transformation skills disable all visual effects on model weapons, but not animations that need to be generated on to other units</w:t>
      </w:r>
    </w:p>
    <w:p w:rsidR="00000000" w:rsidDel="00000000" w:rsidP="00000000" w:rsidRDefault="00000000" w:rsidRPr="00000000" w14:paraId="000001EA">
      <w:pPr>
        <w:rPr>
          <w:b w:val="1"/>
          <w:bCs w:val="1"/>
          <w:color w:val="980000"/>
        </w:rPr>
      </w:pPr>
      <w:r w:rsidDel="00000000" w:rsidR="00000000" w:rsidRPr="00000000">
        <w:rPr>
          <w:b w:val="1"/>
          <w:bCs w:val="1"/>
          <w:color w:val="980000"/>
          <w:rtl w:val="0"/>
        </w:rPr>
        <w:t xml:space="preserve">Data - Bonus Damage (Flat) </w:t>
      </w:r>
      <w:r w:rsidDel="00000000" w:rsidR="00000000" w:rsidRPr="00000000">
        <w:rPr>
          <w:color w:val="980000"/>
          <w:rtl w:val="0"/>
        </w:rPr>
        <w:t xml:space="preserve">and </w:t>
      </w:r>
      <w:r w:rsidDel="00000000" w:rsidR="00000000" w:rsidRPr="00000000">
        <w:rPr>
          <w:b w:val="1"/>
          <w:bCs w:val="1"/>
          <w:color w:val="980000"/>
          <w:rtl w:val="0"/>
        </w:rPr>
        <w:t xml:space="preserve">(Percent)</w:t>
      </w:r>
    </w:p>
    <w:p w:rsidR="00000000" w:rsidDel="00000000" w:rsidP="00000000" w:rsidRDefault="00000000" w:rsidRPr="00000000" w14:paraId="000001EB">
      <w:pPr>
        <w:numPr>
          <w:ilvl w:val="0"/>
          <w:numId w:val="80"/>
        </w:numPr>
        <w:spacing w:after="0" w:afterAutospacing="0"/>
        <w:ind w:left="720" w:hanging="360"/>
      </w:pPr>
      <w:r w:rsidDel="00000000" w:rsidR="00000000" w:rsidRPr="00000000">
        <w:rPr>
          <w:rtl w:val="0"/>
        </w:rPr>
        <w:t xml:space="preserve">Values above 0 cause more damage</w:t>
      </w:r>
    </w:p>
    <w:p w:rsidR="00000000" w:rsidDel="00000000" w:rsidP="00000000" w:rsidRDefault="00000000" w:rsidRPr="00000000" w14:paraId="000001EC">
      <w:pPr>
        <w:numPr>
          <w:ilvl w:val="0"/>
          <w:numId w:val="80"/>
        </w:numPr>
        <w:ind w:left="720" w:hanging="360"/>
      </w:pPr>
      <w:r w:rsidDel="00000000" w:rsidR="00000000" w:rsidRPr="00000000">
        <w:rPr>
          <w:rtl w:val="0"/>
        </w:rPr>
        <w:t xml:space="preserve">Values below 0 cause less damage</w:t>
      </w:r>
    </w:p>
    <w:p w:rsidR="00000000" w:rsidDel="00000000" w:rsidP="00000000" w:rsidRDefault="00000000" w:rsidRPr="00000000" w14:paraId="000001ED">
      <w:pPr>
        <w:rPr>
          <w:color w:val="980000"/>
        </w:rPr>
      </w:pPr>
      <w:r w:rsidDel="00000000" w:rsidR="00000000" w:rsidRPr="00000000">
        <w:rPr>
          <w:b w:val="1"/>
          <w:bCs w:val="1"/>
          <w:color w:val="980000"/>
          <w:rtl w:val="0"/>
        </w:rPr>
        <w:t xml:space="preserve">Data - Defense Type Affected</w:t>
      </w:r>
      <w:r w:rsidDel="00000000" w:rsidR="00000000" w:rsidRPr="00000000">
        <w:rPr>
          <w:rtl w:val="0"/>
        </w:rPr>
      </w:r>
    </w:p>
    <w:p w:rsidR="00000000" w:rsidDel="00000000" w:rsidP="00000000" w:rsidRDefault="00000000" w:rsidRPr="00000000" w14:paraId="000001EE">
      <w:pPr>
        <w:numPr>
          <w:ilvl w:val="0"/>
          <w:numId w:val="80"/>
        </w:numPr>
        <w:ind w:left="720" w:hanging="360"/>
      </w:pPr>
      <w:r w:rsidDel="00000000" w:rsidR="00000000" w:rsidRPr="00000000">
        <w:rPr>
          <w:rtl w:val="0"/>
        </w:rPr>
        <w:t xml:space="preserve">Cannot be copy-pasted from one level to another</w:t>
      </w:r>
    </w:p>
    <w:p w:rsidR="00000000" w:rsidDel="00000000" w:rsidP="00000000" w:rsidRDefault="00000000" w:rsidRPr="00000000" w14:paraId="000001EF">
      <w:pPr>
        <w:rPr>
          <w:b w:val="1"/>
          <w:bCs w:val="1"/>
          <w:color w:val="980000"/>
        </w:rPr>
      </w:pPr>
      <w:r w:rsidDel="00000000" w:rsidR="00000000" w:rsidRPr="00000000">
        <w:rPr>
          <w:b w:val="1"/>
          <w:bCs w:val="1"/>
          <w:color w:val="980000"/>
          <w:rtl w:val="0"/>
        </w:rPr>
        <w:t xml:space="preserve">Stats - Targets Allowed</w:t>
      </w:r>
    </w:p>
    <w:p w:rsidR="00000000" w:rsidDel="00000000" w:rsidP="00000000" w:rsidRDefault="00000000" w:rsidRPr="00000000" w14:paraId="000001F0">
      <w:pPr>
        <w:numPr>
          <w:ilvl w:val="0"/>
          <w:numId w:val="80"/>
        </w:numPr>
        <w:ind w:left="720" w:hanging="360"/>
      </w:pPr>
      <w:r w:rsidDel="00000000" w:rsidR="00000000" w:rsidRPr="00000000">
        <w:rPr>
          <w:rtl w:val="0"/>
        </w:rPr>
        <w:t xml:space="preserve">Ignored</w:t>
      </w:r>
    </w:p>
    <w:p w:rsidR="00000000" w:rsidDel="00000000" w:rsidP="00000000" w:rsidRDefault="00000000" w:rsidRPr="00000000" w14:paraId="000001F1">
      <w:pPr>
        <w:pStyle w:val="Heading2"/>
        <w:rPr>
          <w:color w:val="dd7e6b"/>
          <w:sz w:val="24"/>
          <w:szCs w:val="24"/>
        </w:rPr>
      </w:pPr>
      <w:bookmarkStart w:colFirst="0" w:colLast="0" w:name="_c70v15nk51ey" w:id="38"/>
      <w:bookmarkEnd w:id="38"/>
      <w:r w:rsidDel="00000000" w:rsidR="00000000" w:rsidRPr="00000000">
        <w:rPr>
          <w:rtl w:val="0"/>
        </w:rPr>
        <w:t xml:space="preserve">-True Sight</w:t>
        <w:tab/>
        <w:t xml:space="preserve"> </w:t>
        <w:br w:type="textWrapping"/>
      </w:r>
      <w:r w:rsidDel="00000000" w:rsidR="00000000" w:rsidRPr="00000000">
        <w:rPr>
          <w:color w:val="dd7e6b"/>
          <w:sz w:val="24"/>
          <w:szCs w:val="24"/>
          <w:rtl w:val="0"/>
        </w:rPr>
        <w:t xml:space="preserve">‘Agyv’ ‘Atru’ ‘Adtg’ ‘ANtr’</w:t>
      </w:r>
    </w:p>
    <w:p w:rsidR="00000000" w:rsidDel="00000000" w:rsidP="00000000" w:rsidRDefault="00000000" w:rsidRPr="00000000" w14:paraId="000001F2">
      <w:pPr>
        <w:rPr/>
      </w:pPr>
      <w:sdt>
        <w:sdtPr>
          <w:alias w:val="WE Ability tag"/>
          <w:id w:val="303097117"/>
          <w:dropDownList w:lastValue="Detect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Detection</w:t>
          </w:r>
        </w:sdtContent>
      </w:sdt>
      <w:r w:rsidDel="00000000" w:rsidR="00000000" w:rsidRPr="00000000">
        <w:rPr>
          <w:rtl w:val="0"/>
        </w:rPr>
      </w:r>
    </w:p>
    <w:p w:rsidR="00000000" w:rsidDel="00000000" w:rsidP="00000000" w:rsidRDefault="00000000" w:rsidRPr="00000000" w14:paraId="000001F3">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1F4">
      <w:pPr>
        <w:numPr>
          <w:ilvl w:val="0"/>
          <w:numId w:val="80"/>
        </w:numPr>
        <w:spacing w:after="0" w:afterAutospacing="0"/>
        <w:ind w:left="720" w:hanging="360"/>
      </w:pPr>
      <w:r w:rsidDel="00000000" w:rsidR="00000000" w:rsidRPr="00000000">
        <w:rPr>
          <w:rtl w:val="0"/>
        </w:rPr>
        <w:t xml:space="preserve">Shows invisible or burrowed enemies.</w:t>
      </w:r>
    </w:p>
    <w:p w:rsidR="00000000" w:rsidDel="00000000" w:rsidP="00000000" w:rsidRDefault="00000000" w:rsidRPr="00000000" w14:paraId="000001F5">
      <w:pPr>
        <w:numPr>
          <w:ilvl w:val="0"/>
          <w:numId w:val="80"/>
        </w:numPr>
        <w:spacing w:after="0" w:afterAutospacing="0"/>
        <w:ind w:left="720" w:hanging="360"/>
      </w:pPr>
      <w:r w:rsidDel="00000000" w:rsidR="00000000" w:rsidRPr="00000000">
        <w:rPr>
          <w:rtl w:val="0"/>
        </w:rPr>
        <w:t xml:space="preserve">Doesn't care about the unit's vision range or vision type (flying/ground) </w:t>
      </w:r>
      <w:sdt>
        <w:sdtPr>
          <w:alias w:val="Named contributors"/>
          <w:id w:val="-680758825"/>
          <w:dropDownList w:lastValue="DrakoL1ch">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DrakoL1ch</w:t>
          </w:r>
        </w:sdtContent>
      </w:sdt>
      <w:r w:rsidDel="00000000" w:rsidR="00000000" w:rsidRPr="00000000">
        <w:rPr>
          <w:rtl w:val="0"/>
        </w:rPr>
      </w:r>
    </w:p>
    <w:p w:rsidR="00000000" w:rsidDel="00000000" w:rsidP="00000000" w:rsidRDefault="00000000" w:rsidRPr="00000000" w14:paraId="000001F6">
      <w:pPr>
        <w:numPr>
          <w:ilvl w:val="0"/>
          <w:numId w:val="80"/>
        </w:numPr>
        <w:spacing w:after="0" w:afterAutospacing="0"/>
        <w:ind w:left="720" w:hanging="360"/>
      </w:pPr>
      <w:r w:rsidDel="00000000" w:rsidR="00000000" w:rsidRPr="00000000">
        <w:rPr>
          <w:rtl w:val="0"/>
        </w:rPr>
        <w:t xml:space="preserve">All truesight sources are working on the same ingame timer of 0.5 s, means it reveals invisible units on each tick and not constantly, allowing them to pass undetected if they are moving fast enough </w:t>
      </w:r>
      <w:sdt>
        <w:sdtPr>
          <w:alias w:val="Named contributors"/>
          <w:id w:val="102826551"/>
          <w:dropDownList w:lastValue="DrakoL1ch">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DrakoL1ch</w:t>
          </w:r>
        </w:sdtContent>
      </w:sdt>
      <w:r w:rsidDel="00000000" w:rsidR="00000000" w:rsidRPr="00000000">
        <w:rPr>
          <w:rtl w:val="0"/>
        </w:rPr>
      </w:r>
    </w:p>
    <w:p w:rsidR="00000000" w:rsidDel="00000000" w:rsidP="00000000" w:rsidRDefault="00000000" w:rsidRPr="00000000" w14:paraId="000001F7">
      <w:pPr>
        <w:numPr>
          <w:ilvl w:val="0"/>
          <w:numId w:val="80"/>
        </w:numPr>
        <w:spacing w:after="0" w:afterAutospacing="0"/>
        <w:ind w:left="720" w:hanging="360"/>
      </w:pPr>
      <w:r w:rsidDel="00000000" w:rsidR="00000000" w:rsidRPr="00000000">
        <w:rPr>
          <w:rtl w:val="0"/>
        </w:rPr>
        <w:t xml:space="preserve">Detection type setting has no real impact at game process as it reveals both types anyway </w:t>
      </w:r>
      <w:sdt>
        <w:sdtPr>
          <w:alias w:val="Named contributors"/>
          <w:id w:val="994354392"/>
          <w:dropDownList w:lastValue="DrakoL1ch">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DrakoL1ch</w:t>
          </w:r>
        </w:sdtContent>
      </w:sdt>
      <w:r w:rsidDel="00000000" w:rsidR="00000000" w:rsidRPr="00000000">
        <w:rPr>
          <w:rtl w:val="0"/>
        </w:rPr>
      </w:r>
    </w:p>
    <w:p w:rsidR="00000000" w:rsidDel="00000000" w:rsidP="00000000" w:rsidRDefault="00000000" w:rsidRPr="00000000" w14:paraId="000001F8">
      <w:pPr>
        <w:numPr>
          <w:ilvl w:val="0"/>
          <w:numId w:val="80"/>
        </w:numPr>
        <w:spacing w:after="0" w:afterAutospacing="0"/>
        <w:ind w:left="720" w:hanging="360"/>
      </w:pPr>
      <w:r w:rsidDel="00000000" w:rsidR="00000000" w:rsidRPr="00000000">
        <w:rPr>
          <w:rtl w:val="0"/>
        </w:rPr>
        <w:t xml:space="preserve">Cannot detect </w:t>
      </w:r>
      <w:hyperlink w:anchor="_7ceto36p5ci4">
        <w:r w:rsidDel="00000000" w:rsidR="00000000" w:rsidRPr="00000000">
          <w:rPr>
            <w:color w:val="dd7e6b"/>
            <w:rtl w:val="0"/>
          </w:rPr>
          <w:t xml:space="preserve">locust</w:t>
        </w:r>
      </w:hyperlink>
      <w:r w:rsidDel="00000000" w:rsidR="00000000" w:rsidRPr="00000000">
        <w:rPr>
          <w:rtl w:val="0"/>
        </w:rPr>
        <w:t xml:space="preserve"> unit with invisibility (good for Dummy Effect that is visible to allies only)</w:t>
      </w:r>
    </w:p>
    <w:p w:rsidR="00000000" w:rsidDel="00000000" w:rsidP="00000000" w:rsidRDefault="00000000" w:rsidRPr="00000000" w14:paraId="000001F9">
      <w:pPr>
        <w:numPr>
          <w:ilvl w:val="0"/>
          <w:numId w:val="80"/>
        </w:numPr>
        <w:ind w:left="720" w:hanging="360"/>
      </w:pPr>
      <w:hyperlink w:anchor="_cy79fzrf46sv">
        <w:r w:rsidDel="00000000" w:rsidR="00000000" w:rsidRPr="00000000">
          <w:rPr>
            <w:color w:val="dd7e6b"/>
            <w:rtl w:val="0"/>
          </w:rPr>
          <w:t xml:space="preserve">Doom</w:t>
        </w:r>
      </w:hyperlink>
      <w:r w:rsidDel="00000000" w:rsidR="00000000" w:rsidRPr="00000000">
        <w:rPr>
          <w:rtl w:val="0"/>
        </w:rPr>
        <w:t xml:space="preserve"> disables this ability</w:t>
      </w:r>
    </w:p>
    <w:p w:rsidR="00000000" w:rsidDel="00000000" w:rsidP="00000000" w:rsidRDefault="00000000" w:rsidRPr="00000000" w14:paraId="000001FA">
      <w:pPr>
        <w:pStyle w:val="Heading2"/>
        <w:rPr>
          <w:color w:val="dd7e6b"/>
          <w:sz w:val="24"/>
          <w:szCs w:val="24"/>
        </w:rPr>
      </w:pPr>
      <w:bookmarkStart w:colFirst="0" w:colLast="0" w:name="_eb95wnlansjm" w:id="39"/>
      <w:bookmarkEnd w:id="39"/>
      <w:r w:rsidDel="00000000" w:rsidR="00000000" w:rsidRPr="00000000">
        <w:rPr>
          <w:rtl w:val="0"/>
        </w:rPr>
        <w:t xml:space="preserve">-Avatar </w:t>
        <w:br w:type="textWrapping"/>
      </w:r>
      <w:r w:rsidDel="00000000" w:rsidR="00000000" w:rsidRPr="00000000">
        <w:rPr>
          <w:color w:val="dd7e6b"/>
          <w:sz w:val="24"/>
          <w:szCs w:val="24"/>
          <w:rtl w:val="0"/>
        </w:rPr>
        <w:t xml:space="preserve">‘AHav’ ‘ANav’</w:t>
      </w:r>
    </w:p>
    <w:p w:rsidR="00000000" w:rsidDel="00000000" w:rsidP="00000000" w:rsidRDefault="00000000" w:rsidRPr="00000000" w14:paraId="000001FB">
      <w:pPr>
        <w:rPr/>
      </w:pPr>
      <w:sdt>
        <w:sdtPr>
          <w:alias w:val="WE Ability tag"/>
          <w:id w:val="299622325"/>
          <w:dropDownList w:lastValue="Flat Armor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Armor Increase</w:t>
          </w:r>
        </w:sdtContent>
      </w:sdt>
      <w:sdt>
        <w:sdtPr>
          <w:alias w:val="WE Ability tag"/>
          <w:id w:val="-634714346"/>
          <w:dropDownList w:lastValue="Flat Armor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Armor Decrease</w:t>
          </w:r>
        </w:sdtContent>
      </w:sdt>
      <w:sdt>
        <w:sdtPr>
          <w:alias w:val="WE Ability tag"/>
          <w:id w:val="1175388323"/>
          <w:dropDownList w:lastValue="Flat Damage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Damage Increase</w:t>
          </w:r>
        </w:sdtContent>
      </w:sdt>
      <w:sdt>
        <w:sdtPr>
          <w:alias w:val="WE Ability tag"/>
          <w:id w:val="408142978"/>
          <w:dropDownList w:lastValue="Flat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Damage Decrease</w:t>
          </w:r>
        </w:sdtContent>
      </w:sdt>
      <w:sdt>
        <w:sdtPr>
          <w:alias w:val="WE Ability tag"/>
          <w:id w:val="208355019"/>
          <w:dropDownList w:lastValue="Flat Health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Health Increase</w:t>
          </w:r>
        </w:sdtContent>
      </w:sdt>
      <w:sdt>
        <w:sdtPr>
          <w:alias w:val="WE Ability tag"/>
          <w:id w:val="172354921"/>
          <w:dropDownList w:lastValue="Flat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Damage Decrease</w:t>
          </w:r>
        </w:sdtContent>
      </w:sdt>
      <w:sdt>
        <w:sdtPr>
          <w:alias w:val="WE Ability tag"/>
          <w:id w:val="594478417"/>
          <w:dropDownList w:lastValue="Magic Immunit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Magic Immunity</w:t>
          </w:r>
        </w:sdtContent>
      </w:sdt>
      <w:sdt>
        <w:sdtPr>
          <w:alias w:val="WE Ability tag"/>
          <w:id w:val="1137548330"/>
          <w:dropDownList w:lastValue="Scaling alterat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Scaling alteration</w:t>
          </w:r>
        </w:sdtContent>
      </w:sdt>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1FD">
      <w:pPr>
        <w:rPr/>
      </w:pPr>
      <w:r w:rsidDel="00000000" w:rsidR="00000000" w:rsidRPr="00000000">
        <w:rPr>
          <w:rtl w:val="0"/>
        </w:rPr>
        <w:t xml:space="preserve">   The only negative part seems to be that you can’t disable the magic immunity. Contrary to over morph abilities it doesn’t change the unit type ; the mountain king has an alternate animation in the model. The model size increases and is hard coded.</w:t>
      </w:r>
    </w:p>
    <w:p w:rsidR="00000000" w:rsidDel="00000000" w:rsidP="00000000" w:rsidRDefault="00000000" w:rsidRPr="00000000" w14:paraId="000001FE">
      <w:pPr>
        <w:numPr>
          <w:ilvl w:val="0"/>
          <w:numId w:val="80"/>
        </w:numPr>
        <w:spacing w:after="0" w:afterAutospacing="0"/>
        <w:ind w:left="720" w:hanging="360"/>
      </w:pPr>
      <w:r w:rsidDel="00000000" w:rsidR="00000000" w:rsidRPr="00000000">
        <w:rPr>
          <w:rtl w:val="0"/>
        </w:rPr>
        <w:t xml:space="preserve">If you cast Avatar just as </w:t>
      </w:r>
      <w:hyperlink w:anchor="_bi0juujyd22q">
        <w:r w:rsidDel="00000000" w:rsidR="00000000" w:rsidRPr="00000000">
          <w:rPr>
            <w:color w:val="dd7e6b"/>
            <w:rtl w:val="0"/>
          </w:rPr>
          <w:t xml:space="preserve">Metamorphosis</w:t>
        </w:r>
      </w:hyperlink>
      <w:r w:rsidDel="00000000" w:rsidR="00000000" w:rsidRPr="00000000">
        <w:rPr>
          <w:rtl w:val="0"/>
        </w:rPr>
        <w:t xml:space="preserve">’s duration runs out so that the hero is still increasing in size, and only the alternate form has the Avatar Ability, the hero’s model will become invisible. (Didn’t test what if anything reverts this) </w:t>
      </w:r>
      <w:sdt>
        <w:sdtPr>
          <w:alias w:val="Named contributors"/>
          <w:id w:val="940060362"/>
          <w:dropDownList w:lastValue="KitsuneTailsProw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KitsuneTailsPrower</w:t>
          </w:r>
        </w:sdtContent>
      </w:sdt>
      <w:r w:rsidDel="00000000" w:rsidR="00000000" w:rsidRPr="00000000">
        <w:rPr>
          <w:rtl w:val="0"/>
        </w:rPr>
      </w:r>
    </w:p>
    <w:p w:rsidR="00000000" w:rsidDel="00000000" w:rsidP="00000000" w:rsidRDefault="00000000" w:rsidRPr="00000000" w14:paraId="000001FF">
      <w:pPr>
        <w:numPr>
          <w:ilvl w:val="0"/>
          <w:numId w:val="80"/>
        </w:numPr>
        <w:spacing w:after="0" w:afterAutospacing="0"/>
        <w:ind w:left="720" w:hanging="360"/>
      </w:pPr>
      <w:r w:rsidDel="00000000" w:rsidR="00000000" w:rsidRPr="00000000">
        <w:rPr>
          <w:rtl w:val="0"/>
        </w:rPr>
        <w:t xml:space="preserve">Is the ability </w:t>
      </w:r>
      <w:sdt>
        <w:sdtPr>
          <w:alias w:val="WE Ability tag"/>
          <w:id w:val="2122990218"/>
          <w:dropDownList w:lastValue="Unique 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Unique cast</w:t>
          </w:r>
        </w:sdtContent>
      </w:sdt>
      <w:r w:rsidDel="00000000" w:rsidR="00000000" w:rsidRPr="00000000">
        <w:rPr>
          <w:rtl w:val="0"/>
        </w:rPr>
        <w:t xml:space="preserve"> ? </w:t>
      </w:r>
      <w:sdt>
        <w:sdtPr>
          <w:alias w:val="WE Ability tag"/>
          <w:id w:val="-83445618"/>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00">
      <w:pPr>
        <w:numPr>
          <w:ilvl w:val="0"/>
          <w:numId w:val="80"/>
        </w:numPr>
        <w:ind w:left="720" w:hanging="360"/>
      </w:pPr>
      <w:r w:rsidDel="00000000" w:rsidR="00000000" w:rsidRPr="00000000">
        <w:rPr>
          <w:rtl w:val="0"/>
        </w:rPr>
        <w:t xml:space="preserve">Is it </w:t>
      </w:r>
      <w:sdt>
        <w:sdtPr>
          <w:alias w:val="WE Ability tag"/>
          <w:id w:val="391581575"/>
          <w:dropDownList w:lastValue="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b10202"/>
              <w:shd w:fill="ffcfc9" w:val="clear"/>
            </w:rPr>
            <w:t xml:space="preserve">Stackable</w:t>
          </w:r>
        </w:sdtContent>
      </w:sdt>
      <w:r w:rsidDel="00000000" w:rsidR="00000000" w:rsidRPr="00000000">
        <w:rPr>
          <w:rtl w:val="0"/>
        </w:rPr>
        <w:t xml:space="preserve"> ? </w:t>
      </w:r>
      <w:sdt>
        <w:sdtPr>
          <w:alias w:val="WE Ability tag"/>
          <w:id w:val="1119104565"/>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color w:val="980000"/>
          <w:rtl w:val="0"/>
        </w:rPr>
        <w:t xml:space="preserve">Art - Animation Names</w:t>
      </w:r>
      <w:r w:rsidDel="00000000" w:rsidR="00000000" w:rsidRPr="00000000">
        <w:rPr>
          <w:rtl w:val="0"/>
        </w:rPr>
      </w:r>
    </w:p>
    <w:p w:rsidR="00000000" w:rsidDel="00000000" w:rsidP="00000000" w:rsidRDefault="00000000" w:rsidRPr="00000000" w14:paraId="00000202">
      <w:pPr>
        <w:numPr>
          <w:ilvl w:val="0"/>
          <w:numId w:val="37"/>
        </w:numPr>
        <w:spacing w:after="0" w:afterAutospacing="0"/>
        <w:ind w:left="720" w:hanging="360"/>
      </w:pPr>
      <w:r w:rsidDel="00000000" w:rsidR="00000000" w:rsidRPr="00000000">
        <w:rPr>
          <w:rtl w:val="0"/>
        </w:rPr>
        <w:t xml:space="preserve">When empty uses the </w:t>
      </w:r>
      <w:r w:rsidDel="00000000" w:rsidR="00000000" w:rsidRPr="00000000">
        <w:rPr>
          <w:i w:val="1"/>
          <w:iCs w:val="1"/>
          <w:rtl w:val="0"/>
        </w:rPr>
        <w:t xml:space="preserve">alternate</w:t>
      </w:r>
      <w:r w:rsidDel="00000000" w:rsidR="00000000" w:rsidRPr="00000000">
        <w:rPr>
          <w:rtl w:val="0"/>
        </w:rPr>
        <w:t xml:space="preserve"> tag </w:t>
      </w:r>
      <w:sdt>
        <w:sdtPr>
          <w:alias w:val="Named contributors"/>
          <w:id w:val="1195979603"/>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203">
      <w:pPr>
        <w:numPr>
          <w:ilvl w:val="0"/>
          <w:numId w:val="37"/>
        </w:numPr>
        <w:ind w:left="720" w:hanging="360"/>
      </w:pPr>
      <w:r w:rsidDel="00000000" w:rsidR="00000000" w:rsidRPr="00000000">
        <w:rPr>
          <w:rtl w:val="0"/>
        </w:rPr>
        <w:t xml:space="preserve">Must be tested with other values </w:t>
      </w:r>
      <w:sdt>
        <w:sdtPr>
          <w:alias w:val="WE Ability tag"/>
          <w:id w:val="-648099931"/>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04">
      <w:pPr>
        <w:rPr>
          <w:b w:val="1"/>
          <w:bCs w:val="1"/>
          <w:color w:val="980000"/>
        </w:rPr>
      </w:pPr>
      <w:r w:rsidDel="00000000" w:rsidR="00000000" w:rsidRPr="00000000">
        <w:rPr>
          <w:b w:val="1"/>
          <w:bCs w:val="1"/>
          <w:color w:val="980000"/>
          <w:rtl w:val="0"/>
        </w:rPr>
        <w:t xml:space="preserve">Data - Damage</w:t>
      </w:r>
      <w:r w:rsidDel="00000000" w:rsidR="00000000" w:rsidRPr="00000000">
        <w:rPr>
          <w:color w:val="980000"/>
          <w:rtl w:val="0"/>
        </w:rPr>
        <w:t xml:space="preserve">,</w:t>
      </w:r>
      <w:r w:rsidDel="00000000" w:rsidR="00000000" w:rsidRPr="00000000">
        <w:rPr>
          <w:b w:val="1"/>
          <w:bCs w:val="1"/>
          <w:color w:val="980000"/>
          <w:rtl w:val="0"/>
        </w:rPr>
        <w:t xml:space="preserve"> Defense </w:t>
      </w:r>
      <w:r w:rsidDel="00000000" w:rsidR="00000000" w:rsidRPr="00000000">
        <w:rPr>
          <w:color w:val="980000"/>
          <w:rtl w:val="0"/>
        </w:rPr>
        <w:t xml:space="preserve">and </w:t>
      </w:r>
      <w:r w:rsidDel="00000000" w:rsidR="00000000" w:rsidRPr="00000000">
        <w:rPr>
          <w:b w:val="1"/>
          <w:bCs w:val="1"/>
          <w:color w:val="980000"/>
          <w:rtl w:val="0"/>
        </w:rPr>
        <w:t xml:space="preserve">Health bonuses</w:t>
      </w:r>
    </w:p>
    <w:p w:rsidR="00000000" w:rsidDel="00000000" w:rsidP="00000000" w:rsidRDefault="00000000" w:rsidRPr="00000000" w14:paraId="00000205">
      <w:pPr>
        <w:numPr>
          <w:ilvl w:val="0"/>
          <w:numId w:val="80"/>
        </w:numPr>
        <w:spacing w:after="0" w:afterAutospacing="0"/>
        <w:ind w:left="720" w:hanging="360"/>
      </w:pPr>
      <w:r w:rsidDel="00000000" w:rsidR="00000000" w:rsidRPr="00000000">
        <w:rPr>
          <w:rtl w:val="0"/>
        </w:rPr>
        <w:t xml:space="preserve">Operates the same way as intended</w:t>
      </w:r>
    </w:p>
    <w:p w:rsidR="00000000" w:rsidDel="00000000" w:rsidP="00000000" w:rsidRDefault="00000000" w:rsidRPr="00000000" w14:paraId="00000206">
      <w:pPr>
        <w:numPr>
          <w:ilvl w:val="0"/>
          <w:numId w:val="80"/>
        </w:numPr>
        <w:spacing w:after="0" w:afterAutospacing="0"/>
        <w:ind w:left="720" w:hanging="360"/>
      </w:pPr>
      <w:r w:rsidDel="00000000" w:rsidR="00000000" w:rsidRPr="00000000">
        <w:rPr>
          <w:rtl w:val="0"/>
        </w:rPr>
        <w:t xml:space="preserve">Anything above 0 increases the stat</w:t>
      </w:r>
    </w:p>
    <w:p w:rsidR="00000000" w:rsidDel="00000000" w:rsidP="00000000" w:rsidRDefault="00000000" w:rsidRPr="00000000" w14:paraId="00000207">
      <w:pPr>
        <w:numPr>
          <w:ilvl w:val="0"/>
          <w:numId w:val="80"/>
        </w:numPr>
        <w:spacing w:after="0" w:afterAutospacing="0"/>
        <w:ind w:left="720" w:hanging="360"/>
      </w:pPr>
      <w:r w:rsidDel="00000000" w:rsidR="00000000" w:rsidRPr="00000000">
        <w:rPr>
          <w:rtl w:val="0"/>
        </w:rPr>
        <w:t xml:space="preserve">Anything below 0 decreases the stat</w:t>
      </w:r>
    </w:p>
    <w:p w:rsidR="00000000" w:rsidDel="00000000" w:rsidP="00000000" w:rsidRDefault="00000000" w:rsidRPr="00000000" w14:paraId="00000208">
      <w:pPr>
        <w:numPr>
          <w:ilvl w:val="0"/>
          <w:numId w:val="80"/>
        </w:numPr>
        <w:spacing w:after="0" w:afterAutospacing="0"/>
        <w:ind w:left="720" w:hanging="360"/>
      </w:pPr>
      <w:r w:rsidDel="00000000" w:rsidR="00000000" w:rsidRPr="00000000">
        <w:rPr>
          <w:rtl w:val="0"/>
        </w:rPr>
        <w:t xml:space="preserve">Setting the health to make it negative causes the caster to die</w:t>
      </w:r>
    </w:p>
    <w:p w:rsidR="00000000" w:rsidDel="00000000" w:rsidP="00000000" w:rsidRDefault="00000000" w:rsidRPr="00000000" w14:paraId="00000209">
      <w:pPr>
        <w:numPr>
          <w:ilvl w:val="1"/>
          <w:numId w:val="80"/>
        </w:numPr>
        <w:spacing w:after="0" w:afterAutospacing="0"/>
        <w:ind w:left="1440" w:hanging="360"/>
      </w:pPr>
      <w:r w:rsidDel="00000000" w:rsidR="00000000" w:rsidRPr="00000000">
        <w:rPr>
          <w:rtl w:val="0"/>
        </w:rPr>
        <w:t xml:space="preserve">Upon reviving the caster life value will be in underflow, essentially making him invulnerable for the rest of avatar’s duration</w:t>
      </w:r>
    </w:p>
    <w:p w:rsidR="00000000" w:rsidDel="00000000" w:rsidP="00000000" w:rsidRDefault="00000000" w:rsidRPr="00000000" w14:paraId="0000020A">
      <w:pPr>
        <w:numPr>
          <w:ilvl w:val="1"/>
          <w:numId w:val="80"/>
        </w:numPr>
        <w:spacing w:after="0" w:afterAutospacing="0"/>
        <w:ind w:left="1440" w:hanging="360"/>
      </w:pPr>
      <w:r w:rsidDel="00000000" w:rsidR="00000000" w:rsidRPr="00000000">
        <w:rPr>
          <w:rtl w:val="0"/>
        </w:rPr>
        <w:t xml:space="preserve">Once the Avatar duration runs out his health gets turned back to normal ; this includes if the duration runs out while it is dead</w:t>
      </w:r>
    </w:p>
    <w:p w:rsidR="00000000" w:rsidDel="00000000" w:rsidP="00000000" w:rsidRDefault="00000000" w:rsidRPr="00000000" w14:paraId="0000020B">
      <w:pPr>
        <w:numPr>
          <w:ilvl w:val="1"/>
          <w:numId w:val="80"/>
        </w:numPr>
        <w:ind w:left="1440" w:hanging="360"/>
      </w:pPr>
      <w:r w:rsidDel="00000000" w:rsidR="00000000" w:rsidRPr="00000000">
        <w:rPr>
          <w:rtl w:val="0"/>
        </w:rPr>
        <w:t xml:space="preserve">Check </w:t>
      </w:r>
      <w:hyperlink w:anchor="_y1cw3652k17i">
        <w:r w:rsidDel="00000000" w:rsidR="00000000" w:rsidRPr="00000000">
          <w:rPr>
            <w:color w:val="1155cc"/>
            <w:u w:val="single"/>
            <w:rtl w:val="0"/>
          </w:rPr>
          <w:t xml:space="preserve">item permanent life gain</w:t>
        </w:r>
      </w:hyperlink>
      <w:r w:rsidDel="00000000" w:rsidR="00000000" w:rsidRPr="00000000">
        <w:rPr>
          <w:rtl w:val="0"/>
        </w:rPr>
        <w:t xml:space="preserve"> for more info</w:t>
      </w:r>
    </w:p>
    <w:p w:rsidR="00000000" w:rsidDel="00000000" w:rsidP="00000000" w:rsidRDefault="00000000" w:rsidRPr="00000000" w14:paraId="0000020C">
      <w:pPr>
        <w:rPr>
          <w:b w:val="1"/>
          <w:bCs w:val="1"/>
          <w:color w:val="980000"/>
        </w:rPr>
      </w:pPr>
      <w:r w:rsidDel="00000000" w:rsidR="00000000" w:rsidRPr="00000000">
        <w:rPr>
          <w:b w:val="1"/>
          <w:bCs w:val="1"/>
          <w:color w:val="980000"/>
          <w:rtl w:val="0"/>
        </w:rPr>
        <w:t xml:space="preserve">Data - Magic Damage Reduction</w:t>
      </w:r>
    </w:p>
    <w:p w:rsidR="00000000" w:rsidDel="00000000" w:rsidP="00000000" w:rsidRDefault="00000000" w:rsidRPr="00000000" w14:paraId="0000020D">
      <w:pPr>
        <w:numPr>
          <w:ilvl w:val="0"/>
          <w:numId w:val="80"/>
        </w:numPr>
        <w:ind w:left="720" w:hanging="360"/>
      </w:pPr>
      <w:r w:rsidDel="00000000" w:rsidR="00000000" w:rsidRPr="00000000">
        <w:rPr>
          <w:rtl w:val="0"/>
        </w:rPr>
        <w:t xml:space="preserve">Does nothing as the caster gets </w:t>
      </w:r>
      <w:sdt>
        <w:sdtPr>
          <w:alias w:val="WE Ability tag"/>
          <w:id w:val="-1104883407"/>
          <w:dropDownList w:lastValue="Magic Immunit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Magic Immunity</w:t>
          </w:r>
        </w:sdtContent>
      </w:sdt>
      <w:r w:rsidDel="00000000" w:rsidR="00000000" w:rsidRPr="00000000">
        <w:rPr>
          <w:rtl w:val="0"/>
        </w:rPr>
        <w:t xml:space="preserve"> regardless</w:t>
      </w:r>
    </w:p>
    <w:p w:rsidR="00000000" w:rsidDel="00000000" w:rsidP="00000000" w:rsidRDefault="00000000" w:rsidRPr="00000000" w14:paraId="0000020E">
      <w:pPr>
        <w:pStyle w:val="Heading2"/>
        <w:rPr>
          <w:color w:val="dd7e6b"/>
          <w:sz w:val="24"/>
          <w:szCs w:val="24"/>
        </w:rPr>
      </w:pPr>
      <w:bookmarkStart w:colFirst="0" w:colLast="0" w:name="_6tzya33g9yjo" w:id="40"/>
      <w:bookmarkEnd w:id="40"/>
      <w:r w:rsidDel="00000000" w:rsidR="00000000" w:rsidRPr="00000000">
        <w:rPr>
          <w:rtl w:val="0"/>
        </w:rPr>
        <w:t xml:space="preserve">-Banish </w:t>
        <w:br w:type="textWrapping"/>
      </w:r>
      <w:r w:rsidDel="00000000" w:rsidR="00000000" w:rsidRPr="00000000">
        <w:rPr>
          <w:color w:val="dd7e6b"/>
          <w:sz w:val="24"/>
          <w:szCs w:val="24"/>
          <w:rtl w:val="0"/>
        </w:rPr>
        <w:t xml:space="preserve">‘AHbn’ ‘ACbn’</w:t>
      </w:r>
    </w:p>
    <w:p w:rsidR="00000000" w:rsidDel="00000000" w:rsidP="00000000" w:rsidRDefault="00000000" w:rsidRPr="00000000" w14:paraId="0000020F">
      <w:pPr>
        <w:rPr/>
      </w:pPr>
      <w:sdt>
        <w:sdtPr>
          <w:alias w:val="WE Ability tag"/>
          <w:id w:val="698092284"/>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211">
      <w:pPr>
        <w:rPr/>
      </w:pPr>
      <w:r w:rsidDel="00000000" w:rsidR="00000000" w:rsidRPr="00000000">
        <w:rPr>
          <w:rtl w:val="0"/>
        </w:rPr>
        <w:t xml:space="preserve">A very “in engine” ability, hard to manipulate because of it.</w:t>
      </w:r>
    </w:p>
    <w:p w:rsidR="00000000" w:rsidDel="00000000" w:rsidP="00000000" w:rsidRDefault="00000000" w:rsidRPr="00000000" w14:paraId="00000212">
      <w:pPr>
        <w:numPr>
          <w:ilvl w:val="0"/>
          <w:numId w:val="80"/>
        </w:numPr>
        <w:spacing w:after="0" w:afterAutospacing="0"/>
        <w:ind w:left="720" w:hanging="360"/>
      </w:pPr>
      <w:r w:rsidDel="00000000" w:rsidR="00000000" w:rsidRPr="00000000">
        <w:rPr>
          <w:rtl w:val="0"/>
        </w:rPr>
        <w:t xml:space="preserve">Removing “Banish” as a buff from the ability does not prevent the unit from going Ethereal</w:t>
      </w:r>
    </w:p>
    <w:p w:rsidR="00000000" w:rsidDel="00000000" w:rsidP="00000000" w:rsidRDefault="00000000" w:rsidRPr="00000000" w14:paraId="00000213">
      <w:pPr>
        <w:numPr>
          <w:ilvl w:val="0"/>
          <w:numId w:val="80"/>
        </w:numPr>
        <w:spacing w:after="0" w:afterAutospacing="0"/>
        <w:ind w:left="720" w:hanging="360"/>
      </w:pPr>
      <w:r w:rsidDel="00000000" w:rsidR="00000000" w:rsidRPr="00000000">
        <w:rPr>
          <w:rtl w:val="0"/>
        </w:rPr>
        <w:t xml:space="preserve">Both enemy and friendly units take more damage when ethereal</w:t>
      </w:r>
    </w:p>
    <w:p w:rsidR="00000000" w:rsidDel="00000000" w:rsidP="00000000" w:rsidRDefault="00000000" w:rsidRPr="00000000" w14:paraId="00000214">
      <w:pPr>
        <w:numPr>
          <w:ilvl w:val="0"/>
          <w:numId w:val="80"/>
        </w:numPr>
        <w:spacing w:after="0" w:afterAutospacing="0"/>
        <w:ind w:left="720" w:hanging="360"/>
      </w:pPr>
      <w:r w:rsidDel="00000000" w:rsidR="00000000" w:rsidRPr="00000000">
        <w:rPr>
          <w:rtl w:val="0"/>
        </w:rPr>
        <w:t xml:space="preserve">The amount of extra damage taken is based on a Gameplay Constant</w:t>
      </w:r>
    </w:p>
    <w:p w:rsidR="00000000" w:rsidDel="00000000" w:rsidP="00000000" w:rsidRDefault="00000000" w:rsidRPr="00000000" w14:paraId="00000215">
      <w:pPr>
        <w:numPr>
          <w:ilvl w:val="0"/>
          <w:numId w:val="80"/>
        </w:numPr>
        <w:spacing w:after="0" w:afterAutospacing="0"/>
        <w:ind w:left="720" w:hanging="360"/>
        <w:rPr>
          <w:ins w:author="Anonymous" w:id="4" w:date="2026-09-01T23:57:41Z"/>
        </w:rPr>
      </w:pPr>
      <w:r w:rsidDel="00000000" w:rsidR="00000000" w:rsidRPr="00000000">
        <w:rPr>
          <w:rtl w:val="0"/>
        </w:rPr>
        <w:t xml:space="preserve">Deals Unknown type damage (does not actually deal damage)</w:t>
      </w:r>
      <w:ins w:author="Anonymous" w:id="4" w:date="2026-09-01T23:57:41Z">
        <w:r w:rsidDel="00000000" w:rsidR="00000000" w:rsidRPr="00000000">
          <w:rPr>
            <w:rtl w:val="0"/>
          </w:rPr>
        </w:r>
      </w:ins>
    </w:p>
    <w:p w:rsidR="00000000" w:rsidDel="00000000" w:rsidP="00000000" w:rsidRDefault="00000000" w:rsidRPr="00000000" w14:paraId="00000216">
      <w:pPr>
        <w:numPr>
          <w:ilvl w:val="0"/>
          <w:numId w:val="80"/>
        </w:numPr>
        <w:ind w:left="720" w:hanging="360"/>
      </w:pPr>
      <w:ins w:author="Anonymous" w:id="5" w:date="2026-09-01T23:57:47Z">
        <w:r w:rsidDel="00000000" w:rsidR="00000000" w:rsidRPr="00000000">
          <w:rPr>
            <w:rtl w:val="0"/>
          </w:rPr>
          <w:t xml:space="preserve">The </w:t>
        </w:r>
      </w:ins>
      <w:ins w:author="Anonymous" w:id="6" w:date="2026-09-01T23:57:49Z">
        <w:r w:rsidDel="00000000" w:rsidR="00000000" w:rsidRPr="00000000">
          <w:rPr>
            <w:rtl w:val="0"/>
          </w:rPr>
          <w:t xml:space="preserve">buff </w:t>
        </w:r>
      </w:ins>
      <w:ins w:author="Anonymous" w:id="7" w:date="2026-09-01T23:57:52Z">
        <w:r w:rsidDel="00000000" w:rsidR="00000000" w:rsidRPr="00000000">
          <w:rPr>
            <w:rtl w:val="0"/>
          </w:rPr>
          <w:t xml:space="preserve">can </w:t>
        </w:r>
      </w:ins>
      <w:ins w:author="Anonymous" w:id="8" w:date="2026-09-01T23:57:55Z">
        <w:r w:rsidDel="00000000" w:rsidR="00000000" w:rsidRPr="00000000">
          <w:rPr>
            <w:rtl w:val="0"/>
          </w:rPr>
          <w:t xml:space="preserve">be either positive </w:t>
        </w:r>
      </w:ins>
      <w:ins w:author="Anonymous" w:id="9" w:date="2026-09-01T23:58:02Z">
        <w:r w:rsidDel="00000000" w:rsidR="00000000" w:rsidRPr="00000000">
          <w:rPr>
            <w:rtl w:val="0"/>
          </w:rPr>
          <w:t xml:space="preserve">or negative, </w:t>
        </w:r>
      </w:ins>
      <w:ins w:author="Anonymous" w:id="8" w:date="2026-09-01T23:57:55Z"/>
      <w:ins w:author="Anonymous" w:id="10" w:date="2026-09-01T23:58:11Z">
        <w:r w:rsidDel="00000000" w:rsidR="00000000" w:rsidRPr="00000000">
          <w:rPr>
            <w:rtl w:val="0"/>
          </w:rPr>
          <w:t xml:space="preserve">cast</w:t>
        </w:r>
      </w:ins>
      <w:ins w:author="Anonymous" w:id="8" w:date="2026-09-01T23:57:55Z"/>
      <w:ins w:author="Anonymous" w:id="11" w:date="2026-09-01T23:58:13Z">
        <w:r w:rsidDel="00000000" w:rsidR="00000000" w:rsidRPr="00000000">
          <w:rPr>
            <w:rtl w:val="0"/>
          </w:rPr>
          <w:t xml:space="preserve">ing </w:t>
        </w:r>
      </w:ins>
      <w:ins w:author="Anonymous" w:id="8" w:date="2026-09-01T23:57:55Z"/>
      <w:ins w:author="Anonymous" w:id="12" w:date="2026-09-01T23:58:19Z">
        <w:r w:rsidDel="00000000" w:rsidR="00000000" w:rsidRPr="00000000">
          <w:rPr>
            <w:rtl w:val="0"/>
          </w:rPr>
          <w:t xml:space="preserve">Banish on a</w:t>
        </w:r>
      </w:ins>
      <w:ins w:author="Anonymous" w:id="8" w:date="2026-09-01T23:57:55Z"/>
      <w:ins w:author="Anonymous" w:id="13" w:date="2026-09-01T23:58:22Z">
        <w:r w:rsidDel="00000000" w:rsidR="00000000" w:rsidRPr="00000000">
          <w:rPr>
            <w:rtl w:val="0"/>
          </w:rPr>
          <w:t xml:space="preserve">n ally</w:t>
        </w:r>
      </w:ins>
      <w:ins w:author="Anonymous" w:id="8" w:date="2026-09-01T23:57:55Z"/>
      <w:ins w:author="Anonymous" w:id="14" w:date="2026-09-01T23:58:28Z">
        <w:r w:rsidDel="00000000" w:rsidR="00000000" w:rsidRPr="00000000">
          <w:rPr>
            <w:rtl w:val="0"/>
          </w:rPr>
          <w:t xml:space="preserve"> from an ally displays the text as green.</w:t>
        </w:r>
      </w:ins>
      <w:ins w:author="Anonymous" w:id="8" w:date="2026-09-01T23:57:55Z">
        <w:del w:author="Anonymous" w:id="9" w:date="2026-09-01T23:58:02Z">
          <w:r w:rsidDel="00000000" w:rsidR="00000000" w:rsidRPr="00000000">
            <w:rPr>
              <w:rtl w:val="0"/>
            </w:rPr>
            <w:delText xml:space="preserve">a</w:delText>
          </w:r>
        </w:del>
      </w:ins>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218">
      <w:pPr>
        <w:numPr>
          <w:ilvl w:val="0"/>
          <w:numId w:val="62"/>
        </w:numPr>
        <w:ind w:left="720" w:hanging="360"/>
      </w:pPr>
      <w:r w:rsidDel="00000000" w:rsidR="00000000" w:rsidRPr="00000000">
        <w:rPr>
          <w:rtl w:val="0"/>
        </w:rPr>
        <w:t xml:space="preserve">Triggered when in cast range, has a preference for summoned units</w:t>
      </w:r>
    </w:p>
    <w:p w:rsidR="00000000" w:rsidDel="00000000" w:rsidP="00000000" w:rsidRDefault="00000000" w:rsidRPr="00000000" w14:paraId="00000219">
      <w:pPr>
        <w:pStyle w:val="Heading2"/>
        <w:rPr>
          <w:b w:val="1"/>
          <w:bCs w:val="1"/>
          <w:color w:val="dd7e6b"/>
          <w:sz w:val="24"/>
          <w:szCs w:val="24"/>
        </w:rPr>
      </w:pPr>
      <w:bookmarkStart w:colFirst="0" w:colLast="0" w:name="_rxgn2iqgh1gi" w:id="41"/>
      <w:bookmarkEnd w:id="41"/>
      <w:r w:rsidDel="00000000" w:rsidR="00000000" w:rsidRPr="00000000">
        <w:rPr>
          <w:rtl w:val="0"/>
        </w:rPr>
        <w:t xml:space="preserve">-Bash </w:t>
        <w:br w:type="textWrapping"/>
      </w:r>
      <w:r w:rsidDel="00000000" w:rsidR="00000000" w:rsidRPr="00000000">
        <w:rPr>
          <w:color w:val="dd7e6b"/>
          <w:sz w:val="24"/>
          <w:szCs w:val="24"/>
          <w:rtl w:val="0"/>
        </w:rPr>
        <w:t xml:space="preserve">‘</w:t>
      </w:r>
      <w:commentRangeStart w:id="7"/>
      <w:r w:rsidDel="00000000" w:rsidR="00000000" w:rsidRPr="00000000">
        <w:rPr>
          <w:color w:val="dd7e6b"/>
          <w:sz w:val="24"/>
          <w:szCs w:val="24"/>
          <w:rtl w:val="0"/>
        </w:rPr>
        <w:t xml:space="preserve">AHbh</w:t>
      </w:r>
      <w:commentRangeEnd w:id="7"/>
      <w:r w:rsidDel="00000000" w:rsidR="00000000" w:rsidRPr="00000000">
        <w:commentReference w:id="7"/>
      </w:r>
      <w:r w:rsidDel="00000000" w:rsidR="00000000" w:rsidRPr="00000000">
        <w:rPr>
          <w:color w:val="dd7e6b"/>
          <w:sz w:val="24"/>
          <w:szCs w:val="24"/>
          <w:rtl w:val="0"/>
        </w:rPr>
        <w:t xml:space="preserve">’ ‘ACbh’ ‘ANbh’ ‘Albx’</w:t>
      </w:r>
      <w:r w:rsidDel="00000000" w:rsidR="00000000" w:rsidRPr="00000000">
        <w:rPr>
          <w:rtl w:val="0"/>
        </w:rPr>
        <w:br w:type="textWrapping"/>
        <w:t xml:space="preserve">-Critical Strike </w:t>
        <w:br w:type="textWrapping"/>
      </w:r>
      <w:r w:rsidDel="00000000" w:rsidR="00000000" w:rsidRPr="00000000">
        <w:rPr>
          <w:color w:val="dd7e6b"/>
          <w:sz w:val="24"/>
          <w:szCs w:val="24"/>
          <w:rtl w:val="0"/>
        </w:rPr>
        <w:t xml:space="preserve">‘</w:t>
      </w:r>
      <w:commentRangeStart w:id="8"/>
      <w:r w:rsidDel="00000000" w:rsidR="00000000" w:rsidRPr="00000000">
        <w:rPr>
          <w:color w:val="dd7e6b"/>
          <w:sz w:val="24"/>
          <w:szCs w:val="24"/>
          <w:rtl w:val="0"/>
        </w:rPr>
        <w:t xml:space="preserve">AOcr</w:t>
      </w:r>
      <w:commentRangeEnd w:id="8"/>
      <w:r w:rsidDel="00000000" w:rsidR="00000000" w:rsidRPr="00000000">
        <w:commentReference w:id="8"/>
      </w:r>
      <w:r w:rsidDel="00000000" w:rsidR="00000000" w:rsidRPr="00000000">
        <w:rPr>
          <w:color w:val="dd7e6b"/>
          <w:sz w:val="24"/>
          <w:szCs w:val="24"/>
          <w:rtl w:val="0"/>
        </w:rPr>
        <w:t xml:space="preserve">’ ‘Alcs’ ‘ACct’</w:t>
      </w:r>
      <w:r w:rsidDel="00000000" w:rsidR="00000000" w:rsidRPr="00000000">
        <w:rPr>
          <w:rtl w:val="0"/>
        </w:rPr>
      </w:r>
    </w:p>
    <w:p w:rsidR="00000000" w:rsidDel="00000000" w:rsidP="00000000" w:rsidRDefault="00000000" w:rsidRPr="00000000" w14:paraId="0000021A">
      <w:pPr>
        <w:rPr/>
      </w:pPr>
      <w:sdt>
        <w:sdtPr>
          <w:alias w:val="WE Ability tag"/>
          <w:id w:val="976660013"/>
          <w:dropDownList w:lastValue="Flat Damage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Damage Increase</w:t>
          </w:r>
        </w:sdtContent>
      </w:sdt>
      <w:sdt>
        <w:sdtPr>
          <w:alias w:val="WE Ability tag"/>
          <w:id w:val="212772544"/>
          <w:dropDownList w:lastValue="Percent Damage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Increase</w:t>
          </w:r>
        </w:sdtContent>
      </w:sdt>
      <w:sdt>
        <w:sdtPr>
          <w:alias w:val="WE Ability tag"/>
          <w:id w:val="-1751925575"/>
          <w:dropDownList w:lastValue="Percent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Decrease</w:t>
          </w:r>
        </w:sdtContent>
      </w:sdt>
      <w:sdt>
        <w:sdtPr>
          <w:alias w:val="WE Ability tag"/>
          <w:id w:val="-1298178480"/>
          <w:dropDownList w:lastValue="Attack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 triggered</w:t>
          </w:r>
        </w:sdtContent>
      </w:sdt>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color w:val="980000"/>
          <w:rtl w:val="0"/>
        </w:rPr>
        <w:t xml:space="preserve">Latest tested version</w:t>
      </w:r>
      <w:r w:rsidDel="00000000" w:rsidR="00000000" w:rsidRPr="00000000">
        <w:rPr>
          <w:rtl w:val="0"/>
        </w:rPr>
        <w:t xml:space="preserve"> 1.36</w:t>
      </w:r>
    </w:p>
    <w:p w:rsidR="00000000" w:rsidDel="00000000" w:rsidP="00000000" w:rsidRDefault="00000000" w:rsidRPr="00000000" w14:paraId="0000021C">
      <w:pPr>
        <w:rPr>
          <w:color w:val="ff9900"/>
        </w:rPr>
      </w:pPr>
      <w:r w:rsidDel="00000000" w:rsidR="00000000" w:rsidRPr="00000000">
        <w:rPr>
          <w:rtl w:val="0"/>
        </w:rPr>
        <w:t xml:space="preserve">While very very similar they do have some weird interactions with each other</w:t>
      </w:r>
      <w:r w:rsidDel="00000000" w:rsidR="00000000" w:rsidRPr="00000000">
        <w:rPr>
          <w:rtl w:val="0"/>
        </w:rPr>
      </w:r>
    </w:p>
    <w:p w:rsidR="00000000" w:rsidDel="00000000" w:rsidP="00000000" w:rsidRDefault="00000000" w:rsidRPr="00000000" w14:paraId="0000021D">
      <w:pPr>
        <w:numPr>
          <w:ilvl w:val="0"/>
          <w:numId w:val="53"/>
        </w:numPr>
        <w:spacing w:after="0" w:afterAutospacing="0"/>
        <w:ind w:left="720" w:hanging="360"/>
      </w:pPr>
      <w:commentRangeStart w:id="9"/>
      <w:r w:rsidDel="00000000" w:rsidR="00000000" w:rsidRPr="00000000">
        <w:rPr>
          <w:rtl w:val="0"/>
        </w:rPr>
        <w:t xml:space="preserve">Warcraft 3 is very funny about Critical Strike and by default it will handle a 4.99% chance Critical Strike as 0%. A few years ago this bug was fixed, but you have to enable the fix. In your map go to </w:t>
      </w:r>
      <w:r w:rsidDel="00000000" w:rsidR="00000000" w:rsidRPr="00000000">
        <w:rPr>
          <w:b w:val="1"/>
          <w:bCs w:val="1"/>
          <w:rtl w:val="0"/>
        </w:rPr>
        <w:t xml:space="preserve">Scenario / Map Options and enable Use Accurate Probability for calculations </w:t>
      </w:r>
      <w:r w:rsidDel="00000000" w:rsidR="00000000" w:rsidRPr="00000000">
        <w:rPr>
          <w:rtl w:val="0"/>
        </w:rPr>
        <w:t xml:space="preserve">!</w:t>
      </w:r>
      <w:commentRangeEnd w:id="9"/>
      <w:r w:rsidDel="00000000" w:rsidR="00000000" w:rsidRPr="00000000">
        <w:commentReference w:id="9"/>
      </w:r>
      <w:r w:rsidDel="00000000" w:rsidR="00000000" w:rsidRPr="00000000">
        <w:rPr>
          <w:rtl w:val="0"/>
        </w:rPr>
        <w:t xml:space="preserve"> </w:t>
      </w:r>
      <w:sdt>
        <w:sdtPr>
          <w:alias w:val="Named contributors"/>
          <w:id w:val="-683509474"/>
          <w:dropDownList w:lastValue="emperor_d3st">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emperor_d3st</w:t>
          </w:r>
        </w:sdtContent>
      </w:sdt>
      <w:r w:rsidDel="00000000" w:rsidR="00000000" w:rsidRPr="00000000">
        <w:rPr>
          <w:rtl w:val="0"/>
        </w:rPr>
      </w:r>
    </w:p>
    <w:p w:rsidR="00000000" w:rsidDel="00000000" w:rsidP="00000000" w:rsidRDefault="00000000" w:rsidRPr="00000000" w14:paraId="0000021E">
      <w:pPr>
        <w:numPr>
          <w:ilvl w:val="0"/>
          <w:numId w:val="53"/>
        </w:numPr>
        <w:spacing w:after="0" w:afterAutospacing="0"/>
        <w:ind w:left="720" w:hanging="360"/>
      </w:pPr>
      <w:r w:rsidDel="00000000" w:rsidR="00000000" w:rsidRPr="00000000">
        <w:rPr>
          <w:rtl w:val="0"/>
        </w:rPr>
        <w:t xml:space="preserve">If a unit has both Bash and Critical Strike and they trigger together on the same attack</w:t>
      </w:r>
    </w:p>
    <w:p w:rsidR="00000000" w:rsidDel="00000000" w:rsidP="00000000" w:rsidRDefault="00000000" w:rsidRPr="00000000" w14:paraId="0000021F">
      <w:pPr>
        <w:numPr>
          <w:ilvl w:val="1"/>
          <w:numId w:val="53"/>
        </w:numPr>
        <w:spacing w:after="0" w:afterAutospacing="0"/>
        <w:ind w:left="1440" w:hanging="360"/>
      </w:pPr>
      <w:r w:rsidDel="00000000" w:rsidR="00000000" w:rsidRPr="00000000">
        <w:rPr>
          <w:rtl w:val="0"/>
        </w:rPr>
        <w:t xml:space="preserve">Both the damage values show up as text (if applicable)</w:t>
      </w:r>
    </w:p>
    <w:p w:rsidR="00000000" w:rsidDel="00000000" w:rsidP="00000000" w:rsidRDefault="00000000" w:rsidRPr="00000000" w14:paraId="00000220">
      <w:pPr>
        <w:numPr>
          <w:ilvl w:val="1"/>
          <w:numId w:val="53"/>
        </w:numPr>
        <w:spacing w:after="0" w:afterAutospacing="0"/>
        <w:ind w:left="1440" w:hanging="360"/>
      </w:pPr>
      <w:r w:rsidDel="00000000" w:rsidR="00000000" w:rsidRPr="00000000">
        <w:rPr>
          <w:rtl w:val="0"/>
        </w:rPr>
        <w:t xml:space="preserve">Both the buffs are applied (if you add a buff to Critical strike)</w:t>
      </w:r>
    </w:p>
    <w:p w:rsidR="00000000" w:rsidDel="00000000" w:rsidP="00000000" w:rsidRDefault="00000000" w:rsidRPr="00000000" w14:paraId="00000221">
      <w:pPr>
        <w:numPr>
          <w:ilvl w:val="1"/>
          <w:numId w:val="53"/>
        </w:numPr>
        <w:spacing w:after="0" w:afterAutospacing="0"/>
        <w:ind w:left="1440" w:hanging="360"/>
      </w:pPr>
      <w:r w:rsidDel="00000000" w:rsidR="00000000" w:rsidRPr="00000000">
        <w:rPr>
          <w:rtl w:val="0"/>
        </w:rPr>
        <w:t xml:space="preserve">Only the highest damage from Damage Multiplier value is actually applied to the enemy unit (Only the highest critical actually counts)</w:t>
      </w:r>
    </w:p>
    <w:p w:rsidR="00000000" w:rsidDel="00000000" w:rsidP="00000000" w:rsidRDefault="00000000" w:rsidRPr="00000000" w14:paraId="00000222">
      <w:pPr>
        <w:numPr>
          <w:ilvl w:val="1"/>
          <w:numId w:val="53"/>
        </w:numPr>
        <w:ind w:left="1440" w:hanging="360"/>
      </w:pPr>
      <w:r w:rsidDel="00000000" w:rsidR="00000000" w:rsidRPr="00000000">
        <w:rPr>
          <w:rtl w:val="0"/>
        </w:rPr>
        <w:t xml:space="preserve">Damage Bonus appears to stack somehow, at 100/100 the damage ended up at 250 damage instead. (Needs more testing) </w:t>
      </w:r>
      <w:sdt>
        <w:sdtPr>
          <w:alias w:val="WE Ability tag"/>
          <w:id w:val="-2074079497"/>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23">
      <w:pPr>
        <w:rPr>
          <w:b w:val="1"/>
          <w:bCs w:val="1"/>
          <w:color w:val="980000"/>
        </w:rPr>
      </w:pPr>
      <w:r w:rsidDel="00000000" w:rsidR="00000000" w:rsidRPr="00000000">
        <w:rPr>
          <w:b w:val="1"/>
          <w:bCs w:val="1"/>
          <w:color w:val="980000"/>
          <w:rtl w:val="0"/>
        </w:rPr>
        <w:t xml:space="preserve">Data - Damage Multiplier</w:t>
      </w:r>
    </w:p>
    <w:p w:rsidR="00000000" w:rsidDel="00000000" w:rsidP="00000000" w:rsidRDefault="00000000" w:rsidRPr="00000000" w14:paraId="00000224">
      <w:pPr>
        <w:numPr>
          <w:ilvl w:val="0"/>
          <w:numId w:val="14"/>
        </w:numPr>
        <w:spacing w:after="0" w:afterAutospacing="0"/>
        <w:ind w:left="720" w:hanging="360"/>
      </w:pPr>
      <w:r w:rsidDel="00000000" w:rsidR="00000000" w:rsidRPr="00000000">
        <w:rPr>
          <w:rtl w:val="0"/>
        </w:rPr>
        <w:t xml:space="preserve">Dictates how much the damage is amplified.</w:t>
      </w:r>
    </w:p>
    <w:p w:rsidR="00000000" w:rsidDel="00000000" w:rsidP="00000000" w:rsidRDefault="00000000" w:rsidRPr="00000000" w14:paraId="00000225">
      <w:pPr>
        <w:numPr>
          <w:ilvl w:val="0"/>
          <w:numId w:val="14"/>
        </w:numPr>
        <w:spacing w:after="0" w:afterAutospacing="0"/>
        <w:ind w:left="720" w:hanging="360"/>
      </w:pPr>
      <w:r w:rsidDel="00000000" w:rsidR="00000000" w:rsidRPr="00000000">
        <w:rPr>
          <w:rtl w:val="0"/>
        </w:rPr>
        <w:t xml:space="preserve">At -1.00 no damage is dealt and is not displayed</w:t>
      </w:r>
    </w:p>
    <w:p w:rsidR="00000000" w:rsidDel="00000000" w:rsidP="00000000" w:rsidRDefault="00000000" w:rsidRPr="00000000" w14:paraId="00000226">
      <w:pPr>
        <w:numPr>
          <w:ilvl w:val="0"/>
          <w:numId w:val="14"/>
        </w:numPr>
        <w:spacing w:after="0" w:afterAutospacing="0"/>
        <w:ind w:left="720" w:hanging="360"/>
      </w:pPr>
      <w:r w:rsidDel="00000000" w:rsidR="00000000" w:rsidRPr="00000000">
        <w:rPr>
          <w:rtl w:val="0"/>
        </w:rPr>
        <w:t xml:space="preserve">Below 0 no damage is dealt and is displayed as 0</w:t>
      </w:r>
    </w:p>
    <w:p w:rsidR="00000000" w:rsidDel="00000000" w:rsidP="00000000" w:rsidRDefault="00000000" w:rsidRPr="00000000" w14:paraId="00000227">
      <w:pPr>
        <w:numPr>
          <w:ilvl w:val="0"/>
          <w:numId w:val="14"/>
        </w:numPr>
        <w:spacing w:after="0" w:afterAutospacing="0"/>
        <w:ind w:left="720" w:hanging="360"/>
      </w:pPr>
      <w:r w:rsidDel="00000000" w:rsidR="00000000" w:rsidRPr="00000000">
        <w:rPr>
          <w:rtl w:val="0"/>
        </w:rPr>
        <w:t xml:space="preserve">At 0 full damage is dealt</w:t>
      </w:r>
    </w:p>
    <w:p w:rsidR="00000000" w:rsidDel="00000000" w:rsidP="00000000" w:rsidRDefault="00000000" w:rsidRPr="00000000" w14:paraId="00000228">
      <w:pPr>
        <w:numPr>
          <w:ilvl w:val="1"/>
          <w:numId w:val="14"/>
        </w:numPr>
        <w:spacing w:after="0" w:afterAutospacing="0"/>
        <w:ind w:left="1440" w:hanging="360"/>
      </w:pPr>
      <w:r w:rsidDel="00000000" w:rsidR="00000000" w:rsidRPr="00000000">
        <w:rPr>
          <w:rtl w:val="0"/>
        </w:rPr>
        <w:t xml:space="preserve">No damage value text is displayed (on melee units only, shown for ranged attacks tho).</w:t>
      </w:r>
    </w:p>
    <w:p w:rsidR="00000000" w:rsidDel="00000000" w:rsidP="00000000" w:rsidRDefault="00000000" w:rsidRPr="00000000" w14:paraId="00000229">
      <w:pPr>
        <w:numPr>
          <w:ilvl w:val="0"/>
          <w:numId w:val="14"/>
        </w:numPr>
        <w:spacing w:after="0" w:afterAutospacing="0"/>
        <w:ind w:left="720" w:hanging="360"/>
      </w:pPr>
      <w:r w:rsidDel="00000000" w:rsidR="00000000" w:rsidRPr="00000000">
        <w:rPr>
          <w:rtl w:val="0"/>
        </w:rPr>
        <w:t xml:space="preserve">At 0.01-0.99 only 1%-99% of the total damage is dealt, displayed as intended</w:t>
      </w:r>
    </w:p>
    <w:p w:rsidR="00000000" w:rsidDel="00000000" w:rsidP="00000000" w:rsidRDefault="00000000" w:rsidRPr="00000000" w14:paraId="0000022A">
      <w:pPr>
        <w:numPr>
          <w:ilvl w:val="0"/>
          <w:numId w:val="14"/>
        </w:numPr>
        <w:spacing w:after="0" w:afterAutospacing="0"/>
        <w:ind w:left="720" w:hanging="360"/>
      </w:pPr>
      <w:r w:rsidDel="00000000" w:rsidR="00000000" w:rsidRPr="00000000">
        <w:rPr>
          <w:rtl w:val="0"/>
        </w:rPr>
        <w:t xml:space="preserve">At 1.00 full damage is dealt, simply displayed as the damage being dealt</w:t>
      </w:r>
    </w:p>
    <w:p w:rsidR="00000000" w:rsidDel="00000000" w:rsidP="00000000" w:rsidRDefault="00000000" w:rsidRPr="00000000" w14:paraId="0000022B">
      <w:pPr>
        <w:numPr>
          <w:ilvl w:val="0"/>
          <w:numId w:val="14"/>
        </w:numPr>
        <w:ind w:left="720" w:hanging="360"/>
      </w:pPr>
      <w:r w:rsidDel="00000000" w:rsidR="00000000" w:rsidRPr="00000000">
        <w:rPr>
          <w:rtl w:val="0"/>
        </w:rPr>
        <w:t xml:space="preserve">Anything above 1 increases the damage, value is displayed as intended</w:t>
      </w:r>
    </w:p>
    <w:p w:rsidR="00000000" w:rsidDel="00000000" w:rsidP="00000000" w:rsidRDefault="00000000" w:rsidRPr="00000000" w14:paraId="0000022C">
      <w:pPr>
        <w:rPr>
          <w:b w:val="1"/>
          <w:bCs w:val="1"/>
          <w:color w:val="980000"/>
        </w:rPr>
      </w:pPr>
      <w:r w:rsidDel="00000000" w:rsidR="00000000" w:rsidRPr="00000000">
        <w:rPr>
          <w:b w:val="1"/>
          <w:bCs w:val="1"/>
          <w:color w:val="980000"/>
          <w:rtl w:val="0"/>
        </w:rPr>
        <w:t xml:space="preserve">Data - Damage bonus</w:t>
      </w:r>
    </w:p>
    <w:p w:rsidR="00000000" w:rsidDel="00000000" w:rsidP="00000000" w:rsidRDefault="00000000" w:rsidRPr="00000000" w14:paraId="0000022D">
      <w:pPr>
        <w:numPr>
          <w:ilvl w:val="0"/>
          <w:numId w:val="8"/>
        </w:numPr>
        <w:spacing w:after="0" w:afterAutospacing="0"/>
        <w:ind w:left="720" w:hanging="360"/>
      </w:pPr>
      <w:r w:rsidDel="00000000" w:rsidR="00000000" w:rsidRPr="00000000">
        <w:rPr>
          <w:rtl w:val="0"/>
        </w:rPr>
        <w:t xml:space="preserve">Dictates how much flat damage is added</w:t>
      </w:r>
    </w:p>
    <w:p w:rsidR="00000000" w:rsidDel="00000000" w:rsidP="00000000" w:rsidRDefault="00000000" w:rsidRPr="00000000" w14:paraId="0000022E">
      <w:pPr>
        <w:numPr>
          <w:ilvl w:val="0"/>
          <w:numId w:val="8"/>
        </w:numPr>
        <w:spacing w:after="0" w:afterAutospacing="0"/>
        <w:ind w:left="720" w:hanging="360"/>
      </w:pPr>
      <w:r w:rsidDel="00000000" w:rsidR="00000000" w:rsidRPr="00000000">
        <w:rPr>
          <w:rtl w:val="0"/>
        </w:rPr>
        <w:t xml:space="preserve">This damage is independent of Damage Multiplier, the damage multiplier damage is only based on the units normal damage.</w:t>
      </w:r>
    </w:p>
    <w:p w:rsidR="00000000" w:rsidDel="00000000" w:rsidP="00000000" w:rsidRDefault="00000000" w:rsidRPr="00000000" w14:paraId="0000022F">
      <w:pPr>
        <w:numPr>
          <w:ilvl w:val="0"/>
          <w:numId w:val="8"/>
        </w:numPr>
        <w:spacing w:after="0" w:afterAutospacing="0"/>
        <w:ind w:left="720" w:hanging="360"/>
      </w:pPr>
      <w:r w:rsidDel="00000000" w:rsidR="00000000" w:rsidRPr="00000000">
        <w:rPr>
          <w:rtl w:val="0"/>
        </w:rPr>
        <w:t xml:space="preserve">Setting it to a value so that Damage bonus is less than the unit’s maximum damage causes either the unit to be slightly healed… or slightly damaged.  </w:t>
      </w:r>
      <w:r w:rsidDel="00000000" w:rsidR="00000000" w:rsidRPr="00000000">
        <w:rPr>
          <w:color w:val="980000"/>
          <w:rtl w:val="0"/>
        </w:rPr>
        <w:t xml:space="preserve">(Confirmed)</w:t>
      </w:r>
    </w:p>
    <w:p w:rsidR="00000000" w:rsidDel="00000000" w:rsidP="00000000" w:rsidRDefault="00000000" w:rsidRPr="00000000" w14:paraId="00000230">
      <w:pPr>
        <w:numPr>
          <w:ilvl w:val="0"/>
          <w:numId w:val="8"/>
        </w:numPr>
        <w:spacing w:after="0" w:afterAutospacing="0"/>
        <w:ind w:left="720" w:hanging="360"/>
      </w:pPr>
      <w:r w:rsidDel="00000000" w:rsidR="00000000" w:rsidRPr="00000000">
        <w:rPr>
          <w:rtl w:val="0"/>
        </w:rPr>
        <w:t xml:space="preserve">Is blocked/modified by spell immunity/resistance</w:t>
      </w:r>
    </w:p>
    <w:p w:rsidR="00000000" w:rsidDel="00000000" w:rsidP="00000000" w:rsidRDefault="00000000" w:rsidRPr="00000000" w14:paraId="00000231">
      <w:pPr>
        <w:numPr>
          <w:ilvl w:val="0"/>
          <w:numId w:val="8"/>
        </w:numPr>
        <w:ind w:left="720" w:hanging="360"/>
      </w:pPr>
      <w:r w:rsidDel="00000000" w:rsidR="00000000" w:rsidRPr="00000000">
        <w:rPr>
          <w:rtl w:val="0"/>
        </w:rPr>
        <w:t xml:space="preserve">Flat bonus damage is force damage but get blocked and modified by spell immunity/resistance</w:t>
      </w:r>
    </w:p>
    <w:p w:rsidR="00000000" w:rsidDel="00000000" w:rsidP="00000000" w:rsidRDefault="00000000" w:rsidRPr="00000000" w14:paraId="00000232">
      <w:pPr>
        <w:rPr>
          <w:b w:val="1"/>
          <w:bCs w:val="1"/>
          <w:color w:val="980000"/>
        </w:rPr>
      </w:pPr>
      <w:r w:rsidDel="00000000" w:rsidR="00000000" w:rsidRPr="00000000">
        <w:rPr>
          <w:b w:val="1"/>
          <w:bCs w:val="1"/>
          <w:color w:val="980000"/>
          <w:rtl w:val="0"/>
        </w:rPr>
        <w:t xml:space="preserve">Data - Chances to Bash</w:t>
      </w:r>
    </w:p>
    <w:p w:rsidR="00000000" w:rsidDel="00000000" w:rsidP="00000000" w:rsidRDefault="00000000" w:rsidRPr="00000000" w14:paraId="00000233">
      <w:pPr>
        <w:numPr>
          <w:ilvl w:val="0"/>
          <w:numId w:val="39"/>
        </w:numPr>
        <w:spacing w:after="0" w:afterAutospacing="0"/>
        <w:ind w:left="720" w:hanging="360"/>
      </w:pPr>
      <w:r w:rsidDel="00000000" w:rsidR="00000000" w:rsidRPr="00000000">
        <w:rPr>
          <w:rtl w:val="0"/>
        </w:rPr>
        <w:t xml:space="preserve">The stun from bash pierces spell immunity</w:t>
      </w:r>
    </w:p>
    <w:p w:rsidR="00000000" w:rsidDel="00000000" w:rsidP="00000000" w:rsidRDefault="00000000" w:rsidRPr="00000000" w14:paraId="00000234">
      <w:pPr>
        <w:numPr>
          <w:ilvl w:val="0"/>
          <w:numId w:val="39"/>
        </w:numPr>
        <w:spacing w:after="0" w:afterAutospacing="0"/>
        <w:ind w:left="720" w:hanging="360"/>
      </w:pPr>
      <w:r w:rsidDel="00000000" w:rsidR="00000000" w:rsidRPr="00000000">
        <w:rPr>
          <w:rtl w:val="0"/>
        </w:rPr>
        <w:t xml:space="preserve">Use Pseudo-random Distribution, which means the initial attacks after proc does not equal to the proc chance, but much lower and afterwards attack might exceed proc chance but never has 100% chance.</w:t>
      </w:r>
    </w:p>
    <w:p w:rsidR="00000000" w:rsidDel="00000000" w:rsidP="00000000" w:rsidRDefault="00000000" w:rsidRPr="00000000" w14:paraId="00000235">
      <w:pPr>
        <w:numPr>
          <w:ilvl w:val="0"/>
          <w:numId w:val="39"/>
        </w:numPr>
        <w:ind w:left="720" w:hanging="360"/>
      </w:pPr>
      <w:r w:rsidDel="00000000" w:rsidR="00000000" w:rsidRPr="00000000">
        <w:rPr>
          <w:rtl w:val="0"/>
        </w:rPr>
        <w:t xml:space="preserve">Modifiable proc chance</w:t>
      </w:r>
    </w:p>
    <w:p w:rsidR="00000000" w:rsidDel="00000000" w:rsidP="00000000" w:rsidRDefault="00000000" w:rsidRPr="00000000" w14:paraId="00000236">
      <w:pPr>
        <w:rPr>
          <w:b w:val="1"/>
          <w:bCs w:val="1"/>
          <w:color w:val="980000"/>
        </w:rPr>
      </w:pPr>
      <w:r w:rsidDel="00000000" w:rsidR="00000000" w:rsidRPr="00000000">
        <w:rPr>
          <w:b w:val="1"/>
          <w:bCs w:val="1"/>
          <w:color w:val="980000"/>
          <w:rtl w:val="0"/>
        </w:rPr>
        <w:t xml:space="preserve">Stats - Buffs</w:t>
      </w:r>
    </w:p>
    <w:p w:rsidR="00000000" w:rsidDel="00000000" w:rsidP="00000000" w:rsidRDefault="00000000" w:rsidRPr="00000000" w14:paraId="00000237">
      <w:pPr>
        <w:numPr>
          <w:ilvl w:val="0"/>
          <w:numId w:val="32"/>
        </w:numPr>
        <w:spacing w:after="0" w:afterAutospacing="0"/>
        <w:ind w:left="720" w:hanging="360"/>
      </w:pPr>
      <w:r w:rsidDel="00000000" w:rsidR="00000000" w:rsidRPr="00000000">
        <w:rPr>
          <w:rtl w:val="0"/>
        </w:rPr>
        <w:t xml:space="preserve">Is actually applied to the enemy unit on successful Critical/Bash</w:t>
      </w:r>
    </w:p>
    <w:p w:rsidR="00000000" w:rsidDel="00000000" w:rsidP="00000000" w:rsidRDefault="00000000" w:rsidRPr="00000000" w14:paraId="00000238">
      <w:pPr>
        <w:numPr>
          <w:ilvl w:val="0"/>
          <w:numId w:val="32"/>
        </w:numPr>
        <w:spacing w:after="0" w:afterAutospacing="0"/>
        <w:ind w:left="720" w:hanging="360"/>
      </w:pPr>
      <w:r w:rsidDel="00000000" w:rsidR="00000000" w:rsidRPr="00000000">
        <w:rPr>
          <w:rtl w:val="0"/>
        </w:rPr>
        <w:t xml:space="preserve">Does it apply multiple buffs ? </w:t>
      </w:r>
      <w:sdt>
        <w:sdtPr>
          <w:alias w:val="WE Ability tag"/>
          <w:id w:val="1974367313"/>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39">
      <w:pPr>
        <w:numPr>
          <w:ilvl w:val="0"/>
          <w:numId w:val="32"/>
        </w:numPr>
        <w:ind w:left="720" w:hanging="360"/>
      </w:pPr>
      <w:r w:rsidDel="00000000" w:rsidR="00000000" w:rsidRPr="00000000">
        <w:rPr>
          <w:rtl w:val="0"/>
        </w:rPr>
        <w:t xml:space="preserve">Do the buffs stack ? </w:t>
      </w:r>
      <w:sdt>
        <w:sdtPr>
          <w:alias w:val="WE Ability tag"/>
          <w:id w:val="-1854056336"/>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3A">
      <w:pPr>
        <w:rPr>
          <w:b w:val="1"/>
          <w:bCs w:val="1"/>
          <w:color w:val="980000"/>
        </w:rPr>
      </w:pPr>
      <w:r w:rsidDel="00000000" w:rsidR="00000000" w:rsidRPr="00000000">
        <w:rPr>
          <w:b w:val="1"/>
          <w:bCs w:val="1"/>
          <w:color w:val="980000"/>
          <w:rtl w:val="0"/>
        </w:rPr>
        <w:t xml:space="preserve">Stats - Duration</w:t>
      </w:r>
    </w:p>
    <w:p w:rsidR="00000000" w:rsidDel="00000000" w:rsidP="00000000" w:rsidRDefault="00000000" w:rsidRPr="00000000" w14:paraId="0000023B">
      <w:pPr>
        <w:numPr>
          <w:ilvl w:val="0"/>
          <w:numId w:val="80"/>
        </w:numPr>
        <w:ind w:left="720" w:hanging="360"/>
      </w:pPr>
      <w:r w:rsidDel="00000000" w:rsidR="00000000" w:rsidRPr="00000000">
        <w:rPr>
          <w:rtl w:val="0"/>
        </w:rPr>
        <w:t xml:space="preserve">The amount of time the buff is applied</w:t>
      </w:r>
    </w:p>
    <w:p w:rsidR="00000000" w:rsidDel="00000000" w:rsidP="00000000" w:rsidRDefault="00000000" w:rsidRPr="00000000" w14:paraId="0000023C">
      <w:pPr>
        <w:rPr>
          <w:b w:val="1"/>
          <w:bCs w:val="1"/>
          <w:color w:val="980000"/>
        </w:rPr>
      </w:pPr>
      <w:r w:rsidDel="00000000" w:rsidR="00000000" w:rsidRPr="00000000">
        <w:rPr>
          <w:b w:val="1"/>
          <w:bCs w:val="1"/>
          <w:color w:val="980000"/>
          <w:rtl w:val="0"/>
        </w:rPr>
        <w:t xml:space="preserve">Chance to miss </w:t>
      </w:r>
      <w:r w:rsidDel="00000000" w:rsidR="00000000" w:rsidRPr="00000000">
        <w:rPr>
          <w:color w:val="980000"/>
          <w:rtl w:val="0"/>
        </w:rPr>
        <w:t xml:space="preserve">and </w:t>
      </w:r>
      <w:r w:rsidDel="00000000" w:rsidR="00000000" w:rsidRPr="00000000">
        <w:rPr>
          <w:b w:val="1"/>
          <w:bCs w:val="1"/>
          <w:color w:val="980000"/>
          <w:rtl w:val="0"/>
        </w:rPr>
        <w:t xml:space="preserve">Evade</w:t>
      </w:r>
    </w:p>
    <w:p w:rsidR="00000000" w:rsidDel="00000000" w:rsidP="00000000" w:rsidRDefault="00000000" w:rsidRPr="00000000" w14:paraId="0000023D">
      <w:pPr>
        <w:numPr>
          <w:ilvl w:val="0"/>
          <w:numId w:val="34"/>
        </w:numPr>
        <w:spacing w:after="0" w:afterAutospacing="0"/>
        <w:ind w:left="720" w:hanging="360"/>
      </w:pPr>
      <w:r w:rsidDel="00000000" w:rsidR="00000000" w:rsidRPr="00000000">
        <w:rPr>
          <w:rtl w:val="0"/>
        </w:rPr>
        <w:t xml:space="preserve">D</w:t>
      </w:r>
      <w:commentRangeStart w:id="10"/>
      <w:r w:rsidDel="00000000" w:rsidR="00000000" w:rsidRPr="00000000">
        <w:rPr>
          <w:rtl w:val="0"/>
        </w:rPr>
        <w:t xml:space="preserve">ictates evade chance for attacks. (Confirmed. Literally another </w:t>
      </w:r>
      <w:hyperlink w:anchor="_5npelsge47ad">
        <w:r w:rsidDel="00000000" w:rsidR="00000000" w:rsidRPr="00000000">
          <w:rPr>
            <w:color w:val="dd7e6b"/>
            <w:rtl w:val="0"/>
          </w:rPr>
          <w:t xml:space="preserve">Drunken Brawler</w:t>
        </w:r>
      </w:hyperlink>
      <w:r w:rsidDel="00000000" w:rsidR="00000000" w:rsidRPr="00000000">
        <w:rPr>
          <w:rtl w:val="0"/>
        </w:rPr>
        <w:t xml:space="preserve"> with different order string)</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3E">
      <w:pPr>
        <w:numPr>
          <w:ilvl w:val="0"/>
          <w:numId w:val="34"/>
        </w:numPr>
        <w:spacing w:after="0" w:afterAutospacing="0"/>
        <w:ind w:left="720" w:hanging="360"/>
      </w:pPr>
      <w:r w:rsidDel="00000000" w:rsidR="00000000" w:rsidRPr="00000000">
        <w:rPr>
          <w:rtl w:val="0"/>
        </w:rPr>
        <w:t xml:space="preserve">Values range from 0.0 to 1.0 with 1.0 being 100% evasion chance </w:t>
      </w:r>
      <w:sdt>
        <w:sdtPr>
          <w:alias w:val="Named contributors"/>
          <w:id w:val="-482006058"/>
          <w:dropDownList w:lastValue="KitsuneTailsProw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KitsuneTailsPrower</w:t>
          </w:r>
        </w:sdtContent>
      </w:sdt>
      <w:r w:rsidDel="00000000" w:rsidR="00000000" w:rsidRPr="00000000">
        <w:rPr>
          <w:rtl w:val="0"/>
        </w:rPr>
      </w:r>
    </w:p>
    <w:p w:rsidR="00000000" w:rsidDel="00000000" w:rsidP="00000000" w:rsidRDefault="00000000" w:rsidRPr="00000000" w14:paraId="0000023F">
      <w:pPr>
        <w:numPr>
          <w:ilvl w:val="0"/>
          <w:numId w:val="34"/>
        </w:numPr>
        <w:spacing w:after="0" w:afterAutospacing="0"/>
        <w:ind w:left="720" w:hanging="360"/>
      </w:pPr>
      <w:r w:rsidDel="00000000" w:rsidR="00000000" w:rsidRPr="00000000">
        <w:rPr>
          <w:rtl w:val="0"/>
        </w:rPr>
        <w:t xml:space="preserve">Plays "Caster art" effect whenever evasion happens (You must set the chance to miss / chance to evade above 0.0) </w:t>
      </w:r>
      <w:sdt>
        <w:sdtPr>
          <w:alias w:val="Named contributors"/>
          <w:id w:val="-1964152684"/>
          <w:dropDownList w:lastValue="KitsuneTailsProw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KitsuneTailsPrower</w:t>
          </w:r>
        </w:sdtContent>
      </w:sdt>
      <w:r w:rsidDel="00000000" w:rsidR="00000000" w:rsidRPr="00000000">
        <w:rPr>
          <w:rtl w:val="0"/>
        </w:rPr>
      </w:r>
    </w:p>
    <w:p w:rsidR="00000000" w:rsidDel="00000000" w:rsidP="00000000" w:rsidRDefault="00000000" w:rsidRPr="00000000" w14:paraId="00000240">
      <w:pPr>
        <w:numPr>
          <w:ilvl w:val="0"/>
          <w:numId w:val="34"/>
        </w:numPr>
        <w:spacing w:after="0" w:afterAutospacing="0"/>
        <w:ind w:left="720" w:hanging="360"/>
      </w:pPr>
      <w:r w:rsidDel="00000000" w:rsidR="00000000" w:rsidRPr="00000000">
        <w:rPr>
          <w:rtl w:val="0"/>
        </w:rPr>
        <w:t xml:space="preserve">Bash deals force type damage on successful Bash attack</w:t>
      </w:r>
    </w:p>
    <w:p w:rsidR="00000000" w:rsidDel="00000000" w:rsidP="00000000" w:rsidRDefault="00000000" w:rsidRPr="00000000" w14:paraId="00000241">
      <w:pPr>
        <w:numPr>
          <w:ilvl w:val="0"/>
          <w:numId w:val="34"/>
        </w:numPr>
        <w:spacing w:after="0" w:afterAutospacing="0"/>
        <w:ind w:left="720" w:hanging="360"/>
      </w:pPr>
      <w:r w:rsidDel="00000000" w:rsidR="00000000" w:rsidRPr="00000000">
        <w:rPr>
          <w:rtl w:val="0"/>
        </w:rPr>
        <w:t xml:space="preserve">Deal Force damage type on proc</w:t>
      </w:r>
    </w:p>
    <w:p w:rsidR="00000000" w:rsidDel="00000000" w:rsidP="00000000" w:rsidRDefault="00000000" w:rsidRPr="00000000" w14:paraId="00000242">
      <w:pPr>
        <w:numPr>
          <w:ilvl w:val="0"/>
          <w:numId w:val="34"/>
        </w:numPr>
        <w:ind w:left="720" w:hanging="360"/>
      </w:pPr>
      <w:r w:rsidDel="00000000" w:rsidR="00000000" w:rsidRPr="00000000">
        <w:rPr>
          <w:rtl w:val="0"/>
        </w:rPr>
        <w:t xml:space="preserve">Never miss only applies to successful critical strikes/bashes NOT to all attacks </w:t>
      </w:r>
      <w:sdt>
        <w:sdtPr>
          <w:alias w:val="Named contributors"/>
          <w:id w:val="-2097341839"/>
          <w:dropDownList w:lastValue="KitsuneTailsProw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KitsuneTailsPrower</w:t>
          </w:r>
        </w:sdtContent>
      </w:sdt>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color w:val="980000"/>
          <w:rtl w:val="0"/>
        </w:rPr>
        <w:t xml:space="preserve">Data - Area of Effect</w:t>
      </w:r>
      <w:r w:rsidDel="00000000" w:rsidR="00000000" w:rsidRPr="00000000">
        <w:rPr>
          <w:rtl w:val="0"/>
        </w:rPr>
      </w:r>
    </w:p>
    <w:p w:rsidR="00000000" w:rsidDel="00000000" w:rsidP="00000000" w:rsidRDefault="00000000" w:rsidRPr="00000000" w14:paraId="00000244">
      <w:pPr>
        <w:numPr>
          <w:ilvl w:val="0"/>
          <w:numId w:val="49"/>
        </w:numPr>
        <w:ind w:left="720" w:hanging="360"/>
      </w:pPr>
      <w:r w:rsidDel="00000000" w:rsidR="00000000" w:rsidRPr="00000000">
        <w:rPr>
          <w:rtl w:val="0"/>
        </w:rPr>
        <w:t xml:space="preserve">Doesn’t change anything, the bash doesn’t become AoE</w:t>
      </w:r>
    </w:p>
    <w:p w:rsidR="00000000" w:rsidDel="00000000" w:rsidP="00000000" w:rsidRDefault="00000000" w:rsidRPr="00000000" w14:paraId="00000245">
      <w:pPr>
        <w:pStyle w:val="Heading2"/>
        <w:rPr>
          <w:color w:val="dd7e6b"/>
          <w:sz w:val="24"/>
          <w:szCs w:val="24"/>
        </w:rPr>
      </w:pPr>
      <w:bookmarkStart w:colFirst="0" w:colLast="0" w:name="_frwdft8axjzj" w:id="42"/>
      <w:bookmarkEnd w:id="42"/>
      <w:ins w:author="Владимир Станчев" w:id="15" w:date="2026-08-17T21:48:40Z">
        <w:r w:rsidDel="00000000" w:rsidR="00000000" w:rsidRPr="00000000">
          <w:rPr>
            <w:rtl w:val="0"/>
          </w:rPr>
          <w:t xml:space="preserve">bli</w:t>
        </w:r>
      </w:ins>
      <w:r w:rsidDel="00000000" w:rsidR="00000000" w:rsidRPr="00000000">
        <w:rPr>
          <w:rtl w:val="0"/>
        </w:rPr>
        <w:t xml:space="preserve">-Blizzard</w:t>
        <w:br w:type="textWrapping"/>
      </w:r>
      <w:r w:rsidDel="00000000" w:rsidR="00000000" w:rsidRPr="00000000">
        <w:rPr>
          <w:color w:val="dd7e6b"/>
          <w:sz w:val="24"/>
          <w:szCs w:val="24"/>
          <w:rtl w:val="0"/>
        </w:rPr>
        <w:t xml:space="preserve">‘AHbz’ ‘ACbz’</w:t>
      </w:r>
    </w:p>
    <w:p w:rsidR="00000000" w:rsidDel="00000000" w:rsidP="00000000" w:rsidRDefault="00000000" w:rsidRPr="00000000" w14:paraId="00000246">
      <w:pPr>
        <w:rPr/>
      </w:pPr>
      <w:sdt>
        <w:sdtPr>
          <w:alias w:val="WE Ability tag"/>
          <w:id w:val="-1428810666"/>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sdt>
        <w:sdtPr>
          <w:alias w:val="WE Ability tag"/>
          <w:id w:val="-1566488807"/>
          <w:dropDownList w:lastValue="Healing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 Over Time</w:t>
          </w:r>
        </w:sdtContent>
      </w:sdt>
      <w:sdt>
        <w:sdtPr>
          <w:alias w:val="WE Ability tag"/>
          <w:id w:val="1324659441"/>
          <w:dropDownList w:lastValue="AoE Supportiv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Supportive</w:t>
          </w:r>
        </w:sdtContent>
      </w:sdt>
      <w:sdt>
        <w:sdtPr>
          <w:alias w:val="WE Ability tag"/>
          <w:id w:val="327419439"/>
          <w:dropDownList w:lastValue="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b10202"/>
              <w:shd w:fill="ffcfc9" w:val="clear"/>
            </w:rPr>
            <w:t xml:space="preserve">Stackable</w:t>
          </w:r>
        </w:sdtContent>
      </w:sdt>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color w:val="980000"/>
          <w:rtl w:val="0"/>
        </w:rPr>
        <w:t xml:space="preserve">Latest tested version</w:t>
      </w:r>
      <w:r w:rsidDel="00000000" w:rsidR="00000000" w:rsidRPr="00000000">
        <w:rPr>
          <w:rtl w:val="0"/>
        </w:rPr>
        <w:t xml:space="preserve"> 1.31.1.12173</w:t>
      </w:r>
    </w:p>
    <w:p w:rsidR="00000000" w:rsidDel="00000000" w:rsidP="00000000" w:rsidRDefault="00000000" w:rsidRPr="00000000" w14:paraId="00000248">
      <w:pPr>
        <w:rPr/>
      </w:pPr>
      <w:r w:rsidDel="00000000" w:rsidR="00000000" w:rsidRPr="00000000">
        <w:rPr>
          <w:rtl w:val="0"/>
        </w:rPr>
        <w:t xml:space="preserve">Looks like </w:t>
      </w:r>
      <w:hyperlink w:anchor="_jjoo1adhdymo">
        <w:r w:rsidDel="00000000" w:rsidR="00000000" w:rsidRPr="00000000">
          <w:rPr>
            <w:color w:val="dd7e6b"/>
            <w:rtl w:val="0"/>
          </w:rPr>
          <w:t xml:space="preserve">Rain of Fire</w:t>
        </w:r>
      </w:hyperlink>
      <w:r w:rsidDel="00000000" w:rsidR="00000000" w:rsidRPr="00000000">
        <w:rPr>
          <w:rtl w:val="0"/>
        </w:rPr>
        <w:t xml:space="preserve"> without the damage over time effect by default ; with some minor differences.</w:t>
      </w:r>
    </w:p>
    <w:p w:rsidR="00000000" w:rsidDel="00000000" w:rsidP="00000000" w:rsidRDefault="00000000" w:rsidRPr="00000000" w14:paraId="00000249">
      <w:pPr>
        <w:rPr>
          <w:b w:val="1"/>
          <w:bCs w:val="1"/>
          <w:color w:val="980000"/>
        </w:rPr>
      </w:pPr>
      <w:r w:rsidDel="00000000" w:rsidR="00000000" w:rsidRPr="00000000">
        <w:rPr>
          <w:b w:val="1"/>
          <w:bCs w:val="1"/>
          <w:color w:val="980000"/>
          <w:rtl w:val="0"/>
        </w:rPr>
        <w:t xml:space="preserve">Casting by AI</w:t>
      </w:r>
    </w:p>
    <w:p w:rsidR="00000000" w:rsidDel="00000000" w:rsidP="00000000" w:rsidRDefault="00000000" w:rsidRPr="00000000" w14:paraId="0000024A">
      <w:pPr>
        <w:numPr>
          <w:ilvl w:val="0"/>
          <w:numId w:val="26"/>
        </w:numPr>
        <w:spacing w:after="0" w:afterAutospacing="0"/>
        <w:ind w:left="720" w:hanging="360"/>
      </w:pPr>
      <w:r w:rsidDel="00000000" w:rsidR="00000000" w:rsidRPr="00000000">
        <w:rPr>
          <w:rtl w:val="0"/>
        </w:rPr>
        <w:t xml:space="preserve">Will cast if there are at least 2 to 3 enemy units in a group</w:t>
      </w:r>
    </w:p>
    <w:p w:rsidR="00000000" w:rsidDel="00000000" w:rsidP="00000000" w:rsidRDefault="00000000" w:rsidRPr="00000000" w14:paraId="0000024B">
      <w:pPr>
        <w:numPr>
          <w:ilvl w:val="1"/>
          <w:numId w:val="26"/>
        </w:numPr>
        <w:ind w:left="1440" w:hanging="360"/>
      </w:pPr>
      <w:r w:rsidDel="00000000" w:rsidR="00000000" w:rsidRPr="00000000">
        <w:rPr>
          <w:rtl w:val="0"/>
        </w:rPr>
        <w:t xml:space="preserve">Must be tested if there’s friendly units within and / or with negative damage </w:t>
      </w:r>
      <w:sdt>
        <w:sdtPr>
          <w:alias w:val="WE Ability tag"/>
          <w:id w:val="264425788"/>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4C">
      <w:pPr>
        <w:rPr>
          <w:b w:val="1"/>
          <w:bCs w:val="1"/>
          <w:color w:val="980000"/>
        </w:rPr>
      </w:pPr>
      <w:r w:rsidDel="00000000" w:rsidR="00000000" w:rsidRPr="00000000">
        <w:rPr>
          <w:b w:val="1"/>
          <w:bCs w:val="1"/>
          <w:color w:val="980000"/>
          <w:rtl w:val="0"/>
        </w:rPr>
        <w:t xml:space="preserve">Data - Cast Time</w:t>
      </w:r>
    </w:p>
    <w:p w:rsidR="00000000" w:rsidDel="00000000" w:rsidP="00000000" w:rsidRDefault="00000000" w:rsidRPr="00000000" w14:paraId="0000024D">
      <w:pPr>
        <w:numPr>
          <w:ilvl w:val="0"/>
          <w:numId w:val="30"/>
        </w:numPr>
        <w:spacing w:after="0" w:afterAutospacing="0"/>
        <w:ind w:left="720" w:hanging="360"/>
      </w:pPr>
      <w:r w:rsidDel="00000000" w:rsidR="00000000" w:rsidRPr="00000000">
        <w:rPr>
          <w:rtl w:val="0"/>
        </w:rPr>
        <w:t xml:space="preserve">Is the interval between waves</w:t>
      </w:r>
    </w:p>
    <w:p w:rsidR="00000000" w:rsidDel="00000000" w:rsidP="00000000" w:rsidRDefault="00000000" w:rsidRPr="00000000" w14:paraId="0000024E">
      <w:pPr>
        <w:numPr>
          <w:ilvl w:val="0"/>
          <w:numId w:val="30"/>
        </w:numPr>
        <w:spacing w:after="0" w:afterAutospacing="0"/>
        <w:ind w:left="720" w:hanging="360"/>
      </w:pPr>
      <w:r w:rsidDel="00000000" w:rsidR="00000000" w:rsidRPr="00000000">
        <w:rPr>
          <w:rtl w:val="0"/>
        </w:rPr>
        <w:t xml:space="preserve">Setting this value to 0.01 or below triggers only 1 Wave and an Unit can only be affected one time by Blizzard Waves using this specific Blizzard (Caster) buff until lost again, which won't happen under normal circumstances, DpS buff will still be applied.</w:t>
      </w:r>
    </w:p>
    <w:p w:rsidR="00000000" w:rsidDel="00000000" w:rsidP="00000000" w:rsidRDefault="00000000" w:rsidRPr="00000000" w14:paraId="0000024F">
      <w:pPr>
        <w:numPr>
          <w:ilvl w:val="0"/>
          <w:numId w:val="30"/>
        </w:numPr>
        <w:spacing w:after="0" w:afterAutospacing="0"/>
        <w:ind w:left="720" w:hanging="360"/>
      </w:pPr>
      <w:r w:rsidDel="00000000" w:rsidR="00000000" w:rsidRPr="00000000">
        <w:rPr>
          <w:rtl w:val="0"/>
        </w:rPr>
        <w:t xml:space="preserve">Setting this value to 0.02 or above causes it to trigger correctly.</w:t>
      </w:r>
    </w:p>
    <w:p w:rsidR="00000000" w:rsidDel="00000000" w:rsidP="00000000" w:rsidRDefault="00000000" w:rsidRPr="00000000" w14:paraId="00000250">
      <w:pPr>
        <w:numPr>
          <w:ilvl w:val="0"/>
          <w:numId w:val="30"/>
        </w:numPr>
        <w:ind w:left="720" w:hanging="360"/>
      </w:pPr>
      <w:r w:rsidDel="00000000" w:rsidR="00000000" w:rsidRPr="00000000">
        <w:rPr>
          <w:rtl w:val="0"/>
        </w:rPr>
        <w:t xml:space="preserve">Has a Hardcoded damage delay (ca. 0.9 seconds) to fit the default Blizzard Shard falling, that means when cast the ability doesn’t deal damage immediately</w:t>
      </w:r>
    </w:p>
    <w:p w:rsidR="00000000" w:rsidDel="00000000" w:rsidP="00000000" w:rsidRDefault="00000000" w:rsidRPr="00000000" w14:paraId="00000251">
      <w:pPr>
        <w:rPr>
          <w:color w:val="980000"/>
        </w:rPr>
      </w:pPr>
      <w:r w:rsidDel="00000000" w:rsidR="00000000" w:rsidRPr="00000000">
        <w:rPr>
          <w:b w:val="1"/>
          <w:bCs w:val="1"/>
          <w:color w:val="980000"/>
          <w:rtl w:val="0"/>
        </w:rPr>
        <w:t xml:space="preserve">Data - Buff</w:t>
      </w:r>
      <w:r w:rsidDel="00000000" w:rsidR="00000000" w:rsidRPr="00000000">
        <w:rPr>
          <w:rtl w:val="0"/>
        </w:rPr>
      </w:r>
    </w:p>
    <w:p w:rsidR="00000000" w:rsidDel="00000000" w:rsidP="00000000" w:rsidRDefault="00000000" w:rsidRPr="00000000" w14:paraId="00000252">
      <w:pPr>
        <w:numPr>
          <w:ilvl w:val="0"/>
          <w:numId w:val="67"/>
        </w:numPr>
        <w:ind w:left="720" w:hanging="360"/>
      </w:pPr>
      <w:r w:rsidDel="00000000" w:rsidR="00000000" w:rsidRPr="00000000">
        <w:rPr>
          <w:rtl w:val="0"/>
        </w:rPr>
        <w:t xml:space="preserve">Defines Dps Buff and Stackability</w:t>
      </w:r>
    </w:p>
    <w:p w:rsidR="00000000" w:rsidDel="00000000" w:rsidP="00000000" w:rsidRDefault="00000000" w:rsidRPr="00000000" w14:paraId="00000253">
      <w:pPr>
        <w:numPr>
          <w:ilvl w:val="0"/>
          <w:numId w:val="67"/>
        </w:numPr>
        <w:ind w:left="720" w:hanging="360"/>
      </w:pPr>
      <w:r w:rsidDel="00000000" w:rsidR="00000000" w:rsidRPr="00000000">
        <w:rPr>
          <w:rtl w:val="0"/>
        </w:rPr>
        <w:t xml:space="preserve">DpS Buff and Wave-damage Buff are Independent</w:t>
      </w:r>
    </w:p>
    <w:p w:rsidR="00000000" w:rsidDel="00000000" w:rsidP="00000000" w:rsidRDefault="00000000" w:rsidRPr="00000000" w14:paraId="00000254">
      <w:pPr>
        <w:numPr>
          <w:ilvl w:val="0"/>
          <w:numId w:val="67"/>
        </w:numPr>
        <w:ind w:left="720" w:hanging="360"/>
      </w:pPr>
      <w:r w:rsidDel="00000000" w:rsidR="00000000" w:rsidRPr="00000000">
        <w:rPr>
          <w:rtl w:val="0"/>
        </w:rPr>
        <w:t xml:space="preserve">Blizzard's DpS Buff does stack with Unique Blizzard buffs</w:t>
      </w:r>
    </w:p>
    <w:p w:rsidR="00000000" w:rsidDel="00000000" w:rsidP="00000000" w:rsidRDefault="00000000" w:rsidRPr="00000000" w14:paraId="00000255">
      <w:pPr>
        <w:numPr>
          <w:ilvl w:val="0"/>
          <w:numId w:val="67"/>
        </w:numPr>
        <w:ind w:left="720" w:hanging="360"/>
      </w:pPr>
      <w:r w:rsidDel="00000000" w:rsidR="00000000" w:rsidRPr="00000000">
        <w:rPr>
          <w:rtl w:val="0"/>
        </w:rPr>
        <w:t xml:space="preserve">DPS Buff is not applied, if the Wave-Damage is exactly 0.</w:t>
      </w:r>
    </w:p>
    <w:p w:rsidR="00000000" w:rsidDel="00000000" w:rsidP="00000000" w:rsidRDefault="00000000" w:rsidRPr="00000000" w14:paraId="00000256">
      <w:pPr>
        <w:numPr>
          <w:ilvl w:val="0"/>
          <w:numId w:val="67"/>
        </w:numPr>
        <w:ind w:left="720" w:hanging="360"/>
      </w:pPr>
      <w:r w:rsidDel="00000000" w:rsidR="00000000" w:rsidRPr="00000000">
        <w:rPr>
          <w:rtl w:val="0"/>
        </w:rPr>
        <w:t xml:space="preserve">Blizzard's Wave-damage does stack with Unique Blizzard (Caster) buffs</w:t>
      </w:r>
    </w:p>
    <w:p w:rsidR="00000000" w:rsidDel="00000000" w:rsidP="00000000" w:rsidRDefault="00000000" w:rsidRPr="00000000" w14:paraId="00000257">
      <w:pPr>
        <w:numPr>
          <w:ilvl w:val="0"/>
          <w:numId w:val="67"/>
        </w:numPr>
        <w:ind w:left="720" w:hanging="360"/>
      </w:pPr>
      <w:r w:rsidDel="00000000" w:rsidR="00000000" w:rsidRPr="00000000">
        <w:rPr>
          <w:rtl w:val="0"/>
        </w:rPr>
        <w:t xml:space="preserve">Without any Blizzard (Caster) buff, Wave-damage stacks always.</w:t>
      </w:r>
    </w:p>
    <w:p w:rsidR="00000000" w:rsidDel="00000000" w:rsidP="00000000" w:rsidRDefault="00000000" w:rsidRPr="00000000" w14:paraId="00000258">
      <w:pPr>
        <w:numPr>
          <w:ilvl w:val="0"/>
          <w:numId w:val="67"/>
        </w:numPr>
        <w:ind w:left="720" w:hanging="360"/>
      </w:pPr>
      <w:r w:rsidDel="00000000" w:rsidR="00000000" w:rsidRPr="00000000">
        <w:rPr>
          <w:rtl w:val="0"/>
        </w:rPr>
        <w:t xml:space="preserve">Blizzard (Caster) Buff is not shown in the UI</w:t>
      </w:r>
    </w:p>
    <w:p w:rsidR="00000000" w:rsidDel="00000000" w:rsidP="00000000" w:rsidRDefault="00000000" w:rsidRPr="00000000" w14:paraId="00000259">
      <w:pPr>
        <w:numPr>
          <w:ilvl w:val="0"/>
          <w:numId w:val="67"/>
        </w:numPr>
        <w:ind w:left="720" w:hanging="360"/>
      </w:pPr>
      <w:r w:rsidDel="00000000" w:rsidR="00000000" w:rsidRPr="00000000">
        <w:rPr>
          <w:rtl w:val="0"/>
        </w:rPr>
        <w:t xml:space="preserve">If multiple Blizzards with the same Buff affect one target, the one with the highest damage wins</w:t>
      </w:r>
    </w:p>
    <w:p w:rsidR="00000000" w:rsidDel="00000000" w:rsidP="00000000" w:rsidRDefault="00000000" w:rsidRPr="00000000" w14:paraId="0000025A">
      <w:pPr>
        <w:rPr>
          <w:b w:val="1"/>
          <w:bCs w:val="1"/>
          <w:color w:val="980000"/>
        </w:rPr>
      </w:pPr>
      <w:r w:rsidDel="00000000" w:rsidR="00000000" w:rsidRPr="00000000">
        <w:rPr>
          <w:b w:val="1"/>
          <w:bCs w:val="1"/>
          <w:color w:val="980000"/>
          <w:rtl w:val="0"/>
        </w:rPr>
        <w:t xml:space="preserve">Data - Duration Hero </w:t>
      </w:r>
      <w:r w:rsidDel="00000000" w:rsidR="00000000" w:rsidRPr="00000000">
        <w:rPr>
          <w:color w:val="980000"/>
          <w:rtl w:val="0"/>
        </w:rPr>
        <w:t xml:space="preserve">and </w:t>
      </w:r>
      <w:r w:rsidDel="00000000" w:rsidR="00000000" w:rsidRPr="00000000">
        <w:rPr>
          <w:b w:val="1"/>
          <w:bCs w:val="1"/>
          <w:color w:val="980000"/>
          <w:rtl w:val="0"/>
        </w:rPr>
        <w:t xml:space="preserve">Unit</w:t>
      </w:r>
    </w:p>
    <w:p w:rsidR="00000000" w:rsidDel="00000000" w:rsidP="00000000" w:rsidRDefault="00000000" w:rsidRPr="00000000" w14:paraId="0000025B">
      <w:pPr>
        <w:numPr>
          <w:ilvl w:val="0"/>
          <w:numId w:val="77"/>
        </w:numPr>
        <w:spacing w:after="0" w:afterAutospacing="0"/>
        <w:ind w:left="720" w:hanging="360"/>
      </w:pPr>
      <w:r w:rsidDel="00000000" w:rsidR="00000000" w:rsidRPr="00000000">
        <w:rPr>
          <w:rtl w:val="0"/>
        </w:rPr>
        <w:t xml:space="preserve">Defines the duration of the DpS Buff on Hero/Unit</w:t>
      </w:r>
    </w:p>
    <w:p w:rsidR="00000000" w:rsidDel="00000000" w:rsidP="00000000" w:rsidRDefault="00000000" w:rsidRPr="00000000" w14:paraId="0000025C">
      <w:pPr>
        <w:numPr>
          <w:ilvl w:val="0"/>
          <w:numId w:val="77"/>
        </w:numPr>
        <w:ind w:left="720" w:hanging="360"/>
      </w:pPr>
      <w:r w:rsidDel="00000000" w:rsidR="00000000" w:rsidRPr="00000000">
        <w:rPr>
          <w:rtl w:val="0"/>
        </w:rPr>
        <w:t xml:space="preserve">Duration of 0 will apply no DpS buff and no DpS damage</w:t>
      </w:r>
    </w:p>
    <w:p w:rsidR="00000000" w:rsidDel="00000000" w:rsidP="00000000" w:rsidRDefault="00000000" w:rsidRPr="00000000" w14:paraId="0000025D">
      <w:pPr>
        <w:rPr>
          <w:b w:val="1"/>
          <w:bCs w:val="1"/>
          <w:color w:val="980000"/>
        </w:rPr>
      </w:pPr>
      <w:r w:rsidDel="00000000" w:rsidR="00000000" w:rsidRPr="00000000">
        <w:rPr>
          <w:b w:val="1"/>
          <w:bCs w:val="1"/>
          <w:color w:val="980000"/>
          <w:rtl w:val="0"/>
        </w:rPr>
        <w:t xml:space="preserve">Data - Damage</w:t>
      </w:r>
    </w:p>
    <w:p w:rsidR="00000000" w:rsidDel="00000000" w:rsidP="00000000" w:rsidRDefault="00000000" w:rsidRPr="00000000" w14:paraId="0000025E">
      <w:pPr>
        <w:numPr>
          <w:ilvl w:val="0"/>
          <w:numId w:val="29"/>
        </w:numPr>
        <w:spacing w:after="0" w:afterAutospacing="0"/>
        <w:ind w:left="720" w:hanging="360"/>
      </w:pPr>
      <w:r w:rsidDel="00000000" w:rsidR="00000000" w:rsidRPr="00000000">
        <w:rPr>
          <w:rtl w:val="0"/>
        </w:rPr>
        <w:t xml:space="preserve">Defines Wave-Damage</w:t>
      </w:r>
    </w:p>
    <w:p w:rsidR="00000000" w:rsidDel="00000000" w:rsidP="00000000" w:rsidRDefault="00000000" w:rsidRPr="00000000" w14:paraId="0000025F">
      <w:pPr>
        <w:numPr>
          <w:ilvl w:val="0"/>
          <w:numId w:val="29"/>
        </w:numPr>
        <w:spacing w:after="0" w:afterAutospacing="0"/>
        <w:ind w:left="720" w:hanging="360"/>
      </w:pPr>
      <w:r w:rsidDel="00000000" w:rsidR="00000000" w:rsidRPr="00000000">
        <w:rPr>
          <w:rtl w:val="0"/>
        </w:rPr>
        <w:t xml:space="preserve">Heals with Damage equal to 0 or below and does not trigger Damage-Events in that Case.</w:t>
      </w:r>
    </w:p>
    <w:p w:rsidR="00000000" w:rsidDel="00000000" w:rsidP="00000000" w:rsidRDefault="00000000" w:rsidRPr="00000000" w14:paraId="00000260">
      <w:pPr>
        <w:numPr>
          <w:ilvl w:val="0"/>
          <w:numId w:val="29"/>
        </w:numPr>
        <w:spacing w:after="0" w:afterAutospacing="0"/>
        <w:ind w:left="720" w:hanging="360"/>
      </w:pPr>
      <w:r w:rsidDel="00000000" w:rsidR="00000000" w:rsidRPr="00000000">
        <w:rPr>
          <w:rtl w:val="0"/>
        </w:rPr>
        <w:t xml:space="preserve">spell immunity blocks the healing; Even making the spell ultimate does not change this.</w:t>
      </w:r>
    </w:p>
    <w:p w:rsidR="00000000" w:rsidDel="00000000" w:rsidP="00000000" w:rsidRDefault="00000000" w:rsidRPr="00000000" w14:paraId="00000261">
      <w:pPr>
        <w:numPr>
          <w:ilvl w:val="0"/>
          <w:numId w:val="29"/>
        </w:numPr>
        <w:ind w:left="720" w:hanging="360"/>
      </w:pPr>
      <w:r w:rsidDel="00000000" w:rsidR="00000000" w:rsidRPr="00000000">
        <w:rPr>
          <w:rtl w:val="0"/>
        </w:rPr>
        <w:t xml:space="preserve">Deals magical spell-damage with Damage above 0</w:t>
      </w:r>
    </w:p>
    <w:p w:rsidR="00000000" w:rsidDel="00000000" w:rsidP="00000000" w:rsidRDefault="00000000" w:rsidRPr="00000000" w14:paraId="00000262">
      <w:pPr>
        <w:rPr>
          <w:color w:val="980000"/>
        </w:rPr>
      </w:pPr>
      <w:r w:rsidDel="00000000" w:rsidR="00000000" w:rsidRPr="00000000">
        <w:rPr>
          <w:b w:val="1"/>
          <w:bCs w:val="1"/>
          <w:color w:val="980000"/>
          <w:rtl w:val="0"/>
        </w:rPr>
        <w:t xml:space="preserve">Value - Max Damage</w:t>
      </w:r>
      <w:r w:rsidDel="00000000" w:rsidR="00000000" w:rsidRPr="00000000">
        <w:rPr>
          <w:rtl w:val="0"/>
        </w:rPr>
      </w:r>
    </w:p>
    <w:p w:rsidR="00000000" w:rsidDel="00000000" w:rsidP="00000000" w:rsidRDefault="00000000" w:rsidRPr="00000000" w14:paraId="00000263">
      <w:pPr>
        <w:numPr>
          <w:ilvl w:val="0"/>
          <w:numId w:val="47"/>
        </w:numPr>
        <w:spacing w:after="0" w:afterAutospacing="0"/>
        <w:ind w:left="720" w:hanging="360"/>
      </w:pPr>
      <w:r w:rsidDel="00000000" w:rsidR="00000000" w:rsidRPr="00000000">
        <w:rPr>
          <w:rtl w:val="0"/>
        </w:rPr>
        <w:t xml:space="preserve">Defines the maximum Damage of one Wave</w:t>
      </w:r>
    </w:p>
    <w:p w:rsidR="00000000" w:rsidDel="00000000" w:rsidP="00000000" w:rsidRDefault="00000000" w:rsidRPr="00000000" w14:paraId="00000264">
      <w:pPr>
        <w:numPr>
          <w:ilvl w:val="0"/>
          <w:numId w:val="47"/>
        </w:numPr>
        <w:spacing w:after="0" w:afterAutospacing="0"/>
        <w:ind w:left="720" w:hanging="360"/>
      </w:pPr>
      <w:r w:rsidDel="00000000" w:rsidR="00000000" w:rsidRPr="00000000">
        <w:rPr>
          <w:rtl w:val="0"/>
        </w:rPr>
        <w:t xml:space="preserve">At 0 a Wave can deal Unlimited Damage.</w:t>
      </w:r>
    </w:p>
    <w:p w:rsidR="00000000" w:rsidDel="00000000" w:rsidP="00000000" w:rsidRDefault="00000000" w:rsidRPr="00000000" w14:paraId="00000265">
      <w:pPr>
        <w:numPr>
          <w:ilvl w:val="0"/>
          <w:numId w:val="47"/>
        </w:numPr>
        <w:spacing w:after="0" w:afterAutospacing="0"/>
        <w:ind w:left="720" w:hanging="360"/>
      </w:pPr>
      <w:r w:rsidDel="00000000" w:rsidR="00000000" w:rsidRPr="00000000">
        <w:rPr>
          <w:rtl w:val="0"/>
        </w:rPr>
        <w:t xml:space="preserve">Above 0 Damage will be split equally to all affected targets, if a Wave would deal too much damage.</w:t>
      </w:r>
    </w:p>
    <w:p w:rsidR="00000000" w:rsidDel="00000000" w:rsidP="00000000" w:rsidRDefault="00000000" w:rsidRPr="00000000" w14:paraId="00000266">
      <w:pPr>
        <w:numPr>
          <w:ilvl w:val="0"/>
          <w:numId w:val="47"/>
        </w:numPr>
        <w:spacing w:after="0" w:afterAutospacing="0"/>
        <w:ind w:left="720" w:hanging="360"/>
      </w:pPr>
      <w:r w:rsidDel="00000000" w:rsidR="00000000" w:rsidRPr="00000000">
        <w:rPr>
          <w:rtl w:val="0"/>
        </w:rPr>
        <w:t xml:space="preserve">Below 0, Changes it into an AoE Healing Spell, regardless of the default damage.</w:t>
      </w:r>
    </w:p>
    <w:p w:rsidR="00000000" w:rsidDel="00000000" w:rsidP="00000000" w:rsidRDefault="00000000" w:rsidRPr="00000000" w14:paraId="00000267">
      <w:pPr>
        <w:numPr>
          <w:ilvl w:val="0"/>
          <w:numId w:val="47"/>
        </w:numPr>
        <w:spacing w:after="0" w:afterAutospacing="0"/>
        <w:ind w:left="720" w:hanging="360"/>
      </w:pPr>
      <w:r w:rsidDel="00000000" w:rsidR="00000000" w:rsidRPr="00000000">
        <w:rPr>
          <w:rtl w:val="0"/>
        </w:rPr>
        <w:t xml:space="preserve">Positive Wave-damage allows to split the Healing equal, if healing exceeds max damage (Healing).</w:t>
      </w:r>
    </w:p>
    <w:p w:rsidR="00000000" w:rsidDel="00000000" w:rsidP="00000000" w:rsidRDefault="00000000" w:rsidRPr="00000000" w14:paraId="00000268">
      <w:pPr>
        <w:numPr>
          <w:ilvl w:val="0"/>
          <w:numId w:val="47"/>
        </w:numPr>
        <w:ind w:left="720" w:hanging="360"/>
      </w:pPr>
      <w:r w:rsidDel="00000000" w:rsidR="00000000" w:rsidRPr="00000000">
        <w:rPr>
          <w:rtl w:val="0"/>
        </w:rPr>
        <w:t xml:space="preserve">Negative Wave-damage ignores the max damage cap.</w:t>
      </w:r>
    </w:p>
    <w:p w:rsidR="00000000" w:rsidDel="00000000" w:rsidP="00000000" w:rsidRDefault="00000000" w:rsidRPr="00000000" w14:paraId="00000269">
      <w:pPr>
        <w:rPr>
          <w:b w:val="1"/>
          <w:bCs w:val="1"/>
          <w:color w:val="980000"/>
        </w:rPr>
      </w:pPr>
      <w:r w:rsidDel="00000000" w:rsidR="00000000" w:rsidRPr="00000000">
        <w:rPr>
          <w:b w:val="1"/>
          <w:bCs w:val="1"/>
          <w:color w:val="980000"/>
          <w:rtl w:val="0"/>
        </w:rPr>
        <w:t xml:space="preserve">Data - Building Reduction</w:t>
      </w:r>
    </w:p>
    <w:p w:rsidR="00000000" w:rsidDel="00000000" w:rsidP="00000000" w:rsidRDefault="00000000" w:rsidRPr="00000000" w14:paraId="0000026A">
      <w:pPr>
        <w:numPr>
          <w:ilvl w:val="0"/>
          <w:numId w:val="19"/>
        </w:numPr>
        <w:spacing w:after="0" w:afterAutospacing="0"/>
        <w:ind w:left="720" w:hanging="360"/>
      </w:pPr>
      <w:r w:rsidDel="00000000" w:rsidR="00000000" w:rsidRPr="00000000">
        <w:rPr>
          <w:rtl w:val="0"/>
        </w:rPr>
        <w:t xml:space="preserve">Blizzard gave it the wrong name : It's a simple multiplier.</w:t>
      </w:r>
    </w:p>
    <w:p w:rsidR="00000000" w:rsidDel="00000000" w:rsidP="00000000" w:rsidRDefault="00000000" w:rsidRPr="00000000" w14:paraId="0000026B">
      <w:pPr>
        <w:numPr>
          <w:ilvl w:val="0"/>
          <w:numId w:val="19"/>
        </w:numPr>
        <w:spacing w:after="0" w:afterAutospacing="0"/>
        <w:ind w:left="720" w:hanging="360"/>
      </w:pPr>
      <w:r w:rsidDel="00000000" w:rsidR="00000000" w:rsidRPr="00000000">
        <w:rPr>
          <w:rtl w:val="0"/>
        </w:rPr>
        <w:t xml:space="preserve">0 : no damage/Healing to buildings. Still triggers damage events.</w:t>
      </w:r>
    </w:p>
    <w:p w:rsidR="00000000" w:rsidDel="00000000" w:rsidP="00000000" w:rsidRDefault="00000000" w:rsidRPr="00000000" w14:paraId="0000026C">
      <w:pPr>
        <w:numPr>
          <w:ilvl w:val="0"/>
          <w:numId w:val="19"/>
        </w:numPr>
        <w:spacing w:after="0" w:afterAutospacing="0"/>
        <w:ind w:left="720" w:hanging="360"/>
      </w:pPr>
      <w:r w:rsidDel="00000000" w:rsidR="00000000" w:rsidRPr="00000000">
        <w:rPr>
          <w:rtl w:val="0"/>
        </w:rPr>
        <w:t xml:space="preserve">&gt;0 and &lt;1 -&gt; buildings take reduced damage/healing</w:t>
      </w:r>
    </w:p>
    <w:p w:rsidR="00000000" w:rsidDel="00000000" w:rsidP="00000000" w:rsidRDefault="00000000" w:rsidRPr="00000000" w14:paraId="0000026D">
      <w:pPr>
        <w:numPr>
          <w:ilvl w:val="0"/>
          <w:numId w:val="19"/>
        </w:numPr>
        <w:spacing w:after="0" w:afterAutospacing="0"/>
        <w:ind w:left="720" w:hanging="360"/>
      </w:pPr>
      <w:r w:rsidDel="00000000" w:rsidR="00000000" w:rsidRPr="00000000">
        <w:rPr>
          <w:rtl w:val="0"/>
        </w:rPr>
        <w:t xml:space="preserve">&gt;1: buildings take additional damage/healing</w:t>
      </w:r>
    </w:p>
    <w:p w:rsidR="00000000" w:rsidDel="00000000" w:rsidP="00000000" w:rsidRDefault="00000000" w:rsidRPr="00000000" w14:paraId="0000026E">
      <w:pPr>
        <w:numPr>
          <w:ilvl w:val="0"/>
          <w:numId w:val="19"/>
        </w:numPr>
        <w:spacing w:after="0" w:afterAutospacing="0"/>
        <w:ind w:left="720" w:hanging="360"/>
      </w:pPr>
      <w:r w:rsidDel="00000000" w:rsidR="00000000" w:rsidRPr="00000000">
        <w:rPr>
          <w:rtl w:val="0"/>
        </w:rPr>
        <w:t xml:space="preserve">&lt;0 : reverts healing to damage for buildings</w:t>
      </w:r>
    </w:p>
    <w:p w:rsidR="00000000" w:rsidDel="00000000" w:rsidP="00000000" w:rsidRDefault="00000000" w:rsidRPr="00000000" w14:paraId="0000026F">
      <w:pPr>
        <w:numPr>
          <w:ilvl w:val="1"/>
          <w:numId w:val="19"/>
        </w:numPr>
        <w:spacing w:after="0" w:afterAutospacing="0"/>
        <w:ind w:left="1440" w:hanging="360"/>
      </w:pPr>
      <w:r w:rsidDel="00000000" w:rsidR="00000000" w:rsidRPr="00000000">
        <w:rPr>
          <w:rtl w:val="0"/>
        </w:rPr>
        <w:t xml:space="preserve">For example 1.0 heal by 100% damage, 1.5 heal by 150% damage</w:t>
      </w:r>
    </w:p>
    <w:p w:rsidR="00000000" w:rsidDel="00000000" w:rsidP="00000000" w:rsidRDefault="00000000" w:rsidRPr="00000000" w14:paraId="00000270">
      <w:pPr>
        <w:numPr>
          <w:ilvl w:val="0"/>
          <w:numId w:val="19"/>
        </w:numPr>
        <w:ind w:left="720" w:hanging="360"/>
      </w:pPr>
      <w:r w:rsidDel="00000000" w:rsidR="00000000" w:rsidRPr="00000000">
        <w:rPr>
          <w:rtl w:val="0"/>
        </w:rPr>
        <w:t xml:space="preserve">Does only work on the Wave-Damage</w:t>
      </w:r>
    </w:p>
    <w:p w:rsidR="00000000" w:rsidDel="00000000" w:rsidP="00000000" w:rsidRDefault="00000000" w:rsidRPr="00000000" w14:paraId="00000271">
      <w:pPr>
        <w:rPr/>
      </w:pPr>
      <w:r w:rsidDel="00000000" w:rsidR="00000000" w:rsidRPr="00000000">
        <w:rPr>
          <w:b w:val="1"/>
          <w:bCs w:val="1"/>
          <w:color w:val="980000"/>
          <w:rtl w:val="0"/>
        </w:rPr>
        <w:t xml:space="preserve">Data - Damage a second</w:t>
      </w:r>
      <w:r w:rsidDel="00000000" w:rsidR="00000000" w:rsidRPr="00000000">
        <w:rPr>
          <w:rtl w:val="0"/>
        </w:rPr>
      </w:r>
    </w:p>
    <w:p w:rsidR="00000000" w:rsidDel="00000000" w:rsidP="00000000" w:rsidRDefault="00000000" w:rsidRPr="00000000" w14:paraId="00000272">
      <w:pPr>
        <w:numPr>
          <w:ilvl w:val="0"/>
          <w:numId w:val="45"/>
        </w:numPr>
        <w:spacing w:after="0" w:afterAutospacing="0"/>
        <w:ind w:left="720" w:hanging="360"/>
      </w:pPr>
      <w:r w:rsidDel="00000000" w:rsidR="00000000" w:rsidRPr="00000000">
        <w:rPr>
          <w:rtl w:val="0"/>
        </w:rPr>
        <w:t xml:space="preserve">Defines Buff DpS</w:t>
      </w:r>
    </w:p>
    <w:p w:rsidR="00000000" w:rsidDel="00000000" w:rsidP="00000000" w:rsidRDefault="00000000" w:rsidRPr="00000000" w14:paraId="00000273">
      <w:pPr>
        <w:numPr>
          <w:ilvl w:val="0"/>
          <w:numId w:val="45"/>
        </w:numPr>
        <w:spacing w:after="0" w:afterAutospacing="0"/>
        <w:ind w:left="720" w:hanging="360"/>
      </w:pPr>
      <w:r w:rsidDel="00000000" w:rsidR="00000000" w:rsidRPr="00000000">
        <w:rPr>
          <w:rtl w:val="0"/>
        </w:rPr>
        <w:t xml:space="preserve">Deals magical Spell Damage.</w:t>
      </w:r>
    </w:p>
    <w:p w:rsidR="00000000" w:rsidDel="00000000" w:rsidP="00000000" w:rsidRDefault="00000000" w:rsidRPr="00000000" w14:paraId="00000274">
      <w:pPr>
        <w:numPr>
          <w:ilvl w:val="0"/>
          <w:numId w:val="45"/>
        </w:numPr>
        <w:spacing w:after="0" w:afterAutospacing="0"/>
        <w:ind w:left="720" w:hanging="360"/>
      </w:pPr>
      <w:r w:rsidDel="00000000" w:rsidR="00000000" w:rsidRPr="00000000">
        <w:rPr>
          <w:rtl w:val="0"/>
        </w:rPr>
        <w:t xml:space="preserve">First hit is instantly applied at Wave Impact.</w:t>
      </w:r>
    </w:p>
    <w:p w:rsidR="00000000" w:rsidDel="00000000" w:rsidP="00000000" w:rsidRDefault="00000000" w:rsidRPr="00000000" w14:paraId="00000275">
      <w:pPr>
        <w:numPr>
          <w:ilvl w:val="0"/>
          <w:numId w:val="45"/>
        </w:numPr>
        <w:spacing w:after="0" w:afterAutospacing="0"/>
        <w:ind w:left="720" w:hanging="360"/>
      </w:pPr>
      <w:r w:rsidDel="00000000" w:rsidR="00000000" w:rsidRPr="00000000">
        <w:rPr>
          <w:rtl w:val="0"/>
        </w:rPr>
        <w:t xml:space="preserve">With DpS below 0 it reduces HP with additional ca. 66% bonus-damage, without Triggering Damage-Events. Ignores Spell Resistance, but Spell Immunity blocks it.</w:t>
      </w:r>
    </w:p>
    <w:p w:rsidR="00000000" w:rsidDel="00000000" w:rsidP="00000000" w:rsidRDefault="00000000" w:rsidRPr="00000000" w14:paraId="00000276">
      <w:pPr>
        <w:numPr>
          <w:ilvl w:val="0"/>
          <w:numId w:val="45"/>
        </w:numPr>
        <w:ind w:left="720" w:hanging="360"/>
      </w:pPr>
      <w:r w:rsidDel="00000000" w:rsidR="00000000" w:rsidRPr="00000000">
        <w:rPr>
          <w:rtl w:val="0"/>
        </w:rPr>
        <w:t xml:space="preserve">Deals cold type damage</w:t>
      </w:r>
    </w:p>
    <w:p w:rsidR="00000000" w:rsidDel="00000000" w:rsidP="00000000" w:rsidRDefault="00000000" w:rsidRPr="00000000" w14:paraId="00000277">
      <w:pPr>
        <w:pStyle w:val="Heading2"/>
        <w:rPr>
          <w:color w:val="dd7e6b"/>
          <w:sz w:val="24"/>
          <w:szCs w:val="24"/>
        </w:rPr>
      </w:pPr>
      <w:bookmarkStart w:colFirst="0" w:colLast="0" w:name="_kjdsu6hget3k" w:id="43"/>
      <w:bookmarkEnd w:id="43"/>
      <w:r w:rsidDel="00000000" w:rsidR="00000000" w:rsidRPr="00000000">
        <w:rPr>
          <w:rtl w:val="0"/>
        </w:rPr>
        <w:t xml:space="preserve">-Brilliance Aura </w:t>
        <w:br w:type="textWrapping"/>
      </w:r>
      <w:r w:rsidDel="00000000" w:rsidR="00000000" w:rsidRPr="00000000">
        <w:rPr>
          <w:color w:val="dd7e6b"/>
          <w:sz w:val="24"/>
          <w:szCs w:val="24"/>
          <w:rtl w:val="0"/>
        </w:rPr>
        <w:t xml:space="preserve">‘AHab ‘ACba’ ‘Alba’</w:t>
      </w:r>
    </w:p>
    <w:p w:rsidR="00000000" w:rsidDel="00000000" w:rsidP="00000000" w:rsidRDefault="00000000" w:rsidRPr="00000000" w14:paraId="00000278">
      <w:pPr>
        <w:rPr/>
      </w:pPr>
      <w:sdt>
        <w:sdtPr>
          <w:alias w:val="WE Ability tag"/>
          <w:id w:val="138582389"/>
          <w:dropDownList w:lastValue="Mana Drai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Mana Drain</w:t>
          </w:r>
        </w:sdtContent>
      </w:sdt>
      <w:sdt>
        <w:sdtPr>
          <w:alias w:val="WE Ability tag"/>
          <w:id w:val="368612247"/>
          <w:dropDownList w:lastValue="Mana Rege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Mana Regen</w:t>
          </w:r>
        </w:sdtContent>
      </w:sdt>
      <w:r w:rsidDel="00000000" w:rsidR="00000000" w:rsidRPr="00000000">
        <w:rPr>
          <w:rtl w:val="0"/>
        </w:rPr>
        <w:t xml:space="preserve"> </w:t>
      </w:r>
      <w:sdt>
        <w:sdtPr>
          <w:alias w:val="WE Ability tag"/>
          <w:id w:val="-1985401367"/>
          <w:dropDownList w:lastValue="AoE Supportiv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Supportive</w:t>
          </w:r>
        </w:sdtContent>
      </w:sdt>
      <w:sdt>
        <w:sdtPr>
          <w:alias w:val="WE Ability tag"/>
          <w:id w:val="-1101925818"/>
          <w:dropDownList w:lastValue="AoE Disab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Disabling</w:t>
          </w:r>
        </w:sdtContent>
      </w:sdt>
      <w:sdt>
        <w:sdtPr>
          <w:alias w:val="WE Ability tag"/>
          <w:id w:val="-1927764650"/>
          <w:dropDownList w:lastValue="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b10202"/>
              <w:shd w:fill="ffcfc9" w:val="clear"/>
            </w:rPr>
            <w:t xml:space="preserve">Stackable</w:t>
          </w:r>
        </w:sdtContent>
      </w:sdt>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color w:val="980000"/>
          <w:rtl w:val="0"/>
        </w:rPr>
        <w:t xml:space="preserve">Latest tested version</w:t>
      </w:r>
      <w:r w:rsidDel="00000000" w:rsidR="00000000" w:rsidRPr="00000000">
        <w:rPr>
          <w:rtl w:val="0"/>
        </w:rPr>
        <w:t xml:space="preserve"> 1.31.1.12173</w:t>
      </w:r>
    </w:p>
    <w:p w:rsidR="00000000" w:rsidDel="00000000" w:rsidP="00000000" w:rsidRDefault="00000000" w:rsidRPr="00000000" w14:paraId="0000027A">
      <w:pPr>
        <w:rPr>
          <w:color w:val="00bf00"/>
        </w:rPr>
      </w:pPr>
      <w:r w:rsidDel="00000000" w:rsidR="00000000" w:rsidRPr="00000000">
        <w:rPr>
          <w:rtl w:val="0"/>
        </w:rPr>
        <w:t xml:space="preserve">   The buff appears only on units having mana. It is the only ability which can passively add or remove a decimal mana regen value contrary to Sobi mask (</w:t>
      </w:r>
      <w:hyperlink w:anchor="_iqljziqs3w9n">
        <w:r w:rsidDel="00000000" w:rsidR="00000000" w:rsidRPr="00000000">
          <w:rPr>
            <w:color w:val="dd7e6b"/>
            <w:rtl w:val="0"/>
          </w:rPr>
          <w:t xml:space="preserve">Item Mana Regeneration</w:t>
        </w:r>
      </w:hyperlink>
      <w:r w:rsidDel="00000000" w:rsidR="00000000" w:rsidRPr="00000000">
        <w:rPr>
          <w:rtl w:val="0"/>
        </w:rPr>
        <w:t xml:space="preserve">) which multiplies the base value. For that make it target only self and with a small AoE to avoid heavy computation. Speaking of which like all aura they might be performance heavy in case of numerous sources. </w:t>
      </w:r>
      <w:sdt>
        <w:sdtPr>
          <w:alias w:val="Named contributors"/>
          <w:id w:val="626970044"/>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27B">
      <w:pPr>
        <w:rPr>
          <w:b w:val="1"/>
          <w:bCs w:val="1"/>
          <w:color w:val="980000"/>
        </w:rPr>
      </w:pPr>
      <w:r w:rsidDel="00000000" w:rsidR="00000000" w:rsidRPr="00000000">
        <w:rPr>
          <w:b w:val="1"/>
          <w:bCs w:val="1"/>
          <w:color w:val="980000"/>
          <w:rtl w:val="0"/>
        </w:rPr>
        <w:t xml:space="preserve">Data - Mana Regeneration</w:t>
      </w:r>
    </w:p>
    <w:p w:rsidR="00000000" w:rsidDel="00000000" w:rsidP="00000000" w:rsidRDefault="00000000" w:rsidRPr="00000000" w14:paraId="0000027C">
      <w:pPr>
        <w:numPr>
          <w:ilvl w:val="0"/>
          <w:numId w:val="58"/>
        </w:numPr>
        <w:spacing w:after="0" w:afterAutospacing="0"/>
        <w:ind w:left="720" w:hanging="360"/>
      </w:pPr>
      <w:r w:rsidDel="00000000" w:rsidR="00000000" w:rsidRPr="00000000">
        <w:rPr>
          <w:rtl w:val="0"/>
        </w:rPr>
        <w:t xml:space="preserve">“Percent bonus” can be applied to add/drain from max mana instead, and functions correctly</w:t>
      </w:r>
    </w:p>
    <w:p w:rsidR="00000000" w:rsidDel="00000000" w:rsidP="00000000" w:rsidRDefault="00000000" w:rsidRPr="00000000" w14:paraId="0000027D">
      <w:pPr>
        <w:numPr>
          <w:ilvl w:val="1"/>
          <w:numId w:val="58"/>
        </w:numPr>
        <w:spacing w:after="0" w:afterAutospacing="0"/>
        <w:ind w:left="1440" w:hanging="360"/>
      </w:pPr>
      <w:r w:rsidDel="00000000" w:rsidR="00000000" w:rsidRPr="00000000">
        <w:rPr>
          <w:rtl w:val="0"/>
        </w:rPr>
        <w:t xml:space="preserve">If a hero learns/levels Brilliance Aura with a percent bonus while carrying an item that gives bonus mana the new regeneration rate will be based on its current total mana, if the item is removed the regeneration rate does not decrease.</w:t>
      </w:r>
    </w:p>
    <w:p w:rsidR="00000000" w:rsidDel="00000000" w:rsidP="00000000" w:rsidRDefault="00000000" w:rsidRPr="00000000" w14:paraId="0000027E">
      <w:pPr>
        <w:numPr>
          <w:ilvl w:val="1"/>
          <w:numId w:val="58"/>
        </w:numPr>
        <w:spacing w:after="0" w:afterAutospacing="0"/>
        <w:ind w:left="1440" w:hanging="360"/>
      </w:pPr>
      <w:r w:rsidDel="00000000" w:rsidR="00000000" w:rsidRPr="00000000">
        <w:rPr>
          <w:rtl w:val="0"/>
        </w:rPr>
        <w:t xml:space="preserve">Vice-versa too, if it learns/levels Brilliance Aura and afterwards picks up an item that gives bonus mana its regeneration rate will stay the same</w:t>
      </w:r>
    </w:p>
    <w:p w:rsidR="00000000" w:rsidDel="00000000" w:rsidP="00000000" w:rsidRDefault="00000000" w:rsidRPr="00000000" w14:paraId="0000027F">
      <w:pPr>
        <w:numPr>
          <w:ilvl w:val="0"/>
          <w:numId w:val="58"/>
        </w:numPr>
        <w:spacing w:after="0" w:afterAutospacing="0"/>
        <w:ind w:left="720" w:hanging="360"/>
      </w:pPr>
      <w:r w:rsidDel="00000000" w:rsidR="00000000" w:rsidRPr="00000000">
        <w:rPr>
          <w:rtl w:val="0"/>
        </w:rPr>
        <w:t xml:space="preserve">Remember that 1.00 equals to 100%, and 0.01 equals to 1%, if you're going to use percentage-based values</w:t>
      </w:r>
    </w:p>
    <w:p w:rsidR="00000000" w:rsidDel="00000000" w:rsidP="00000000" w:rsidRDefault="00000000" w:rsidRPr="00000000" w14:paraId="00000280">
      <w:pPr>
        <w:numPr>
          <w:ilvl w:val="0"/>
          <w:numId w:val="58"/>
        </w:numPr>
        <w:spacing w:after="0" w:afterAutospacing="0"/>
        <w:ind w:left="720" w:hanging="360"/>
      </w:pPr>
      <w:r w:rsidDel="00000000" w:rsidR="00000000" w:rsidRPr="00000000">
        <w:rPr>
          <w:rtl w:val="0"/>
        </w:rPr>
        <w:t xml:space="preserve">Anything above 0 causes the unit to regenerate mana</w:t>
      </w:r>
    </w:p>
    <w:p w:rsidR="00000000" w:rsidDel="00000000" w:rsidP="00000000" w:rsidRDefault="00000000" w:rsidRPr="00000000" w14:paraId="00000281">
      <w:pPr>
        <w:numPr>
          <w:ilvl w:val="0"/>
          <w:numId w:val="58"/>
        </w:numPr>
        <w:spacing w:after="0" w:afterAutospacing="0"/>
        <w:ind w:left="720" w:hanging="360"/>
      </w:pPr>
      <w:r w:rsidDel="00000000" w:rsidR="00000000" w:rsidRPr="00000000">
        <w:rPr>
          <w:rtl w:val="0"/>
        </w:rPr>
        <w:t xml:space="preserve">Anything below 0 causes the unit to lose mana</w:t>
      </w:r>
    </w:p>
    <w:p w:rsidR="00000000" w:rsidDel="00000000" w:rsidP="00000000" w:rsidRDefault="00000000" w:rsidRPr="00000000" w14:paraId="00000282">
      <w:pPr>
        <w:numPr>
          <w:ilvl w:val="0"/>
          <w:numId w:val="58"/>
        </w:numPr>
        <w:spacing w:after="0" w:afterAutospacing="0"/>
        <w:ind w:left="720" w:hanging="360"/>
      </w:pPr>
      <w:r w:rsidDel="00000000" w:rsidR="00000000" w:rsidRPr="00000000">
        <w:rPr>
          <w:rtl w:val="0"/>
        </w:rPr>
        <w:t xml:space="preserve">Level up temporarily removes buff from units before placing new buff</w:t>
      </w:r>
    </w:p>
    <w:p w:rsidR="00000000" w:rsidDel="00000000" w:rsidP="00000000" w:rsidRDefault="00000000" w:rsidRPr="00000000" w14:paraId="00000283">
      <w:pPr>
        <w:numPr>
          <w:ilvl w:val="0"/>
          <w:numId w:val="58"/>
        </w:numPr>
        <w:ind w:left="720" w:hanging="360"/>
      </w:pPr>
      <w:r w:rsidDel="00000000" w:rsidR="00000000" w:rsidRPr="00000000">
        <w:rPr>
          <w:rtl w:val="0"/>
        </w:rPr>
        <w:t xml:space="preserve">Can stack with different unique buff id, adding each bonuses on top of each others</w:t>
      </w:r>
    </w:p>
    <w:p w:rsidR="00000000" w:rsidDel="00000000" w:rsidP="00000000" w:rsidRDefault="00000000" w:rsidRPr="00000000" w14:paraId="00000284">
      <w:pPr>
        <w:rPr/>
      </w:pPr>
      <w:r w:rsidDel="00000000" w:rsidR="00000000" w:rsidRPr="00000000">
        <w:rPr>
          <w:b w:val="1"/>
          <w:bCs w:val="1"/>
          <w:color w:val="980000"/>
          <w:rtl w:val="0"/>
        </w:rPr>
        <w:t xml:space="preserve">Data - Target allowed</w:t>
      </w:r>
      <w:r w:rsidDel="00000000" w:rsidR="00000000" w:rsidRPr="00000000">
        <w:rPr>
          <w:rtl w:val="0"/>
        </w:rPr>
      </w:r>
    </w:p>
    <w:p w:rsidR="00000000" w:rsidDel="00000000" w:rsidP="00000000" w:rsidRDefault="00000000" w:rsidRPr="00000000" w14:paraId="00000285">
      <w:pPr>
        <w:numPr>
          <w:ilvl w:val="0"/>
          <w:numId w:val="22"/>
        </w:numPr>
        <w:ind w:left="720" w:hanging="360"/>
      </w:pPr>
      <w:r w:rsidDel="00000000" w:rsidR="00000000" w:rsidRPr="00000000">
        <w:rPr>
          <w:rtl w:val="0"/>
        </w:rPr>
        <w:t xml:space="preserve">Works as intended, can affect enemy mana if specified</w:t>
      </w:r>
    </w:p>
    <w:p w:rsidR="00000000" w:rsidDel="00000000" w:rsidP="00000000" w:rsidRDefault="00000000" w:rsidRPr="00000000" w14:paraId="00000286">
      <w:pPr>
        <w:pStyle w:val="Heading2"/>
        <w:rPr>
          <w:color w:val="dd7e6b"/>
          <w:sz w:val="24"/>
          <w:szCs w:val="24"/>
        </w:rPr>
      </w:pPr>
      <w:bookmarkStart w:colFirst="0" w:colLast="0" w:name="_m3z4nnr5hza0" w:id="44"/>
      <w:bookmarkEnd w:id="44"/>
      <w:r w:rsidDel="00000000" w:rsidR="00000000" w:rsidRPr="00000000">
        <w:rPr>
          <w:rtl w:val="0"/>
        </w:rPr>
        <w:t xml:space="preserve">-Devotion Aura </w:t>
        <w:br w:type="textWrapping"/>
      </w:r>
      <w:r w:rsidDel="00000000" w:rsidR="00000000" w:rsidRPr="00000000">
        <w:rPr>
          <w:color w:val="dd7e6b"/>
          <w:sz w:val="24"/>
          <w:szCs w:val="24"/>
          <w:rtl w:val="0"/>
        </w:rPr>
        <w:t xml:space="preserve">AHad’ ‘ACav’ ‘AIad’</w:t>
      </w:r>
    </w:p>
    <w:p w:rsidR="00000000" w:rsidDel="00000000" w:rsidP="00000000" w:rsidRDefault="00000000" w:rsidRPr="00000000" w14:paraId="00000287">
      <w:pPr>
        <w:rPr>
          <w:color w:val="0000ff"/>
        </w:rPr>
      </w:pPr>
      <w:sdt>
        <w:sdtPr>
          <w:alias w:val="WE Ability tag"/>
          <w:id w:val="-1945493123"/>
          <w:dropDownList w:lastValue="Flat Armor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Armor Increase</w:t>
          </w:r>
        </w:sdtContent>
      </w:sdt>
      <w:sdt>
        <w:sdtPr>
          <w:alias w:val="WE Ability tag"/>
          <w:id w:val="1701494475"/>
          <w:dropDownList w:lastValue="Flat Armor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Armor Decrease</w:t>
          </w:r>
        </w:sdtContent>
      </w:sdt>
      <w:sdt>
        <w:sdtPr>
          <w:alias w:val="WE Ability tag"/>
          <w:id w:val="-720452408"/>
          <w:dropDownList w:lastValue="AoE Supportiv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Supportive</w:t>
          </w:r>
        </w:sdtContent>
      </w:sdt>
      <w:sdt>
        <w:sdtPr>
          <w:alias w:val="WE Ability tag"/>
          <w:id w:val="-1899783624"/>
          <w:dropDownList w:lastValue="AoE Disab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Disabling</w:t>
          </w:r>
        </w:sdtContent>
      </w:sdt>
      <w:sdt>
        <w:sdtPr>
          <w:alias w:val="WE Ability tag"/>
          <w:id w:val="1931451770"/>
          <w:dropDownList w:lastValue="Percent Armor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Armor Increase</w:t>
          </w:r>
        </w:sdtContent>
      </w:sdt>
      <w:sdt>
        <w:sdtPr>
          <w:alias w:val="WE Ability tag"/>
          <w:id w:val="-1621918795"/>
          <w:dropDownList w:lastValue="Percent Armor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Armor Decrease</w:t>
          </w:r>
        </w:sdtContent>
      </w:sdt>
      <w:sdt>
        <w:sdtPr>
          <w:alias w:val="WE Ability tag"/>
          <w:id w:val="-1077894968"/>
          <w:dropDownList w:lastValue="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b10202"/>
              <w:shd w:fill="ffcfc9" w:val="clear"/>
            </w:rPr>
            <w:t xml:space="preserve">Stackable</w:t>
          </w:r>
        </w:sdtContent>
      </w:sdt>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color w:val="980000"/>
          <w:rtl w:val="0"/>
        </w:rPr>
        <w:t xml:space="preserve">Latest tested version</w:t>
      </w:r>
      <w:r w:rsidDel="00000000" w:rsidR="00000000" w:rsidRPr="00000000">
        <w:rPr>
          <w:rtl w:val="0"/>
        </w:rPr>
        <w:t xml:space="preserve"> 1.36</w:t>
      </w:r>
    </w:p>
    <w:p w:rsidR="00000000" w:rsidDel="00000000" w:rsidP="00000000" w:rsidRDefault="00000000" w:rsidRPr="00000000" w14:paraId="00000289">
      <w:pPr>
        <w:rPr/>
      </w:pPr>
      <w:r w:rsidDel="00000000" w:rsidR="00000000" w:rsidRPr="00000000">
        <w:rPr>
          <w:rtl w:val="0"/>
        </w:rPr>
        <w:t xml:space="preserve">   Like all auras they can be used as a blank ability to give nearby units a non-dispellable buff. However even if targeting enemies and/or having negative values the buff icon is displayed as green (positive).</w:t>
      </w:r>
    </w:p>
    <w:p w:rsidR="00000000" w:rsidDel="00000000" w:rsidP="00000000" w:rsidRDefault="00000000" w:rsidRPr="00000000" w14:paraId="0000028A">
      <w:pPr>
        <w:rPr>
          <w:b w:val="1"/>
          <w:bCs w:val="1"/>
          <w:color w:val="980000"/>
        </w:rPr>
      </w:pPr>
      <w:r w:rsidDel="00000000" w:rsidR="00000000" w:rsidRPr="00000000">
        <w:rPr>
          <w:b w:val="1"/>
          <w:bCs w:val="1"/>
          <w:color w:val="980000"/>
          <w:rtl w:val="0"/>
        </w:rPr>
        <w:t xml:space="preserve">Data - Armor bonus</w:t>
      </w:r>
    </w:p>
    <w:p w:rsidR="00000000" w:rsidDel="00000000" w:rsidP="00000000" w:rsidRDefault="00000000" w:rsidRPr="00000000" w14:paraId="0000028B">
      <w:pPr>
        <w:numPr>
          <w:ilvl w:val="0"/>
          <w:numId w:val="71"/>
        </w:numPr>
        <w:spacing w:after="0" w:afterAutospacing="0"/>
        <w:ind w:left="720" w:hanging="360"/>
      </w:pPr>
      <w:r w:rsidDel="00000000" w:rsidR="00000000" w:rsidRPr="00000000">
        <w:rPr>
          <w:rtl w:val="0"/>
        </w:rPr>
        <w:t xml:space="preserve">If using Flat values (Non Percent)</w:t>
      </w:r>
    </w:p>
    <w:p w:rsidR="00000000" w:rsidDel="00000000" w:rsidP="00000000" w:rsidRDefault="00000000" w:rsidRPr="00000000" w14:paraId="0000028C">
      <w:pPr>
        <w:numPr>
          <w:ilvl w:val="1"/>
          <w:numId w:val="71"/>
        </w:numPr>
        <w:spacing w:after="0" w:afterAutospacing="0"/>
        <w:ind w:left="1440" w:hanging="360"/>
      </w:pPr>
      <w:r w:rsidDel="00000000" w:rsidR="00000000" w:rsidRPr="00000000">
        <w:rPr>
          <w:rtl w:val="0"/>
        </w:rPr>
        <w:t xml:space="preserve">Anything above 0 adds armor</w:t>
      </w:r>
    </w:p>
    <w:p w:rsidR="00000000" w:rsidDel="00000000" w:rsidP="00000000" w:rsidRDefault="00000000" w:rsidRPr="00000000" w14:paraId="0000028D">
      <w:pPr>
        <w:numPr>
          <w:ilvl w:val="1"/>
          <w:numId w:val="71"/>
        </w:numPr>
        <w:spacing w:after="0" w:afterAutospacing="0"/>
        <w:ind w:left="1440" w:hanging="360"/>
      </w:pPr>
      <w:r w:rsidDel="00000000" w:rsidR="00000000" w:rsidRPr="00000000">
        <w:rPr>
          <w:rtl w:val="0"/>
        </w:rPr>
        <w:t xml:space="preserve">Anything below 0 removes armor.</w:t>
      </w:r>
    </w:p>
    <w:p w:rsidR="00000000" w:rsidDel="00000000" w:rsidP="00000000" w:rsidRDefault="00000000" w:rsidRPr="00000000" w14:paraId="0000028E">
      <w:pPr>
        <w:numPr>
          <w:ilvl w:val="0"/>
          <w:numId w:val="71"/>
        </w:numPr>
        <w:spacing w:after="0" w:afterAutospacing="0"/>
        <w:ind w:left="720" w:hanging="360"/>
      </w:pPr>
      <w:r w:rsidDel="00000000" w:rsidR="00000000" w:rsidRPr="00000000">
        <w:rPr>
          <w:rtl w:val="0"/>
        </w:rPr>
        <w:t xml:space="preserve">If using percent instead</w:t>
      </w:r>
    </w:p>
    <w:p w:rsidR="00000000" w:rsidDel="00000000" w:rsidP="00000000" w:rsidRDefault="00000000" w:rsidRPr="00000000" w14:paraId="0000028F">
      <w:pPr>
        <w:numPr>
          <w:ilvl w:val="1"/>
          <w:numId w:val="71"/>
        </w:numPr>
        <w:spacing w:after="0" w:afterAutospacing="0"/>
        <w:ind w:left="1440" w:hanging="360"/>
      </w:pPr>
      <w:r w:rsidDel="00000000" w:rsidR="00000000" w:rsidRPr="00000000">
        <w:rPr>
          <w:rtl w:val="0"/>
        </w:rPr>
        <w:t xml:space="preserve">Anything above 0 adds armor? The amount added is not what you expect</w:t>
      </w:r>
    </w:p>
    <w:p w:rsidR="00000000" w:rsidDel="00000000" w:rsidP="00000000" w:rsidRDefault="00000000" w:rsidRPr="00000000" w14:paraId="00000290">
      <w:pPr>
        <w:numPr>
          <w:ilvl w:val="1"/>
          <w:numId w:val="71"/>
        </w:numPr>
        <w:spacing w:after="0" w:afterAutospacing="0"/>
        <w:ind w:left="1440" w:hanging="360"/>
      </w:pPr>
      <w:r w:rsidDel="00000000" w:rsidR="00000000" w:rsidRPr="00000000">
        <w:rPr>
          <w:rtl w:val="0"/>
        </w:rPr>
        <w:t xml:space="preserve">Anything below 0 removes armor? The amount removed is not what you expect</w:t>
      </w:r>
    </w:p>
    <w:p w:rsidR="00000000" w:rsidDel="00000000" w:rsidP="00000000" w:rsidRDefault="00000000" w:rsidRPr="00000000" w14:paraId="00000291">
      <w:pPr>
        <w:numPr>
          <w:ilvl w:val="1"/>
          <w:numId w:val="71"/>
        </w:numPr>
        <w:spacing w:after="0" w:afterAutospacing="0"/>
        <w:ind w:left="1440" w:hanging="360"/>
      </w:pPr>
      <w:r w:rsidDel="00000000" w:rsidR="00000000" w:rsidRPr="00000000">
        <w:rPr>
          <w:rtl w:val="0"/>
        </w:rPr>
        <w:t xml:space="preserve">Only uses the amount from </w:t>
      </w:r>
      <w:r w:rsidDel="00000000" w:rsidR="00000000" w:rsidRPr="00000000">
        <w:rPr>
          <w:i w:val="1"/>
          <w:iCs w:val="1"/>
          <w:rtl w:val="0"/>
        </w:rPr>
        <w:t xml:space="preserve">Combat - Defense Base</w:t>
      </w:r>
      <w:r w:rsidDel="00000000" w:rsidR="00000000" w:rsidRPr="00000000">
        <w:rPr>
          <w:rtl w:val="0"/>
        </w:rPr>
        <w:t xml:space="preserve">, meaning that armor given by items and from agility points are NOT taken into account (0.0 is 0%, 1.0 is 100%). </w:t>
      </w:r>
      <w:sdt>
        <w:sdtPr>
          <w:alias w:val="Named contributors"/>
          <w:id w:val="-1594914674"/>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292">
      <w:pPr>
        <w:numPr>
          <w:ilvl w:val="1"/>
          <w:numId w:val="71"/>
        </w:numPr>
        <w:ind w:left="1440" w:hanging="360"/>
      </w:pPr>
      <w:r w:rsidDel="00000000" w:rsidR="00000000" w:rsidRPr="00000000">
        <w:rPr>
          <w:rtl w:val="0"/>
        </w:rPr>
        <w:t xml:space="preserve">Similar to </w:t>
      </w:r>
      <w:hyperlink w:anchor="_kjdsu6hget3k">
        <w:r w:rsidDel="00000000" w:rsidR="00000000" w:rsidRPr="00000000">
          <w:rPr>
            <w:color w:val="dd7e6b"/>
            <w:rtl w:val="0"/>
          </w:rPr>
          <w:t xml:space="preserve">Brilliance Aura</w:t>
        </w:r>
      </w:hyperlink>
      <w:r w:rsidDel="00000000" w:rsidR="00000000" w:rsidRPr="00000000">
        <w:rPr>
          <w:rtl w:val="0"/>
        </w:rPr>
        <w:t xml:space="preserve">, if you level up ability there is a slight delay after removing the old aura on units before the new aura is applied</w:t>
      </w:r>
    </w:p>
    <w:p w:rsidR="00000000" w:rsidDel="00000000" w:rsidP="00000000" w:rsidRDefault="00000000" w:rsidRPr="00000000" w14:paraId="00000293">
      <w:pPr>
        <w:pStyle w:val="Heading2"/>
        <w:rPr>
          <w:color w:val="dd7e6b"/>
          <w:sz w:val="24"/>
          <w:szCs w:val="24"/>
        </w:rPr>
      </w:pPr>
      <w:bookmarkStart w:colFirst="0" w:colLast="0" w:name="_vyff2opzuerf" w:id="45"/>
      <w:bookmarkEnd w:id="45"/>
      <w:r w:rsidDel="00000000" w:rsidR="00000000" w:rsidRPr="00000000">
        <w:rPr>
          <w:rtl w:val="0"/>
        </w:rPr>
        <w:t xml:space="preserve">-Divine Shield </w:t>
        <w:br w:type="textWrapping"/>
      </w:r>
      <w:r w:rsidDel="00000000" w:rsidR="00000000" w:rsidRPr="00000000">
        <w:rPr>
          <w:color w:val="dd7e6b"/>
          <w:sz w:val="24"/>
          <w:szCs w:val="24"/>
          <w:rtl w:val="0"/>
        </w:rPr>
        <w:t xml:space="preserve">‘AHds’</w:t>
      </w:r>
    </w:p>
    <w:p w:rsidR="00000000" w:rsidDel="00000000" w:rsidP="00000000" w:rsidRDefault="00000000" w:rsidRPr="00000000" w14:paraId="00000294">
      <w:pPr>
        <w:rPr/>
      </w:pPr>
      <w:sdt>
        <w:sdtPr>
          <w:alias w:val="WE Ability tag"/>
          <w:id w:val="103380731"/>
          <w:dropDownList w:lastValue="Togg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Toggle</w:t>
          </w:r>
        </w:sdtContent>
      </w:sdt>
      <w:sdt>
        <w:sdtPr>
          <w:alias w:val="WE Ability tag"/>
          <w:id w:val="1109502367"/>
          <w:dropDownList w:lastValue="Uninterrupt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Uninterrupting</w:t>
          </w:r>
        </w:sdtContent>
      </w:sdt>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296">
      <w:pPr>
        <w:numPr>
          <w:ilvl w:val="0"/>
          <w:numId w:val="64"/>
        </w:numPr>
        <w:spacing w:after="0" w:afterAutospacing="0"/>
        <w:ind w:left="720" w:hanging="360"/>
      </w:pPr>
      <w:r w:rsidDel="00000000" w:rsidR="00000000" w:rsidRPr="00000000">
        <w:rPr>
          <w:rtl w:val="0"/>
        </w:rPr>
        <w:t xml:space="preserve">Becomes invulnerable and Immune to Magic</w:t>
      </w:r>
    </w:p>
    <w:p w:rsidR="00000000" w:rsidDel="00000000" w:rsidP="00000000" w:rsidRDefault="00000000" w:rsidRPr="00000000" w14:paraId="00000297">
      <w:pPr>
        <w:numPr>
          <w:ilvl w:val="0"/>
          <w:numId w:val="64"/>
        </w:numPr>
        <w:spacing w:after="0" w:afterAutospacing="0"/>
        <w:ind w:left="720" w:hanging="360"/>
      </w:pPr>
      <w:r w:rsidDel="00000000" w:rsidR="00000000" w:rsidRPr="00000000">
        <w:rPr>
          <w:rtl w:val="0"/>
        </w:rPr>
        <w:t xml:space="preserve">Does not break currently actions</w:t>
      </w:r>
    </w:p>
    <w:p w:rsidR="00000000" w:rsidDel="00000000" w:rsidP="00000000" w:rsidRDefault="00000000" w:rsidRPr="00000000" w14:paraId="00000298">
      <w:pPr>
        <w:numPr>
          <w:ilvl w:val="0"/>
          <w:numId w:val="64"/>
        </w:numPr>
        <w:spacing w:after="0" w:afterAutospacing="0"/>
        <w:ind w:left="720" w:hanging="360"/>
      </w:pPr>
      <w:r w:rsidDel="00000000" w:rsidR="00000000" w:rsidRPr="00000000">
        <w:rPr>
          <w:rtl w:val="0"/>
        </w:rPr>
        <w:t xml:space="preserve">On Cast</w:t>
      </w:r>
    </w:p>
    <w:p w:rsidR="00000000" w:rsidDel="00000000" w:rsidP="00000000" w:rsidRDefault="00000000" w:rsidRPr="00000000" w14:paraId="00000299">
      <w:pPr>
        <w:numPr>
          <w:ilvl w:val="1"/>
          <w:numId w:val="64"/>
        </w:numPr>
        <w:spacing w:after="0" w:afterAutospacing="0"/>
        <w:ind w:left="1440" w:hanging="360"/>
      </w:pPr>
      <w:r w:rsidDel="00000000" w:rsidR="00000000" w:rsidRPr="00000000">
        <w:rPr>
          <w:rtl w:val="0"/>
        </w:rPr>
        <w:t xml:space="preserve">Dispels magical based Buffs, even if they are marked as Ultimate.</w:t>
      </w:r>
    </w:p>
    <w:p w:rsidR="00000000" w:rsidDel="00000000" w:rsidP="00000000" w:rsidRDefault="00000000" w:rsidRPr="00000000" w14:paraId="0000029A">
      <w:pPr>
        <w:numPr>
          <w:ilvl w:val="1"/>
          <w:numId w:val="64"/>
        </w:numPr>
        <w:spacing w:after="0" w:afterAutospacing="0"/>
        <w:ind w:left="1440" w:hanging="360"/>
      </w:pPr>
      <w:r w:rsidDel="00000000" w:rsidR="00000000" w:rsidRPr="00000000">
        <w:rPr>
          <w:rtl w:val="0"/>
        </w:rPr>
        <w:t xml:space="preserve">Dispels Buffs which can't target invulnerable Units</w:t>
      </w:r>
    </w:p>
    <w:p w:rsidR="00000000" w:rsidDel="00000000" w:rsidP="00000000" w:rsidRDefault="00000000" w:rsidRPr="00000000" w14:paraId="0000029B">
      <w:pPr>
        <w:numPr>
          <w:ilvl w:val="0"/>
          <w:numId w:val="64"/>
        </w:numPr>
        <w:spacing w:after="0" w:afterAutospacing="0"/>
        <w:ind w:left="720" w:hanging="360"/>
      </w:pPr>
      <w:r w:rsidDel="00000000" w:rsidR="00000000" w:rsidRPr="00000000">
        <w:rPr>
          <w:rtl w:val="0"/>
        </w:rPr>
        <w:t xml:space="preserve">Ultimative/Physically Spells containing “invulnerable” in targets can place buffs on Units protected by Divine Shield, Except Stuns (Stormbolt, Firebolt etc)</w:t>
      </w:r>
    </w:p>
    <w:p w:rsidR="00000000" w:rsidDel="00000000" w:rsidP="00000000" w:rsidRDefault="00000000" w:rsidRPr="00000000" w14:paraId="0000029C">
      <w:pPr>
        <w:numPr>
          <w:ilvl w:val="0"/>
          <w:numId w:val="64"/>
        </w:numPr>
        <w:spacing w:after="0" w:afterAutospacing="0"/>
        <w:ind w:left="720" w:hanging="360"/>
      </w:pPr>
      <w:r w:rsidDel="00000000" w:rsidR="00000000" w:rsidRPr="00000000">
        <w:rPr>
          <w:rtl w:val="0"/>
        </w:rPr>
        <w:t xml:space="preserve">Is cancelled by </w:t>
      </w:r>
      <w:hyperlink w:anchor="_z2ornl4ned3o">
        <w:r w:rsidDel="00000000" w:rsidR="00000000" w:rsidRPr="00000000">
          <w:rPr>
            <w:color w:val="dd7e6b"/>
            <w:rtl w:val="0"/>
          </w:rPr>
          <w:t xml:space="preserve">Monsoon</w:t>
        </w:r>
      </w:hyperlink>
      <w:r w:rsidDel="00000000" w:rsidR="00000000" w:rsidRPr="00000000">
        <w:rPr>
          <w:rtl w:val="0"/>
        </w:rPr>
        <w:t xml:space="preserve">, </w:t>
      </w:r>
      <w:hyperlink w:anchor="_knoyiy93b7be">
        <w:r w:rsidDel="00000000" w:rsidR="00000000" w:rsidRPr="00000000">
          <w:rPr>
            <w:color w:val="dd7e6b"/>
            <w:rtl w:val="0"/>
          </w:rPr>
          <w:t xml:space="preserve">Starfall </w:t>
        </w:r>
      </w:hyperlink>
      <w:r w:rsidDel="00000000" w:rsidR="00000000" w:rsidRPr="00000000">
        <w:rPr>
          <w:rtl w:val="0"/>
        </w:rPr>
        <w:t xml:space="preserve">and </w:t>
      </w:r>
      <w:hyperlink w:anchor="_r3i4ho224izg">
        <w:r w:rsidDel="00000000" w:rsidR="00000000" w:rsidRPr="00000000">
          <w:rPr>
            <w:color w:val="dd7e6b"/>
            <w:rtl w:val="0"/>
          </w:rPr>
          <w:t xml:space="preserve">Stampede</w:t>
        </w:r>
      </w:hyperlink>
      <w:r w:rsidDel="00000000" w:rsidR="00000000" w:rsidRPr="00000000">
        <w:rPr>
          <w:rtl w:val="0"/>
        </w:rPr>
      </w:r>
    </w:p>
    <w:p w:rsidR="00000000" w:rsidDel="00000000" w:rsidP="00000000" w:rsidRDefault="00000000" w:rsidRPr="00000000" w14:paraId="0000029D">
      <w:pPr>
        <w:numPr>
          <w:ilvl w:val="1"/>
          <w:numId w:val="64"/>
        </w:numPr>
        <w:spacing w:after="0" w:afterAutospacing="0"/>
        <w:ind w:left="1440" w:hanging="360"/>
      </w:pPr>
      <w:r w:rsidDel="00000000" w:rsidR="00000000" w:rsidRPr="00000000">
        <w:rPr>
          <w:rtl w:val="0"/>
        </w:rPr>
        <w:t xml:space="preserve">Should be tested with </w:t>
      </w:r>
      <w:hyperlink w:anchor="_nfj5gycksbxf">
        <w:r w:rsidDel="00000000" w:rsidR="00000000" w:rsidRPr="00000000">
          <w:rPr>
            <w:color w:val="dd7e6b"/>
            <w:rtl w:val="0"/>
          </w:rPr>
          <w:t xml:space="preserve">Big Bad Voodoo</w:t>
        </w:r>
      </w:hyperlink>
      <w:r w:rsidDel="00000000" w:rsidR="00000000" w:rsidRPr="00000000">
        <w:rPr>
          <w:rtl w:val="0"/>
        </w:rPr>
        <w:t xml:space="preserve"> and </w:t>
      </w:r>
      <w:hyperlink w:anchor="_x954kz2ba6e4">
        <w:r w:rsidDel="00000000" w:rsidR="00000000" w:rsidRPr="00000000">
          <w:rPr>
            <w:color w:val="dd7e6b"/>
            <w:rtl w:val="0"/>
          </w:rPr>
          <w:t xml:space="preserve">Locust Swarm</w:t>
        </w:r>
      </w:hyperlink>
      <w:r w:rsidDel="00000000" w:rsidR="00000000" w:rsidRPr="00000000">
        <w:rPr>
          <w:rtl w:val="0"/>
        </w:rPr>
      </w:r>
    </w:p>
    <w:p w:rsidR="00000000" w:rsidDel="00000000" w:rsidP="00000000" w:rsidRDefault="00000000" w:rsidRPr="00000000" w14:paraId="0000029E">
      <w:pPr>
        <w:numPr>
          <w:ilvl w:val="1"/>
          <w:numId w:val="64"/>
        </w:numPr>
        <w:spacing w:after="0" w:afterAutospacing="0"/>
        <w:ind w:left="1440" w:hanging="360"/>
      </w:pPr>
      <w:r w:rsidDel="00000000" w:rsidR="00000000" w:rsidRPr="00000000">
        <w:rPr>
          <w:rtl w:val="0"/>
        </w:rPr>
        <w:t xml:space="preserve">All invulnerability abilities are canceled by channeling abilities, except the Scroll of Town Portal item.</w:t>
      </w:r>
    </w:p>
    <w:p w:rsidR="00000000" w:rsidDel="00000000" w:rsidP="00000000" w:rsidRDefault="00000000" w:rsidRPr="00000000" w14:paraId="0000029F">
      <w:pPr>
        <w:numPr>
          <w:ilvl w:val="0"/>
          <w:numId w:val="64"/>
        </w:numPr>
        <w:spacing w:after="0" w:afterAutospacing="0"/>
        <w:ind w:left="720" w:hanging="360"/>
      </w:pPr>
      <w:r w:rsidDel="00000000" w:rsidR="00000000" w:rsidRPr="00000000">
        <w:rPr>
          <w:rtl w:val="0"/>
        </w:rPr>
        <w:t xml:space="preserve">However if the channeling ability is not originally a channeling ability, such as ability “Channel” with Follow through time higher than 0, does not cancel invulnerability.</w:t>
      </w:r>
    </w:p>
    <w:p w:rsidR="00000000" w:rsidDel="00000000" w:rsidP="00000000" w:rsidRDefault="00000000" w:rsidRPr="00000000" w14:paraId="000002A0">
      <w:pPr>
        <w:numPr>
          <w:ilvl w:val="0"/>
          <w:numId w:val="64"/>
        </w:numPr>
        <w:spacing w:after="0" w:afterAutospacing="0"/>
        <w:ind w:left="720" w:hanging="360"/>
      </w:pPr>
      <w:r w:rsidDel="00000000" w:rsidR="00000000" w:rsidRPr="00000000">
        <w:rPr>
          <w:rtl w:val="0"/>
        </w:rPr>
        <w:t xml:space="preserve">Does not interrupt ongoing channeling ability. So you must cast </w:t>
      </w:r>
      <w:hyperlink w:anchor="_z2ornl4ned3o">
        <w:r w:rsidDel="00000000" w:rsidR="00000000" w:rsidRPr="00000000">
          <w:rPr>
            <w:color w:val="dd7e6b"/>
            <w:rtl w:val="0"/>
          </w:rPr>
          <w:t xml:space="preserve">Monsoon</w:t>
        </w:r>
      </w:hyperlink>
      <w:r w:rsidDel="00000000" w:rsidR="00000000" w:rsidRPr="00000000">
        <w:rPr>
          <w:rtl w:val="0"/>
        </w:rPr>
        <w:t xml:space="preserve">, </w:t>
      </w:r>
      <w:hyperlink w:anchor="_knoyiy93b7be">
        <w:r w:rsidDel="00000000" w:rsidR="00000000" w:rsidRPr="00000000">
          <w:rPr>
            <w:color w:val="dd7e6b"/>
            <w:rtl w:val="0"/>
          </w:rPr>
          <w:t xml:space="preserve">Starfall </w:t>
        </w:r>
      </w:hyperlink>
      <w:r w:rsidDel="00000000" w:rsidR="00000000" w:rsidRPr="00000000">
        <w:rPr>
          <w:rtl w:val="0"/>
        </w:rPr>
        <w:t xml:space="preserve">or </w:t>
      </w:r>
      <w:hyperlink w:anchor="_r3i4ho224izg">
        <w:r w:rsidDel="00000000" w:rsidR="00000000" w:rsidRPr="00000000">
          <w:rPr>
            <w:color w:val="dd7e6b"/>
            <w:rtl w:val="0"/>
          </w:rPr>
          <w:t xml:space="preserve">Stampede</w:t>
        </w:r>
      </w:hyperlink>
      <w:r w:rsidDel="00000000" w:rsidR="00000000" w:rsidRPr="00000000">
        <w:rPr>
          <w:rtl w:val="0"/>
        </w:rPr>
        <w:t xml:space="preserve"> first.</w:t>
      </w:r>
    </w:p>
    <w:p w:rsidR="00000000" w:rsidDel="00000000" w:rsidP="00000000" w:rsidRDefault="00000000" w:rsidRPr="00000000" w14:paraId="000002A1">
      <w:pPr>
        <w:numPr>
          <w:ilvl w:val="0"/>
          <w:numId w:val="64"/>
        </w:numPr>
        <w:spacing w:after="0" w:afterAutospacing="0"/>
        <w:ind w:left="720" w:hanging="360"/>
      </w:pPr>
      <w:r w:rsidDel="00000000" w:rsidR="00000000" w:rsidRPr="00000000">
        <w:rPr>
          <w:rtl w:val="0"/>
        </w:rPr>
        <w:t xml:space="preserve">Disable this ability from casting again. Similar to </w:t>
      </w:r>
      <w:hyperlink w:anchor="_cy79fzrf46sv">
        <w:r w:rsidDel="00000000" w:rsidR="00000000" w:rsidRPr="00000000">
          <w:rPr>
            <w:color w:val="dd7e6b"/>
            <w:rtl w:val="0"/>
          </w:rPr>
          <w:t xml:space="preserve">Doom</w:t>
        </w:r>
      </w:hyperlink>
      <w:r w:rsidDel="00000000" w:rsidR="00000000" w:rsidRPr="00000000">
        <w:rPr>
          <w:rtl w:val="0"/>
        </w:rPr>
        <w:t xml:space="preserve"> behavior. Also prevent any new ability of the same kind from casting.</w:t>
      </w:r>
    </w:p>
    <w:p w:rsidR="00000000" w:rsidDel="00000000" w:rsidP="00000000" w:rsidRDefault="00000000" w:rsidRPr="00000000" w14:paraId="000002A2">
      <w:pPr>
        <w:numPr>
          <w:ilvl w:val="0"/>
          <w:numId w:val="64"/>
        </w:numPr>
        <w:ind w:left="720" w:hanging="360"/>
      </w:pPr>
      <w:r w:rsidDel="00000000" w:rsidR="00000000" w:rsidRPr="00000000">
        <w:rPr>
          <w:rtl w:val="0"/>
        </w:rPr>
        <w:t xml:space="preserve">Losing this ability or buff removes the invulnerability instantly </w:t>
      </w:r>
    </w:p>
    <w:p w:rsidR="00000000" w:rsidDel="00000000" w:rsidP="00000000" w:rsidRDefault="00000000" w:rsidRPr="00000000" w14:paraId="000002A3">
      <w:pPr>
        <w:rPr>
          <w:b w:val="1"/>
          <w:bCs w:val="1"/>
          <w:color w:val="980000"/>
        </w:rPr>
      </w:pPr>
      <w:r w:rsidDel="00000000" w:rsidR="00000000" w:rsidRPr="00000000">
        <w:rPr>
          <w:b w:val="1"/>
          <w:bCs w:val="1"/>
          <w:color w:val="980000"/>
          <w:rtl w:val="0"/>
        </w:rPr>
        <w:t xml:space="preserve">Casting by AI</w:t>
      </w:r>
    </w:p>
    <w:p w:rsidR="00000000" w:rsidDel="00000000" w:rsidP="00000000" w:rsidRDefault="00000000" w:rsidRPr="00000000" w14:paraId="000002A4">
      <w:pPr>
        <w:rPr/>
      </w:pPr>
      <w:r w:rsidDel="00000000" w:rsidR="00000000" w:rsidRPr="00000000">
        <w:rPr>
          <w:rtl w:val="0"/>
        </w:rPr>
        <w:t xml:space="preserve">   Casts when damaged, often just before the caster is dealt damage or hit by a non-friendly spell to avoid taking any damage. The health of the unit isn't a factor for its casting. Fun fact : if you give a 0.01 duration 0 cooldown divine shield to a unit controlled by AI, it will spam it flawlessly at each damage received and thus gets not damaged.</w:t>
      </w:r>
    </w:p>
    <w:p w:rsidR="00000000" w:rsidDel="00000000" w:rsidP="00000000" w:rsidRDefault="00000000" w:rsidRPr="00000000" w14:paraId="000002A5">
      <w:pPr>
        <w:rPr>
          <w:b w:val="1"/>
          <w:bCs w:val="1"/>
          <w:color w:val="980000"/>
        </w:rPr>
      </w:pPr>
      <w:r w:rsidDel="00000000" w:rsidR="00000000" w:rsidRPr="00000000">
        <w:rPr>
          <w:b w:val="1"/>
          <w:bCs w:val="1"/>
          <w:color w:val="980000"/>
          <w:rtl w:val="0"/>
        </w:rPr>
        <w:t xml:space="preserve">Stats - Duration</w:t>
      </w:r>
    </w:p>
    <w:p w:rsidR="00000000" w:rsidDel="00000000" w:rsidP="00000000" w:rsidRDefault="00000000" w:rsidRPr="00000000" w14:paraId="000002A6">
      <w:pPr>
        <w:numPr>
          <w:ilvl w:val="0"/>
          <w:numId w:val="80"/>
        </w:numPr>
        <w:ind w:left="720" w:hanging="360"/>
      </w:pPr>
      <w:r w:rsidDel="00000000" w:rsidR="00000000" w:rsidRPr="00000000">
        <w:rPr>
          <w:rtl w:val="0"/>
        </w:rPr>
        <w:t xml:space="preserve">Unlimited with 0 or below</w:t>
      </w:r>
    </w:p>
    <w:p w:rsidR="00000000" w:rsidDel="00000000" w:rsidP="00000000" w:rsidRDefault="00000000" w:rsidRPr="00000000" w14:paraId="000002A7">
      <w:pPr>
        <w:pStyle w:val="Heading2"/>
        <w:rPr>
          <w:color w:val="dd7e6b"/>
          <w:sz w:val="24"/>
          <w:szCs w:val="24"/>
        </w:rPr>
      </w:pPr>
      <w:bookmarkStart w:colFirst="0" w:colLast="0" w:name="_qgrmogw2klye" w:id="46"/>
      <w:bookmarkEnd w:id="46"/>
      <w:r w:rsidDel="00000000" w:rsidR="00000000" w:rsidRPr="00000000">
        <w:rPr>
          <w:rtl w:val="0"/>
        </w:rPr>
        <w:t xml:space="preserve">-Flame Strike </w:t>
        <w:br w:type="textWrapping"/>
      </w:r>
      <w:r w:rsidDel="00000000" w:rsidR="00000000" w:rsidRPr="00000000">
        <w:rPr>
          <w:color w:val="dd7e6b"/>
          <w:sz w:val="24"/>
          <w:szCs w:val="24"/>
          <w:rtl w:val="0"/>
        </w:rPr>
        <w:t xml:space="preserve">‘AHfs’ ‘ANfs’ ‘ACfs’</w:t>
      </w:r>
    </w:p>
    <w:p w:rsidR="00000000" w:rsidDel="00000000" w:rsidP="00000000" w:rsidRDefault="00000000" w:rsidRPr="00000000" w14:paraId="000002A8">
      <w:pPr>
        <w:rPr/>
      </w:pPr>
      <w:sdt>
        <w:sdtPr>
          <w:alias w:val="WE Ability tag"/>
          <w:id w:val="-784407642"/>
          <w:dropDownList w:lastValue="Hea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w:t>
          </w:r>
        </w:sdtContent>
      </w:sdt>
      <w:sdt>
        <w:sdtPr>
          <w:alias w:val="WE Ability tag"/>
          <w:id w:val="-1510569466"/>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sdt>
        <w:sdtPr>
          <w:alias w:val="WE Ability tag"/>
          <w:id w:val="-152108445"/>
          <w:dropDownList w:lastValue="Healing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 Over Time</w:t>
          </w:r>
        </w:sdtContent>
      </w:sdt>
      <w:sdt>
        <w:sdtPr>
          <w:alias w:val="WE Ability tag"/>
          <w:id w:val="-1233490721"/>
          <w:dropDownList w:lastValue="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b10202"/>
              <w:shd w:fill="ffcfc9" w:val="clear"/>
            </w:rPr>
            <w:t xml:space="preserve">Stackable</w:t>
          </w:r>
        </w:sdtContent>
      </w:sdt>
      <w:sdt>
        <w:sdtPr>
          <w:alias w:val="WE Ability tag"/>
          <w:id w:val="-1930864166"/>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2AA">
      <w:pPr>
        <w:numPr>
          <w:ilvl w:val="0"/>
          <w:numId w:val="80"/>
        </w:numPr>
        <w:spacing w:after="0" w:afterAutospacing="0"/>
        <w:ind w:left="720" w:hanging="360"/>
      </w:pPr>
      <w:r w:rsidDel="00000000" w:rsidR="00000000" w:rsidRPr="00000000">
        <w:rPr>
          <w:rtl w:val="0"/>
        </w:rPr>
        <w:t xml:space="preserve">Even though this ability applies damage over time, it only damages trees once. If trees are regrown while the spell is still active, it will not apply damage to them again</w:t>
      </w:r>
    </w:p>
    <w:p w:rsidR="00000000" w:rsidDel="00000000" w:rsidP="00000000" w:rsidRDefault="00000000" w:rsidRPr="00000000" w14:paraId="000002AB">
      <w:pPr>
        <w:numPr>
          <w:ilvl w:val="0"/>
          <w:numId w:val="80"/>
        </w:numPr>
        <w:spacing w:after="0" w:afterAutospacing="0"/>
        <w:ind w:left="720" w:hanging="360"/>
      </w:pPr>
      <w:r w:rsidDel="00000000" w:rsidR="00000000" w:rsidRPr="00000000">
        <w:rPr>
          <w:rtl w:val="0"/>
        </w:rPr>
        <w:t xml:space="preserve">Adhere to Targets Allowed</w:t>
      </w:r>
    </w:p>
    <w:p w:rsidR="00000000" w:rsidDel="00000000" w:rsidP="00000000" w:rsidRDefault="00000000" w:rsidRPr="00000000" w14:paraId="000002AC">
      <w:pPr>
        <w:numPr>
          <w:ilvl w:val="0"/>
          <w:numId w:val="80"/>
        </w:numPr>
        <w:ind w:left="720" w:hanging="360"/>
      </w:pPr>
      <w:r w:rsidDel="00000000" w:rsidR="00000000" w:rsidRPr="00000000">
        <w:rPr>
          <w:rtl w:val="0"/>
        </w:rPr>
        <w:t xml:space="preserve">Can hit flying units under </w:t>
      </w:r>
      <w:hyperlink w:anchor="_tnvowox84xhh">
        <w:r w:rsidDel="00000000" w:rsidR="00000000" w:rsidRPr="00000000">
          <w:rPr>
            <w:color w:val="dd7e6b"/>
            <w:rtl w:val="0"/>
          </w:rPr>
          <w:t xml:space="preserve">Web</w:t>
        </w:r>
      </w:hyperlink>
      <w:r w:rsidDel="00000000" w:rsidR="00000000" w:rsidRPr="00000000">
        <w:rPr>
          <w:rtl w:val="0"/>
        </w:rPr>
        <w:t xml:space="preserve">/</w:t>
      </w:r>
      <w:hyperlink w:anchor="_c663d2vcikv4">
        <w:r w:rsidDel="00000000" w:rsidR="00000000" w:rsidRPr="00000000">
          <w:rPr>
            <w:color w:val="dd7e6b"/>
            <w:rtl w:val="0"/>
          </w:rPr>
          <w:t xml:space="preserve">Ensnare</w:t>
        </w:r>
      </w:hyperlink>
      <w:r w:rsidDel="00000000" w:rsidR="00000000" w:rsidRPr="00000000">
        <w:rPr>
          <w:rtl w:val="0"/>
        </w:rPr>
        <w:t xml:space="preserve">/</w:t>
      </w:r>
      <w:hyperlink w:anchor="_norzruhgglgb">
        <w:r w:rsidDel="00000000" w:rsidR="00000000" w:rsidRPr="00000000">
          <w:rPr>
            <w:color w:val="dd7e6b"/>
            <w:rtl w:val="0"/>
          </w:rPr>
          <w:t xml:space="preserve">Entangling Roots</w:t>
        </w:r>
      </w:hyperlink>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2AE">
      <w:pPr>
        <w:numPr>
          <w:ilvl w:val="0"/>
          <w:numId w:val="73"/>
        </w:numPr>
        <w:ind w:left="720" w:hanging="360"/>
      </w:pPr>
      <w:r w:rsidDel="00000000" w:rsidR="00000000" w:rsidRPr="00000000">
        <w:rPr>
          <w:rtl w:val="0"/>
        </w:rPr>
        <w:t xml:space="preserve">Triggered by having 2 clustered enemy units in the area of effect. </w:t>
      </w:r>
      <w:sdt>
        <w:sdtPr>
          <w:alias w:val="Named contributors"/>
          <w:id w:val="-2088452973"/>
          <w:dropDownList w:lastValue="Nudl">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Nudl</w:t>
          </w:r>
        </w:sdtContent>
      </w:sdt>
      <w:r w:rsidDel="00000000" w:rsidR="00000000" w:rsidRPr="00000000">
        <w:rPr>
          <w:rtl w:val="0"/>
        </w:rPr>
      </w:r>
    </w:p>
    <w:p w:rsidR="00000000" w:rsidDel="00000000" w:rsidP="00000000" w:rsidRDefault="00000000" w:rsidRPr="00000000" w14:paraId="000002AF">
      <w:pPr>
        <w:rPr>
          <w:b w:val="1"/>
          <w:bCs w:val="1"/>
          <w:color w:val="980000"/>
        </w:rPr>
      </w:pPr>
      <w:r w:rsidDel="00000000" w:rsidR="00000000" w:rsidRPr="00000000">
        <w:rPr>
          <w:b w:val="1"/>
          <w:bCs w:val="1"/>
          <w:color w:val="980000"/>
          <w:rtl w:val="0"/>
        </w:rPr>
        <w:t xml:space="preserve">Data - Damage Dealt</w:t>
      </w:r>
    </w:p>
    <w:p w:rsidR="00000000" w:rsidDel="00000000" w:rsidP="00000000" w:rsidRDefault="00000000" w:rsidRPr="00000000" w14:paraId="000002B0">
      <w:pPr>
        <w:numPr>
          <w:ilvl w:val="0"/>
          <w:numId w:val="80"/>
        </w:numPr>
        <w:spacing w:after="0" w:afterAutospacing="0"/>
        <w:ind w:left="720" w:hanging="360"/>
      </w:pPr>
      <w:r w:rsidDel="00000000" w:rsidR="00000000" w:rsidRPr="00000000">
        <w:rPr>
          <w:rtl w:val="0"/>
        </w:rPr>
        <w:t xml:space="preserve">Damage values below 0 heals the target</w:t>
      </w:r>
    </w:p>
    <w:p w:rsidR="00000000" w:rsidDel="00000000" w:rsidP="00000000" w:rsidRDefault="00000000" w:rsidRPr="00000000" w14:paraId="000002B1">
      <w:pPr>
        <w:numPr>
          <w:ilvl w:val="0"/>
          <w:numId w:val="80"/>
        </w:numPr>
        <w:ind w:left="720" w:hanging="360"/>
      </w:pPr>
      <w:r w:rsidDel="00000000" w:rsidR="00000000" w:rsidRPr="00000000">
        <w:rPr>
          <w:rtl w:val="0"/>
        </w:rPr>
        <w:t xml:space="preserve">Deals fire type damage</w:t>
      </w:r>
    </w:p>
    <w:p w:rsidR="00000000" w:rsidDel="00000000" w:rsidP="00000000" w:rsidRDefault="00000000" w:rsidRPr="00000000" w14:paraId="000002B2">
      <w:pPr>
        <w:rPr/>
      </w:pPr>
      <w:r w:rsidDel="00000000" w:rsidR="00000000" w:rsidRPr="00000000">
        <w:rPr>
          <w:b w:val="1"/>
          <w:bCs w:val="1"/>
          <w:color w:val="980000"/>
          <w:rtl w:val="0"/>
        </w:rPr>
        <w:t xml:space="preserve">Data - Building Reduction</w:t>
      </w:r>
      <w:r w:rsidDel="00000000" w:rsidR="00000000" w:rsidRPr="00000000">
        <w:rPr>
          <w:rtl w:val="0"/>
        </w:rPr>
      </w:r>
    </w:p>
    <w:p w:rsidR="00000000" w:rsidDel="00000000" w:rsidP="00000000" w:rsidRDefault="00000000" w:rsidRPr="00000000" w14:paraId="000002B3">
      <w:pPr>
        <w:numPr>
          <w:ilvl w:val="0"/>
          <w:numId w:val="80"/>
        </w:numPr>
        <w:spacing w:after="0" w:afterAutospacing="0"/>
        <w:ind w:left="720" w:hanging="360"/>
      </w:pPr>
      <w:r w:rsidDel="00000000" w:rsidR="00000000" w:rsidRPr="00000000">
        <w:rPr>
          <w:rtl w:val="0"/>
        </w:rPr>
        <w:t xml:space="preserve">Applied to both healing and damage</w:t>
      </w:r>
    </w:p>
    <w:p w:rsidR="00000000" w:rsidDel="00000000" w:rsidP="00000000" w:rsidRDefault="00000000" w:rsidRPr="00000000" w14:paraId="000002B4">
      <w:pPr>
        <w:numPr>
          <w:ilvl w:val="0"/>
          <w:numId w:val="80"/>
        </w:numPr>
        <w:spacing w:after="0" w:afterAutospacing="0"/>
        <w:ind w:left="720" w:hanging="360"/>
      </w:pPr>
      <w:r w:rsidDel="00000000" w:rsidR="00000000" w:rsidRPr="00000000">
        <w:rPr>
          <w:rtl w:val="0"/>
        </w:rPr>
        <w:t xml:space="preserve">Works as a multiplier</w:t>
      </w:r>
    </w:p>
    <w:p w:rsidR="00000000" w:rsidDel="00000000" w:rsidP="00000000" w:rsidRDefault="00000000" w:rsidRPr="00000000" w14:paraId="000002B5">
      <w:pPr>
        <w:numPr>
          <w:ilvl w:val="0"/>
          <w:numId w:val="80"/>
        </w:numPr>
        <w:ind w:left="720" w:hanging="360"/>
      </w:pPr>
      <w:r w:rsidDel="00000000" w:rsidR="00000000" w:rsidRPr="00000000">
        <w:rPr>
          <w:rtl w:val="0"/>
        </w:rPr>
        <w:t xml:space="preserve">Should be tested with 0 and negative values </w:t>
      </w:r>
      <w:sdt>
        <w:sdtPr>
          <w:alias w:val="WE Ability tag"/>
          <w:id w:val="639211395"/>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color w:val="980000"/>
          <w:rtl w:val="0"/>
        </w:rPr>
        <w:t xml:space="preserve">Data - Damage Interval</w:t>
      </w:r>
      <w:r w:rsidDel="00000000" w:rsidR="00000000" w:rsidRPr="00000000">
        <w:rPr>
          <w:rtl w:val="0"/>
        </w:rPr>
      </w:r>
    </w:p>
    <w:p w:rsidR="00000000" w:rsidDel="00000000" w:rsidP="00000000" w:rsidRDefault="00000000" w:rsidRPr="00000000" w14:paraId="000002B7">
      <w:pPr>
        <w:numPr>
          <w:ilvl w:val="0"/>
          <w:numId w:val="80"/>
        </w:numPr>
        <w:spacing w:after="0" w:afterAutospacing="0"/>
        <w:ind w:left="720" w:hanging="360"/>
      </w:pPr>
      <w:r w:rsidDel="00000000" w:rsidR="00000000" w:rsidRPr="00000000">
        <w:rPr>
          <w:rtl w:val="0"/>
        </w:rPr>
        <w:t xml:space="preserve">The tickrate between damage</w:t>
      </w:r>
    </w:p>
    <w:p w:rsidR="00000000" w:rsidDel="00000000" w:rsidP="00000000" w:rsidRDefault="00000000" w:rsidRPr="00000000" w14:paraId="000002B8">
      <w:pPr>
        <w:numPr>
          <w:ilvl w:val="0"/>
          <w:numId w:val="80"/>
        </w:numPr>
        <w:spacing w:after="0" w:afterAutospacing="0"/>
        <w:ind w:left="720" w:hanging="360"/>
      </w:pPr>
      <w:r w:rsidDel="00000000" w:rsidR="00000000" w:rsidRPr="00000000">
        <w:rPr>
          <w:rtl w:val="0"/>
        </w:rPr>
        <w:t xml:space="preserve">Setting this value to 0.01 or below causes it to only trigger once</w:t>
      </w:r>
    </w:p>
    <w:p w:rsidR="00000000" w:rsidDel="00000000" w:rsidP="00000000" w:rsidRDefault="00000000" w:rsidRPr="00000000" w14:paraId="000002B9">
      <w:pPr>
        <w:numPr>
          <w:ilvl w:val="0"/>
          <w:numId w:val="80"/>
        </w:numPr>
        <w:spacing w:after="0" w:afterAutospacing="0"/>
        <w:ind w:left="720" w:hanging="360"/>
      </w:pPr>
      <w:r w:rsidDel="00000000" w:rsidR="00000000" w:rsidRPr="00000000">
        <w:rPr>
          <w:rtl w:val="0"/>
        </w:rPr>
        <w:t xml:space="preserve">Setting this value to 0.02 or above causes it to trigger correctly</w:t>
      </w:r>
    </w:p>
    <w:p w:rsidR="00000000" w:rsidDel="00000000" w:rsidP="00000000" w:rsidRDefault="00000000" w:rsidRPr="00000000" w14:paraId="000002BA">
      <w:pPr>
        <w:numPr>
          <w:ilvl w:val="0"/>
          <w:numId w:val="80"/>
        </w:numPr>
        <w:ind w:left="720" w:hanging="360"/>
      </w:pPr>
      <w:r w:rsidDel="00000000" w:rsidR="00000000" w:rsidRPr="00000000">
        <w:rPr>
          <w:rtl w:val="0"/>
        </w:rPr>
        <w:t xml:space="preserve">Setting this value to 0.02 causes manslaughter</w:t>
      </w:r>
    </w:p>
    <w:p w:rsidR="00000000" w:rsidDel="00000000" w:rsidP="00000000" w:rsidRDefault="00000000" w:rsidRPr="00000000" w14:paraId="000002BB">
      <w:pPr>
        <w:rPr>
          <w:b w:val="1"/>
          <w:bCs w:val="1"/>
          <w:color w:val="980000"/>
        </w:rPr>
      </w:pPr>
      <w:r w:rsidDel="00000000" w:rsidR="00000000" w:rsidRPr="00000000">
        <w:rPr>
          <w:b w:val="1"/>
          <w:bCs w:val="1"/>
          <w:color w:val="980000"/>
          <w:rtl w:val="0"/>
        </w:rPr>
        <w:t xml:space="preserve">Stats - Effects</w:t>
      </w:r>
    </w:p>
    <w:p w:rsidR="00000000" w:rsidDel="00000000" w:rsidP="00000000" w:rsidRDefault="00000000" w:rsidRPr="00000000" w14:paraId="000002BC">
      <w:pPr>
        <w:numPr>
          <w:ilvl w:val="0"/>
          <w:numId w:val="80"/>
        </w:numPr>
        <w:spacing w:after="0" w:afterAutospacing="0"/>
        <w:ind w:left="720" w:hanging="360"/>
      </w:pPr>
      <w:r w:rsidDel="00000000" w:rsidR="00000000" w:rsidRPr="00000000">
        <w:rPr>
          <w:rtl w:val="0"/>
        </w:rPr>
        <w:t xml:space="preserve">Actually dictates the flame VFX that are left on the ground</w:t>
      </w:r>
    </w:p>
    <w:p w:rsidR="00000000" w:rsidDel="00000000" w:rsidP="00000000" w:rsidRDefault="00000000" w:rsidRPr="00000000" w14:paraId="000002BD">
      <w:pPr>
        <w:numPr>
          <w:ilvl w:val="0"/>
          <w:numId w:val="80"/>
        </w:numPr>
        <w:ind w:left="720" w:hanging="360"/>
      </w:pPr>
      <w:r w:rsidDel="00000000" w:rsidR="00000000" w:rsidRPr="00000000">
        <w:rPr>
          <w:rtl w:val="0"/>
        </w:rPr>
        <w:t xml:space="preserve">Even without an Effect, the damage will still be Dealt. The source is just invisible.</w:t>
      </w:r>
    </w:p>
    <w:p w:rsidR="00000000" w:rsidDel="00000000" w:rsidP="00000000" w:rsidRDefault="00000000" w:rsidRPr="00000000" w14:paraId="000002BE">
      <w:pPr>
        <w:rPr>
          <w:b w:val="1"/>
          <w:bCs w:val="1"/>
          <w:color w:val="980000"/>
        </w:rPr>
      </w:pPr>
      <w:r w:rsidDel="00000000" w:rsidR="00000000" w:rsidRPr="00000000">
        <w:rPr>
          <w:b w:val="1"/>
          <w:bCs w:val="1"/>
          <w:color w:val="980000"/>
          <w:rtl w:val="0"/>
        </w:rPr>
        <w:t xml:space="preserve">Stats - Duration - Hero</w:t>
      </w:r>
    </w:p>
    <w:p w:rsidR="00000000" w:rsidDel="00000000" w:rsidP="00000000" w:rsidRDefault="00000000" w:rsidRPr="00000000" w14:paraId="000002BF">
      <w:pPr>
        <w:numPr>
          <w:ilvl w:val="0"/>
          <w:numId w:val="72"/>
        </w:numPr>
        <w:ind w:left="720" w:hanging="360"/>
      </w:pPr>
      <w:r w:rsidDel="00000000" w:rsidR="00000000" w:rsidRPr="00000000">
        <w:rPr>
          <w:rtl w:val="0"/>
        </w:rPr>
        <w:t xml:space="preserve">Dictates how long the </w:t>
      </w:r>
      <w:r w:rsidDel="00000000" w:rsidR="00000000" w:rsidRPr="00000000">
        <w:rPr>
          <w:i w:val="1"/>
          <w:iCs w:val="1"/>
          <w:rtl w:val="0"/>
        </w:rPr>
        <w:t xml:space="preserve">Full</w:t>
      </w:r>
      <w:r w:rsidDel="00000000" w:rsidR="00000000" w:rsidRPr="00000000">
        <w:rPr>
          <w:rtl w:val="0"/>
        </w:rPr>
        <w:t xml:space="preserve"> damage will be dealt</w:t>
      </w:r>
    </w:p>
    <w:p w:rsidR="00000000" w:rsidDel="00000000" w:rsidP="00000000" w:rsidRDefault="00000000" w:rsidRPr="00000000" w14:paraId="000002C0">
      <w:pPr>
        <w:rPr>
          <w:b w:val="1"/>
          <w:bCs w:val="1"/>
          <w:color w:val="980000"/>
        </w:rPr>
      </w:pPr>
      <w:r w:rsidDel="00000000" w:rsidR="00000000" w:rsidRPr="00000000">
        <w:rPr>
          <w:b w:val="1"/>
          <w:bCs w:val="1"/>
          <w:color w:val="980000"/>
          <w:rtl w:val="0"/>
        </w:rPr>
        <w:t xml:space="preserve">Stats - Duration - Normal</w:t>
      </w:r>
    </w:p>
    <w:p w:rsidR="00000000" w:rsidDel="00000000" w:rsidP="00000000" w:rsidRDefault="00000000" w:rsidRPr="00000000" w14:paraId="000002C1">
      <w:pPr>
        <w:numPr>
          <w:ilvl w:val="0"/>
          <w:numId w:val="80"/>
        </w:numPr>
        <w:ind w:left="720" w:hanging="360"/>
      </w:pPr>
      <w:r w:rsidDel="00000000" w:rsidR="00000000" w:rsidRPr="00000000">
        <w:rPr>
          <w:rtl w:val="0"/>
        </w:rPr>
        <w:t xml:space="preserve">Dictates how long the </w:t>
      </w:r>
      <w:r w:rsidDel="00000000" w:rsidR="00000000" w:rsidRPr="00000000">
        <w:rPr>
          <w:i w:val="1"/>
          <w:iCs w:val="1"/>
          <w:rtl w:val="0"/>
        </w:rPr>
        <w:t xml:space="preserve">Half</w:t>
      </w:r>
      <w:r w:rsidDel="00000000" w:rsidR="00000000" w:rsidRPr="00000000">
        <w:rPr>
          <w:rtl w:val="0"/>
        </w:rPr>
        <w:t xml:space="preserve"> damage will be dealt</w:t>
      </w:r>
    </w:p>
    <w:p w:rsidR="00000000" w:rsidDel="00000000" w:rsidP="00000000" w:rsidRDefault="00000000" w:rsidRPr="00000000" w14:paraId="000002C2">
      <w:pPr>
        <w:rPr>
          <w:b w:val="1"/>
          <w:bCs w:val="1"/>
          <w:color w:val="980000"/>
        </w:rPr>
      </w:pPr>
      <w:r w:rsidDel="00000000" w:rsidR="00000000" w:rsidRPr="00000000">
        <w:rPr>
          <w:b w:val="1"/>
          <w:bCs w:val="1"/>
          <w:color w:val="980000"/>
          <w:rtl w:val="0"/>
        </w:rPr>
        <w:t xml:space="preserve">Stats - Buffs</w:t>
      </w:r>
    </w:p>
    <w:p w:rsidR="00000000" w:rsidDel="00000000" w:rsidP="00000000" w:rsidRDefault="00000000" w:rsidRPr="00000000" w14:paraId="000002C3">
      <w:pPr>
        <w:numPr>
          <w:ilvl w:val="0"/>
          <w:numId w:val="80"/>
        </w:numPr>
        <w:spacing w:after="0" w:afterAutospacing="0"/>
        <w:ind w:left="720" w:hanging="360"/>
      </w:pPr>
      <w:r w:rsidDel="00000000" w:rsidR="00000000" w:rsidRPr="00000000">
        <w:rPr>
          <w:rtl w:val="0"/>
        </w:rPr>
        <w:t xml:space="preserve">A Unit can be affected by multiple Flamestrikes with different </w:t>
      </w:r>
      <w:r w:rsidDel="00000000" w:rsidR="00000000" w:rsidRPr="00000000">
        <w:rPr>
          <w:i w:val="1"/>
          <w:iCs w:val="1"/>
          <w:rtl w:val="0"/>
        </w:rPr>
        <w:t xml:space="preserve">Flamestrike</w:t>
      </w:r>
      <w:r w:rsidDel="00000000" w:rsidR="00000000" w:rsidRPr="00000000">
        <w:rPr>
          <w:rtl w:val="0"/>
        </w:rPr>
        <w:t xml:space="preserve"> buffs at the same time</w:t>
      </w:r>
      <w:r w:rsidDel="00000000" w:rsidR="00000000" w:rsidRPr="00000000">
        <w:rPr>
          <w:rtl w:val="0"/>
        </w:rPr>
      </w:r>
    </w:p>
    <w:p w:rsidR="00000000" w:rsidDel="00000000" w:rsidP="00000000" w:rsidRDefault="00000000" w:rsidRPr="00000000" w14:paraId="000002C4">
      <w:pPr>
        <w:numPr>
          <w:ilvl w:val="0"/>
          <w:numId w:val="80"/>
        </w:numPr>
        <w:ind w:left="720" w:hanging="360"/>
      </w:pPr>
      <w:r w:rsidDel="00000000" w:rsidR="00000000" w:rsidRPr="00000000">
        <w:rPr>
          <w:rtl w:val="0"/>
        </w:rPr>
        <w:t xml:space="preserve">Removing the </w:t>
      </w:r>
      <w:r w:rsidDel="00000000" w:rsidR="00000000" w:rsidRPr="00000000">
        <w:rPr>
          <w:i w:val="1"/>
          <w:iCs w:val="1"/>
          <w:rtl w:val="0"/>
        </w:rPr>
        <w:t xml:space="preserve">Flame Strike</w:t>
      </w:r>
      <w:r w:rsidDel="00000000" w:rsidR="00000000" w:rsidRPr="00000000">
        <w:rPr>
          <w:rtl w:val="0"/>
        </w:rPr>
        <w:t xml:space="preserve"> causes a cute little </w:t>
      </w:r>
      <w:r w:rsidDel="00000000" w:rsidR="00000000" w:rsidRPr="00000000">
        <w:rPr>
          <w:i w:val="1"/>
          <w:iCs w:val="1"/>
          <w:rtl w:val="0"/>
        </w:rPr>
        <w:t xml:space="preserve">Tool Tip Missing</w:t>
      </w:r>
      <w:r w:rsidDel="00000000" w:rsidR="00000000" w:rsidRPr="00000000">
        <w:rPr>
          <w:rtl w:val="0"/>
        </w:rPr>
      </w:r>
    </w:p>
    <w:p w:rsidR="00000000" w:rsidDel="00000000" w:rsidP="00000000" w:rsidRDefault="00000000" w:rsidRPr="00000000" w14:paraId="000002C5">
      <w:pPr>
        <w:pStyle w:val="Heading2"/>
        <w:rPr>
          <w:color w:val="dd7e6b"/>
          <w:sz w:val="24"/>
          <w:szCs w:val="24"/>
        </w:rPr>
      </w:pPr>
      <w:bookmarkStart w:colFirst="0" w:colLast="0" w:name="_nqkhtc49qj0" w:id="47"/>
      <w:bookmarkEnd w:id="47"/>
      <w:r w:rsidDel="00000000" w:rsidR="00000000" w:rsidRPr="00000000">
        <w:rPr>
          <w:rtl w:val="0"/>
        </w:rPr>
        <w:t xml:space="preserve">-Holy Light </w:t>
        <w:br w:type="textWrapping"/>
      </w:r>
      <w:r w:rsidDel="00000000" w:rsidR="00000000" w:rsidRPr="00000000">
        <w:rPr>
          <w:color w:val="dd7e6b"/>
          <w:sz w:val="24"/>
          <w:szCs w:val="24"/>
          <w:rtl w:val="0"/>
        </w:rPr>
        <w:t xml:space="preserve">‘AHhb’ ‘AIhl’</w:t>
      </w:r>
    </w:p>
    <w:p w:rsidR="00000000" w:rsidDel="00000000" w:rsidP="00000000" w:rsidRDefault="00000000" w:rsidRPr="00000000" w14:paraId="000002C6">
      <w:pPr>
        <w:rPr/>
      </w:pPr>
      <w:sdt>
        <w:sdtPr>
          <w:alias w:val="WE Ability tag"/>
          <w:id w:val="-132615916"/>
          <w:dropDownList w:lastValue="Hea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w:t>
          </w:r>
        </w:sdtContent>
      </w:sdt>
      <w:r w:rsidDel="00000000" w:rsidR="00000000" w:rsidRPr="00000000">
        <w:rPr>
          <w:rtl w:val="0"/>
        </w:rPr>
      </w:r>
    </w:p>
    <w:p w:rsidR="00000000" w:rsidDel="00000000" w:rsidP="00000000" w:rsidRDefault="00000000" w:rsidRPr="00000000" w14:paraId="000002C7">
      <w:pPr>
        <w:rPr>
          <w:ins w:author="Ruairidh Cunningham" w:id="16" w:date="2026-08-06T14:09:40Z"/>
        </w:rPr>
      </w:pPr>
      <w:r w:rsidDel="00000000" w:rsidR="00000000" w:rsidRPr="00000000">
        <w:rPr>
          <w:b w:val="1"/>
          <w:bCs w:val="1"/>
          <w:color w:val="980000"/>
          <w:rtl w:val="0"/>
        </w:rPr>
        <w:t xml:space="preserve">Latest tested version</w:t>
      </w:r>
      <w:r w:rsidDel="00000000" w:rsidR="00000000" w:rsidRPr="00000000">
        <w:rPr>
          <w:rtl w:val="0"/>
        </w:rPr>
        <w:t xml:space="preserve"> 1.28.5.7680</w:t>
      </w:r>
      <w:ins w:author="Ruairidh Cunningham" w:id="16" w:date="2026-08-06T14:09:40Z">
        <w:r w:rsidDel="00000000" w:rsidR="00000000" w:rsidRPr="00000000">
          <w:rPr>
            <w:rtl w:val="0"/>
          </w:rPr>
        </w:r>
      </w:ins>
    </w:p>
    <w:p w:rsidR="00000000" w:rsidDel="00000000" w:rsidP="00000000" w:rsidRDefault="00000000" w:rsidRPr="00000000" w14:paraId="000002C8">
      <w:pPr>
        <w:numPr>
          <w:ilvl w:val="0"/>
        </w:numPr>
        <w:ind w:left="720" w:hanging="360"/>
      </w:pPr>
      <w:ins w:author="Ruairidh Cunningham" w:id="16" w:date="2026-08-06T14:09:40Z">
        <w:r w:rsidDel="00000000" w:rsidR="00000000" w:rsidRPr="00000000">
          <w:rPr>
            <w:rtl w:val="0"/>
          </w:rPr>
          <w:t xml:space="preserve">When using “Starts Effects of an ability” in reference to Holy Light, the healing/damage will occur after the actions (without waits).</w:t>
        </w:r>
      </w:ins>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2CA">
      <w:pPr>
        <w:numPr>
          <w:ilvl w:val="0"/>
          <w:numId w:val="11"/>
        </w:numPr>
        <w:spacing w:after="0" w:afterAutospacing="0"/>
        <w:ind w:left="720" w:hanging="360"/>
      </w:pPr>
      <w:r w:rsidDel="00000000" w:rsidR="00000000" w:rsidRPr="00000000">
        <w:rPr>
          <w:rtl w:val="0"/>
        </w:rPr>
        <w:t xml:space="preserve">Spam on any nearby Undead units or friendly non-Undead units, prefers heroes</w:t>
      </w:r>
    </w:p>
    <w:p w:rsidR="00000000" w:rsidDel="00000000" w:rsidP="00000000" w:rsidRDefault="00000000" w:rsidRPr="00000000" w14:paraId="000002CB">
      <w:pPr>
        <w:numPr>
          <w:ilvl w:val="0"/>
          <w:numId w:val="11"/>
        </w:numPr>
        <w:spacing w:after="0" w:afterAutospacing="0"/>
        <w:ind w:left="720" w:hanging="360"/>
      </w:pPr>
      <w:hyperlink w:anchor="_myh2fmywfk75">
        <w:r w:rsidDel="00000000" w:rsidR="00000000" w:rsidRPr="00000000">
          <w:rPr>
            <w:color w:val="dd7e6b"/>
            <w:rtl w:val="0"/>
          </w:rPr>
          <w:t xml:space="preserve">Death Coil</w:t>
        </w:r>
      </w:hyperlink>
      <w:r w:rsidDel="00000000" w:rsidR="00000000" w:rsidRPr="00000000">
        <w:rPr>
          <w:rtl w:val="0"/>
        </w:rPr>
        <w:t xml:space="preserve"> is same function as Holy Light but with opposite targets</w:t>
      </w:r>
    </w:p>
    <w:p w:rsidR="00000000" w:rsidDel="00000000" w:rsidP="00000000" w:rsidRDefault="00000000" w:rsidRPr="00000000" w14:paraId="000002CC">
      <w:pPr>
        <w:numPr>
          <w:ilvl w:val="0"/>
          <w:numId w:val="11"/>
        </w:numPr>
        <w:spacing w:after="0" w:afterAutospacing="0"/>
        <w:ind w:left="720" w:hanging="360"/>
        <w:rPr>
          <w:ins w:author="Ruairidh Cunningham" w:id="17" w:date="2026-08-06T14:08:01Z"/>
        </w:rPr>
      </w:pPr>
      <w:r w:rsidDel="00000000" w:rsidR="00000000" w:rsidRPr="00000000">
        <w:rPr>
          <w:rtl w:val="0"/>
        </w:rPr>
        <w:t xml:space="preserve">It's been noticed while doing some Tank/Spank boss fights that if the hero is taken a LOT more damage then the heal, the healer or himself(if he has this spell) he STOPS casting it</w:t>
      </w:r>
      <w:ins w:author="Ruairidh Cunningham" w:id="17" w:date="2026-08-06T14:08:01Z">
        <w:r w:rsidDel="00000000" w:rsidR="00000000" w:rsidRPr="00000000">
          <w:rPr>
            <w:rtl w:val="0"/>
          </w:rPr>
        </w:r>
      </w:ins>
    </w:p>
    <w:p w:rsidR="00000000" w:rsidDel="00000000" w:rsidP="00000000" w:rsidRDefault="00000000" w:rsidRPr="00000000" w14:paraId="000002CD">
      <w:pPr>
        <w:numPr>
          <w:ilvl w:val="0"/>
          <w:numId w:val="11"/>
        </w:numPr>
        <w:ind w:left="720" w:hanging="360"/>
      </w:pPr>
      <w:ins w:author="Ruairidh Cunningham" w:id="17" w:date="2026-08-06T14:08:01Z">
        <w:r w:rsidDel="00000000" w:rsidR="00000000" w:rsidRPr="00000000">
          <w:rPr>
            <w:rtl w:val="0"/>
          </w:rPr>
          <w:t xml:space="preserve">If set to 0 Amount Healed/Damaged then the caster will spam it on themselves or a friendly unit in range when off cooldown even at full health. (Latest patch)</w:t>
        </w:r>
      </w:ins>
      <w:r w:rsidDel="00000000" w:rsidR="00000000" w:rsidRPr="00000000">
        <w:rPr>
          <w:rtl w:val="0"/>
        </w:rPr>
      </w:r>
    </w:p>
    <w:p w:rsidR="00000000" w:rsidDel="00000000" w:rsidP="00000000" w:rsidRDefault="00000000" w:rsidRPr="00000000" w14:paraId="000002CE">
      <w:pPr>
        <w:rPr>
          <w:b w:val="1"/>
          <w:bCs w:val="1"/>
          <w:color w:val="980000"/>
        </w:rPr>
      </w:pPr>
      <w:r w:rsidDel="00000000" w:rsidR="00000000" w:rsidRPr="00000000">
        <w:rPr>
          <w:b w:val="1"/>
          <w:bCs w:val="1"/>
          <w:color w:val="980000"/>
          <w:rtl w:val="0"/>
        </w:rPr>
        <w:t xml:space="preserve">Data - Amount Healed/Damaged</w:t>
      </w:r>
    </w:p>
    <w:p w:rsidR="00000000" w:rsidDel="00000000" w:rsidP="00000000" w:rsidRDefault="00000000" w:rsidRPr="00000000" w14:paraId="000002CF">
      <w:pPr>
        <w:numPr>
          <w:ilvl w:val="0"/>
          <w:numId w:val="80"/>
        </w:numPr>
        <w:spacing w:after="0" w:afterAutospacing="0"/>
        <w:ind w:left="720" w:hanging="360"/>
      </w:pPr>
      <w:r w:rsidDel="00000000" w:rsidR="00000000" w:rsidRPr="00000000">
        <w:rPr>
          <w:rtl w:val="0"/>
        </w:rPr>
        <w:t xml:space="preserve">Setting this to below 0 reverses the effect, dealing full damage to allies and healing enemies for half damage</w:t>
      </w:r>
    </w:p>
    <w:p w:rsidR="00000000" w:rsidDel="00000000" w:rsidP="00000000" w:rsidRDefault="00000000" w:rsidRPr="00000000" w14:paraId="000002D0">
      <w:pPr>
        <w:numPr>
          <w:ilvl w:val="0"/>
          <w:numId w:val="80"/>
        </w:numPr>
        <w:ind w:left="720" w:hanging="360"/>
      </w:pPr>
      <w:r w:rsidDel="00000000" w:rsidR="00000000" w:rsidRPr="00000000">
        <w:rPr>
          <w:rtl w:val="0"/>
        </w:rPr>
        <w:t xml:space="preserve">Deals divine type damage (also deals unknown damage)</w:t>
      </w:r>
    </w:p>
    <w:p w:rsidR="00000000" w:rsidDel="00000000" w:rsidP="00000000" w:rsidRDefault="00000000" w:rsidRPr="00000000" w14:paraId="000002D1">
      <w:pPr>
        <w:rPr>
          <w:b w:val="1"/>
          <w:bCs w:val="1"/>
          <w:color w:val="980000"/>
        </w:rPr>
      </w:pPr>
      <w:r w:rsidDel="00000000" w:rsidR="00000000" w:rsidRPr="00000000">
        <w:rPr>
          <w:b w:val="1"/>
          <w:bCs w:val="1"/>
          <w:color w:val="980000"/>
          <w:rtl w:val="0"/>
        </w:rPr>
        <w:t xml:space="preserve">Stats - Target allowed</w:t>
      </w:r>
    </w:p>
    <w:p w:rsidR="00000000" w:rsidDel="00000000" w:rsidP="00000000" w:rsidRDefault="00000000" w:rsidRPr="00000000" w14:paraId="000002D2">
      <w:pPr>
        <w:numPr>
          <w:ilvl w:val="0"/>
          <w:numId w:val="80"/>
        </w:numPr>
        <w:ind w:left="720" w:hanging="360"/>
      </w:pPr>
      <w:r w:rsidDel="00000000" w:rsidR="00000000" w:rsidRPr="00000000">
        <w:rPr>
          <w:rtl w:val="0"/>
        </w:rPr>
        <w:t xml:space="preserve">Hard-coded to target enemy undead, enemy Demon and non-undead / non-demon friendlies</w:t>
      </w:r>
    </w:p>
    <w:p w:rsidR="00000000" w:rsidDel="00000000" w:rsidP="00000000" w:rsidRDefault="00000000" w:rsidRPr="00000000" w14:paraId="000002D3">
      <w:pPr>
        <w:rPr>
          <w:b w:val="1"/>
          <w:bCs w:val="1"/>
          <w:color w:val="980000"/>
        </w:rPr>
      </w:pPr>
      <w:r w:rsidDel="00000000" w:rsidR="00000000" w:rsidRPr="00000000">
        <w:rPr>
          <w:b w:val="1"/>
          <w:bCs w:val="1"/>
          <w:color w:val="980000"/>
          <w:rtl w:val="0"/>
        </w:rPr>
        <w:t xml:space="preserve">Art - Special</w:t>
      </w:r>
    </w:p>
    <w:p w:rsidR="00000000" w:rsidDel="00000000" w:rsidP="00000000" w:rsidRDefault="00000000" w:rsidRPr="00000000" w14:paraId="000002D4">
      <w:pPr>
        <w:numPr>
          <w:ilvl w:val="0"/>
          <w:numId w:val="80"/>
        </w:numPr>
        <w:ind w:left="720" w:hanging="360"/>
      </w:pPr>
      <w:r w:rsidDel="00000000" w:rsidR="00000000" w:rsidRPr="00000000">
        <w:rPr>
          <w:rtl w:val="0"/>
        </w:rPr>
        <w:t xml:space="preserve">Does not respect modifications on custom abilities (tested on 2.0.1)</w:t>
      </w:r>
    </w:p>
    <w:p w:rsidR="00000000" w:rsidDel="00000000" w:rsidP="00000000" w:rsidRDefault="00000000" w:rsidRPr="00000000" w14:paraId="000002D5">
      <w:pPr>
        <w:pStyle w:val="Heading2"/>
        <w:rPr>
          <w:color w:val="dd7e6b"/>
          <w:sz w:val="24"/>
          <w:szCs w:val="24"/>
        </w:rPr>
      </w:pPr>
      <w:bookmarkStart w:colFirst="0" w:colLast="0" w:name="_j4inyfzg78uf" w:id="48"/>
      <w:bookmarkEnd w:id="48"/>
      <w:r w:rsidDel="00000000" w:rsidR="00000000" w:rsidRPr="00000000">
        <w:rPr>
          <w:rtl w:val="0"/>
        </w:rPr>
        <w:t xml:space="preserve">-Mass Teleport </w:t>
        <w:br w:type="textWrapping"/>
      </w:r>
      <w:r w:rsidDel="00000000" w:rsidR="00000000" w:rsidRPr="00000000">
        <w:rPr>
          <w:color w:val="dd7e6b"/>
          <w:sz w:val="24"/>
          <w:szCs w:val="24"/>
          <w:rtl w:val="0"/>
        </w:rPr>
        <w:t xml:space="preserve">‘AHmt’</w:t>
      </w:r>
    </w:p>
    <w:p w:rsidR="00000000" w:rsidDel="00000000" w:rsidP="00000000" w:rsidRDefault="00000000" w:rsidRPr="00000000" w14:paraId="000002D6">
      <w:pPr>
        <w:rPr/>
      </w:pPr>
      <w:sdt>
        <w:sdtPr>
          <w:alias w:val="WE Ability tag"/>
          <w:id w:val="-1421770904"/>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2D8">
      <w:pPr>
        <w:numPr>
          <w:ilvl w:val="0"/>
          <w:numId w:val="80"/>
        </w:numPr>
        <w:spacing w:after="0" w:afterAutospacing="0"/>
        <w:ind w:left="720" w:hanging="360"/>
      </w:pPr>
      <w:commentRangeStart w:id="11"/>
      <w:r w:rsidDel="00000000" w:rsidR="00000000" w:rsidRPr="00000000">
        <w:rPr>
          <w:rtl w:val="0"/>
        </w:rPr>
        <w:t xml:space="preserve">When teleporting to the target unit, the teleport position for the caster will be at the same cliff level as the targeted unit.</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D9">
      <w:pPr>
        <w:numPr>
          <w:ilvl w:val="0"/>
          <w:numId w:val="38"/>
        </w:numPr>
        <w:spacing w:after="0" w:afterAutospacing="0"/>
        <w:ind w:left="720" w:hanging="360"/>
      </w:pPr>
      <w:r w:rsidDel="00000000" w:rsidR="00000000" w:rsidRPr="00000000">
        <w:rPr>
          <w:rtl w:val="0"/>
        </w:rPr>
        <w:t xml:space="preserve">You could technically use this to “Copy paste” unit templates… should you use “false”</w:t>
      </w:r>
    </w:p>
    <w:p w:rsidR="00000000" w:rsidDel="00000000" w:rsidP="00000000" w:rsidRDefault="00000000" w:rsidRPr="00000000" w14:paraId="000002DA">
      <w:pPr>
        <w:numPr>
          <w:ilvl w:val="0"/>
          <w:numId w:val="38"/>
        </w:numPr>
        <w:ind w:left="720" w:hanging="360"/>
      </w:pPr>
      <w:r w:rsidDel="00000000" w:rsidR="00000000" w:rsidRPr="00000000">
        <w:rPr>
          <w:rtl w:val="0"/>
        </w:rPr>
        <w:t xml:space="preserve">Can target self only once while it does not have a cast time and effect. Cannot target enemies.</w:t>
      </w:r>
    </w:p>
    <w:p w:rsidR="00000000" w:rsidDel="00000000" w:rsidP="00000000" w:rsidRDefault="00000000" w:rsidRPr="00000000" w14:paraId="000002DB">
      <w:pPr>
        <w:rPr>
          <w:b w:val="1"/>
          <w:bCs w:val="1"/>
          <w:color w:val="980000"/>
        </w:rPr>
      </w:pPr>
      <w:r w:rsidDel="00000000" w:rsidR="00000000" w:rsidRPr="00000000">
        <w:rPr>
          <w:b w:val="1"/>
          <w:bCs w:val="1"/>
          <w:color w:val="980000"/>
          <w:rtl w:val="0"/>
        </w:rPr>
        <w:t xml:space="preserve">Cast by AI</w:t>
      </w:r>
    </w:p>
    <w:p w:rsidR="00000000" w:rsidDel="00000000" w:rsidP="00000000" w:rsidRDefault="00000000" w:rsidRPr="00000000" w14:paraId="000002DC">
      <w:pPr>
        <w:numPr>
          <w:ilvl w:val="0"/>
          <w:numId w:val="80"/>
        </w:numPr>
        <w:ind w:left="720" w:hanging="360"/>
      </w:pPr>
      <w:sdt>
        <w:sdtPr>
          <w:alias w:val="WE Ability tag"/>
          <w:id w:val="-326032556"/>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2DD">
      <w:pPr>
        <w:rPr>
          <w:b w:val="1"/>
          <w:bCs w:val="1"/>
          <w:color w:val="980000"/>
        </w:rPr>
      </w:pPr>
      <w:r w:rsidDel="00000000" w:rsidR="00000000" w:rsidRPr="00000000">
        <w:rPr>
          <w:b w:val="1"/>
          <w:bCs w:val="1"/>
          <w:color w:val="980000"/>
          <w:rtl w:val="0"/>
        </w:rPr>
        <w:t xml:space="preserve">Data - Casting Delay</w:t>
      </w:r>
    </w:p>
    <w:p w:rsidR="00000000" w:rsidDel="00000000" w:rsidP="00000000" w:rsidRDefault="00000000" w:rsidRPr="00000000" w14:paraId="000002DE">
      <w:pPr>
        <w:numPr>
          <w:ilvl w:val="0"/>
          <w:numId w:val="80"/>
        </w:numPr>
        <w:ind w:left="720" w:hanging="360"/>
      </w:pPr>
      <w:r w:rsidDel="00000000" w:rsidR="00000000" w:rsidRPr="00000000">
        <w:rPr>
          <w:rtl w:val="0"/>
        </w:rPr>
        <w:t xml:space="preserve">Negative values or zero is an instant cast</w:t>
      </w:r>
    </w:p>
    <w:p w:rsidR="00000000" w:rsidDel="00000000" w:rsidP="00000000" w:rsidRDefault="00000000" w:rsidRPr="00000000" w14:paraId="000002DF">
      <w:pPr>
        <w:rPr>
          <w:b w:val="1"/>
          <w:bCs w:val="1"/>
          <w:color w:val="980000"/>
        </w:rPr>
      </w:pPr>
      <w:r w:rsidDel="00000000" w:rsidR="00000000" w:rsidRPr="00000000">
        <w:rPr>
          <w:b w:val="1"/>
          <w:bCs w:val="1"/>
          <w:color w:val="980000"/>
          <w:rtl w:val="0"/>
        </w:rPr>
        <w:t xml:space="preserve">Data - Number of Units Teleported</w:t>
      </w:r>
    </w:p>
    <w:p w:rsidR="00000000" w:rsidDel="00000000" w:rsidP="00000000" w:rsidRDefault="00000000" w:rsidRPr="00000000" w14:paraId="000002E0">
      <w:pPr>
        <w:numPr>
          <w:ilvl w:val="0"/>
          <w:numId w:val="80"/>
        </w:numPr>
        <w:spacing w:after="0" w:afterAutospacing="0"/>
        <w:ind w:left="720" w:hanging="360"/>
      </w:pPr>
      <w:r w:rsidDel="00000000" w:rsidR="00000000" w:rsidRPr="00000000">
        <w:rPr>
          <w:rtl w:val="0"/>
        </w:rPr>
        <w:t xml:space="preserve">-1 turns it into unlimited units teleport.</w:t>
      </w:r>
    </w:p>
    <w:p w:rsidR="00000000" w:rsidDel="00000000" w:rsidP="00000000" w:rsidRDefault="00000000" w:rsidRPr="00000000" w14:paraId="000002E1">
      <w:pPr>
        <w:numPr>
          <w:ilvl w:val="0"/>
          <w:numId w:val="80"/>
        </w:numPr>
        <w:spacing w:after="0" w:afterAutospacing="0"/>
        <w:ind w:left="720" w:hanging="360"/>
      </w:pPr>
      <w:r w:rsidDel="00000000" w:rsidR="00000000" w:rsidRPr="00000000">
        <w:rPr>
          <w:rtl w:val="0"/>
        </w:rPr>
        <w:t xml:space="preserve">Other negative values are treated as positive values.</w:t>
      </w:r>
    </w:p>
    <w:p w:rsidR="00000000" w:rsidDel="00000000" w:rsidP="00000000" w:rsidRDefault="00000000" w:rsidRPr="00000000" w14:paraId="000002E2">
      <w:pPr>
        <w:numPr>
          <w:ilvl w:val="0"/>
          <w:numId w:val="80"/>
        </w:numPr>
        <w:ind w:left="720" w:hanging="360"/>
      </w:pPr>
      <w:r w:rsidDel="00000000" w:rsidR="00000000" w:rsidRPr="00000000">
        <w:rPr>
          <w:rtl w:val="0"/>
        </w:rPr>
        <w:t xml:space="preserve">Setting it to zero causes only the Archmage to be teleported</w:t>
      </w:r>
    </w:p>
    <w:p w:rsidR="00000000" w:rsidDel="00000000" w:rsidP="00000000" w:rsidRDefault="00000000" w:rsidRPr="00000000" w14:paraId="000002E3">
      <w:pPr>
        <w:rPr>
          <w:b w:val="1"/>
          <w:bCs w:val="1"/>
          <w:color w:val="980000"/>
        </w:rPr>
      </w:pPr>
      <w:r w:rsidDel="00000000" w:rsidR="00000000" w:rsidRPr="00000000">
        <w:rPr>
          <w:b w:val="1"/>
          <w:bCs w:val="1"/>
          <w:color w:val="980000"/>
          <w:rtl w:val="0"/>
        </w:rPr>
        <w:t xml:space="preserve">Data - Teleport clustering</w:t>
      </w:r>
    </w:p>
    <w:p w:rsidR="00000000" w:rsidDel="00000000" w:rsidP="00000000" w:rsidRDefault="00000000" w:rsidRPr="00000000" w14:paraId="000002E4">
      <w:pPr>
        <w:numPr>
          <w:ilvl w:val="0"/>
          <w:numId w:val="80"/>
        </w:numPr>
        <w:spacing w:after="0" w:afterAutospacing="0"/>
        <w:ind w:left="720" w:hanging="360"/>
      </w:pPr>
      <w:r w:rsidDel="00000000" w:rsidR="00000000" w:rsidRPr="00000000">
        <w:rPr>
          <w:rtl w:val="0"/>
        </w:rPr>
        <w:t xml:space="preserve">Defines how the units are teleported.</w:t>
      </w:r>
    </w:p>
    <w:p w:rsidR="00000000" w:rsidDel="00000000" w:rsidP="00000000" w:rsidRDefault="00000000" w:rsidRPr="00000000" w14:paraId="000002E5">
      <w:pPr>
        <w:numPr>
          <w:ilvl w:val="0"/>
          <w:numId w:val="80"/>
        </w:numPr>
        <w:spacing w:after="0" w:afterAutospacing="0"/>
        <w:ind w:left="720" w:hanging="360"/>
      </w:pPr>
      <w:r w:rsidDel="00000000" w:rsidR="00000000" w:rsidRPr="00000000">
        <w:rPr>
          <w:rtl w:val="0"/>
        </w:rPr>
        <w:t xml:space="preserve">At true all the units will be “clustered” around the point of arrival.</w:t>
      </w:r>
    </w:p>
    <w:p w:rsidR="00000000" w:rsidDel="00000000" w:rsidP="00000000" w:rsidRDefault="00000000" w:rsidRPr="00000000" w14:paraId="000002E6">
      <w:pPr>
        <w:numPr>
          <w:ilvl w:val="0"/>
          <w:numId w:val="80"/>
        </w:numPr>
        <w:spacing w:after="0" w:afterAutospacing="0"/>
        <w:ind w:left="720" w:hanging="360"/>
      </w:pPr>
      <w:r w:rsidDel="00000000" w:rsidR="00000000" w:rsidRPr="00000000">
        <w:rPr>
          <w:rtl w:val="0"/>
        </w:rPr>
        <w:t xml:space="preserve">At false all units will be in the same spread as they were before the teleport, relative to the caster</w:t>
      </w:r>
    </w:p>
    <w:p w:rsidR="00000000" w:rsidDel="00000000" w:rsidP="00000000" w:rsidRDefault="00000000" w:rsidRPr="00000000" w14:paraId="000002E7">
      <w:pPr>
        <w:numPr>
          <w:ilvl w:val="0"/>
          <w:numId w:val="80"/>
        </w:numPr>
        <w:spacing w:after="0" w:afterAutospacing="0"/>
        <w:ind w:left="720" w:hanging="360"/>
      </w:pPr>
      <w:r w:rsidDel="00000000" w:rsidR="00000000" w:rsidRPr="00000000">
        <w:rPr>
          <w:rtl w:val="0"/>
        </w:rPr>
        <w:t xml:space="preserve">If the target unit is in a terrain with not sufficient pathable space for all units for landing, sometimes an error message “A unit could not be teleported” will be displayed and some units are left behind. Or sometimes the teleportation brings no unit at all with no error message. In narrow terrain, even with Teleport Clustering set to False the units will still be clustered.</w:t>
      </w:r>
    </w:p>
    <w:p w:rsidR="00000000" w:rsidDel="00000000" w:rsidP="00000000" w:rsidRDefault="00000000" w:rsidRPr="00000000" w14:paraId="000002E8">
      <w:pPr>
        <w:numPr>
          <w:ilvl w:val="1"/>
          <w:numId w:val="80"/>
        </w:numPr>
        <w:spacing w:after="0" w:afterAutospacing="0"/>
        <w:ind w:left="1440" w:hanging="360"/>
      </w:pPr>
      <w:r w:rsidDel="00000000" w:rsidR="00000000" w:rsidRPr="00000000">
        <w:rPr>
          <w:rtl w:val="0"/>
        </w:rPr>
        <w:t xml:space="preserve">When only some units are teleported, prioritize units with smaller collision sizes so that teleportation can transport most number of units in alloted space, taking into account the collision size of the target unit.</w:t>
      </w:r>
    </w:p>
    <w:p w:rsidR="00000000" w:rsidDel="00000000" w:rsidP="00000000" w:rsidRDefault="00000000" w:rsidRPr="00000000" w14:paraId="000002E9">
      <w:pPr>
        <w:numPr>
          <w:ilvl w:val="0"/>
          <w:numId w:val="80"/>
        </w:numPr>
        <w:spacing w:after="0" w:afterAutospacing="0"/>
        <w:ind w:left="720" w:hanging="360"/>
      </w:pPr>
      <w:r w:rsidDel="00000000" w:rsidR="00000000" w:rsidRPr="00000000">
        <w:rPr>
          <w:rtl w:val="0"/>
        </w:rPr>
        <w:t xml:space="preserve">If the target unit is within the teleportation range of the caster unit, the target unit simply repositions itself depending on Teleport Clustering</w:t>
      </w:r>
    </w:p>
    <w:p w:rsidR="00000000" w:rsidDel="00000000" w:rsidP="00000000" w:rsidRDefault="00000000" w:rsidRPr="00000000" w14:paraId="000002EA">
      <w:pPr>
        <w:numPr>
          <w:ilvl w:val="0"/>
          <w:numId w:val="80"/>
        </w:numPr>
        <w:spacing w:after="0" w:afterAutospacing="0"/>
        <w:ind w:left="720" w:hanging="360"/>
      </w:pPr>
      <w:r w:rsidDel="00000000" w:rsidR="00000000" w:rsidRPr="00000000">
        <w:rPr>
          <w:rtl w:val="0"/>
        </w:rPr>
        <w:t xml:space="preserve">Interrupt channeling, any ongoing abilities of transported units will be canceled.</w:t>
      </w:r>
    </w:p>
    <w:p w:rsidR="00000000" w:rsidDel="00000000" w:rsidP="00000000" w:rsidRDefault="00000000" w:rsidRPr="00000000" w14:paraId="000002EB">
      <w:pPr>
        <w:numPr>
          <w:ilvl w:val="0"/>
          <w:numId w:val="80"/>
        </w:numPr>
        <w:spacing w:after="0" w:afterAutospacing="0"/>
        <w:ind w:left="720" w:hanging="360"/>
      </w:pPr>
      <w:r w:rsidDel="00000000" w:rsidR="00000000" w:rsidRPr="00000000">
        <w:rPr>
          <w:rtl w:val="0"/>
        </w:rPr>
        <w:t xml:space="preserve">If the target unit becomes hidden for the duration, the transportation is canceled. Transformation does not cancel this ability.</w:t>
      </w:r>
    </w:p>
    <w:p w:rsidR="00000000" w:rsidDel="00000000" w:rsidP="00000000" w:rsidRDefault="00000000" w:rsidRPr="00000000" w14:paraId="000002EC">
      <w:pPr>
        <w:numPr>
          <w:ilvl w:val="0"/>
          <w:numId w:val="80"/>
        </w:numPr>
        <w:spacing w:after="0" w:afterAutospacing="0"/>
        <w:ind w:left="720" w:hanging="360"/>
      </w:pPr>
      <w:r w:rsidDel="00000000" w:rsidR="00000000" w:rsidRPr="00000000">
        <w:rPr>
          <w:rtl w:val="0"/>
        </w:rPr>
        <w:t xml:space="preserve">Disjoint projectiles.</w:t>
      </w:r>
    </w:p>
    <w:p w:rsidR="00000000" w:rsidDel="00000000" w:rsidP="00000000" w:rsidRDefault="00000000" w:rsidRPr="00000000" w14:paraId="000002ED">
      <w:pPr>
        <w:numPr>
          <w:ilvl w:val="0"/>
          <w:numId w:val="80"/>
        </w:numPr>
        <w:spacing w:after="0" w:afterAutospacing="0"/>
        <w:ind w:left="720" w:hanging="360"/>
      </w:pPr>
      <w:r w:rsidDel="00000000" w:rsidR="00000000" w:rsidRPr="00000000">
        <w:rPr>
          <w:rtl w:val="0"/>
        </w:rPr>
        <w:t xml:space="preserve">By default, the target unit is silenced with attack and move ability disabled but can be reenabled with triggers. If the target unit moves, the animation remains in the original position and when finishes transporting, all units will be moved to the target unit’s current position.</w:t>
      </w:r>
    </w:p>
    <w:p w:rsidR="00000000" w:rsidDel="00000000" w:rsidP="00000000" w:rsidRDefault="00000000" w:rsidRPr="00000000" w14:paraId="000002EE">
      <w:pPr>
        <w:numPr>
          <w:ilvl w:val="0"/>
          <w:numId w:val="80"/>
        </w:numPr>
        <w:spacing w:after="0" w:afterAutospacing="0"/>
        <w:ind w:left="720" w:hanging="360"/>
      </w:pPr>
      <w:r w:rsidDel="00000000" w:rsidR="00000000" w:rsidRPr="00000000">
        <w:rPr>
          <w:rtl w:val="0"/>
        </w:rPr>
        <w:t xml:space="preserve">Silence and Doom interrupt channeling, but does not affect the target unit.</w:t>
      </w:r>
    </w:p>
    <w:p w:rsidR="00000000" w:rsidDel="00000000" w:rsidP="00000000" w:rsidRDefault="00000000" w:rsidRPr="00000000" w14:paraId="000002EF">
      <w:pPr>
        <w:numPr>
          <w:ilvl w:val="0"/>
          <w:numId w:val="80"/>
        </w:numPr>
        <w:ind w:left="720" w:hanging="360"/>
      </w:pPr>
      <w:r w:rsidDel="00000000" w:rsidR="00000000" w:rsidRPr="00000000">
        <w:rPr>
          <w:rtl w:val="0"/>
        </w:rPr>
        <w:t xml:space="preserve">Affect allies with Spell Immunity.</w:t>
      </w:r>
    </w:p>
    <w:p w:rsidR="00000000" w:rsidDel="00000000" w:rsidP="00000000" w:rsidRDefault="00000000" w:rsidRPr="00000000" w14:paraId="000002F0">
      <w:pPr>
        <w:pStyle w:val="Heading2"/>
        <w:rPr>
          <w:color w:val="dd7e6b"/>
          <w:sz w:val="24"/>
          <w:szCs w:val="24"/>
        </w:rPr>
      </w:pPr>
      <w:bookmarkStart w:colFirst="0" w:colLast="0" w:name="_81wgn3k5kpf4" w:id="49"/>
      <w:bookmarkEnd w:id="49"/>
      <w:r w:rsidDel="00000000" w:rsidR="00000000" w:rsidRPr="00000000">
        <w:rPr>
          <w:rtl w:val="0"/>
        </w:rPr>
        <w:t xml:space="preserve">-Phoenix </w:t>
        <w:br w:type="textWrapping"/>
      </w:r>
      <w:r w:rsidDel="00000000" w:rsidR="00000000" w:rsidRPr="00000000">
        <w:rPr>
          <w:color w:val="dd7e6b"/>
          <w:sz w:val="24"/>
          <w:szCs w:val="24"/>
          <w:rtl w:val="0"/>
        </w:rPr>
        <w:t xml:space="preserve">‘AHpx’</w:t>
      </w:r>
    </w:p>
    <w:p w:rsidR="00000000" w:rsidDel="00000000" w:rsidP="00000000" w:rsidRDefault="00000000" w:rsidRPr="00000000" w14:paraId="000002F1">
      <w:pPr>
        <w:rPr/>
      </w:pPr>
      <w:sdt>
        <w:sdtPr>
          <w:alias w:val="WE Ability tag"/>
          <w:id w:val="2123727567"/>
          <w:dropDownList w:lastValue="Summ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Summon</w:t>
          </w:r>
        </w:sdtContent>
      </w:sdt>
      <w:r w:rsidDel="00000000" w:rsidR="00000000" w:rsidRPr="00000000">
        <w:rPr>
          <w:rtl w:val="0"/>
        </w:rPr>
      </w:r>
    </w:p>
    <w:p w:rsidR="00000000" w:rsidDel="00000000" w:rsidP="00000000" w:rsidRDefault="00000000" w:rsidRPr="00000000" w14:paraId="000002F2">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2F3">
      <w:pPr>
        <w:numPr>
          <w:ilvl w:val="0"/>
          <w:numId w:val="80"/>
        </w:numPr>
        <w:spacing w:after="0" w:afterAutospacing="0"/>
        <w:ind w:left="720" w:hanging="360"/>
      </w:pPr>
      <w:r w:rsidDel="00000000" w:rsidR="00000000" w:rsidRPr="00000000">
        <w:rPr>
          <w:rtl w:val="0"/>
        </w:rPr>
        <w:t xml:space="preserve">Area below 0 summons behind the summoner</w:t>
      </w:r>
    </w:p>
    <w:p w:rsidR="00000000" w:rsidDel="00000000" w:rsidP="00000000" w:rsidRDefault="00000000" w:rsidRPr="00000000" w14:paraId="000002F4">
      <w:pPr>
        <w:numPr>
          <w:ilvl w:val="0"/>
          <w:numId w:val="80"/>
        </w:numPr>
        <w:ind w:left="720" w:hanging="360"/>
      </w:pPr>
      <w:r w:rsidDel="00000000" w:rsidR="00000000" w:rsidRPr="00000000">
        <w:rPr>
          <w:rtl w:val="0"/>
        </w:rPr>
        <w:t xml:space="preserve">Seems to unsummon the previous phoenix without triggering its egg form</w:t>
      </w:r>
    </w:p>
    <w:p w:rsidR="00000000" w:rsidDel="00000000" w:rsidP="00000000" w:rsidRDefault="00000000" w:rsidRPr="00000000" w14:paraId="000002F5">
      <w:pPr>
        <w:pStyle w:val="Heading2"/>
        <w:rPr>
          <w:color w:val="dd7e6b"/>
          <w:sz w:val="24"/>
          <w:szCs w:val="24"/>
        </w:rPr>
      </w:pPr>
      <w:bookmarkStart w:colFirst="0" w:colLast="0" w:name="_t3zkislyi5fa" w:id="50"/>
      <w:bookmarkEnd w:id="50"/>
      <w:r w:rsidDel="00000000" w:rsidR="00000000" w:rsidRPr="00000000">
        <w:rPr>
          <w:rtl w:val="0"/>
        </w:rPr>
        <w:t xml:space="preserve">-Resurrection </w:t>
        <w:br w:type="textWrapping"/>
      </w:r>
      <w:r w:rsidDel="00000000" w:rsidR="00000000" w:rsidRPr="00000000">
        <w:rPr>
          <w:color w:val="dd7e6b"/>
          <w:sz w:val="24"/>
          <w:szCs w:val="24"/>
          <w:rtl w:val="0"/>
        </w:rPr>
        <w:t xml:space="preserve">‘AHre’</w:t>
      </w:r>
    </w:p>
    <w:p w:rsidR="00000000" w:rsidDel="00000000" w:rsidP="00000000" w:rsidRDefault="00000000" w:rsidRPr="00000000" w14:paraId="000002F6">
      <w:pPr>
        <w:rPr/>
      </w:pPr>
      <w:sdt>
        <w:sdtPr>
          <w:alias w:val="WE Ability tag"/>
          <w:id w:val="394799399"/>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sdt>
        <w:sdtPr>
          <w:alias w:val="WE Ability tag"/>
          <w:id w:val="-357942484"/>
          <w:dropDownList w:lastValue="Summ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Summon</w:t>
          </w:r>
        </w:sdtContent>
      </w:sdt>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2F8">
      <w:pPr>
        <w:numPr>
          <w:ilvl w:val="0"/>
          <w:numId w:val="80"/>
        </w:numPr>
        <w:spacing w:after="0" w:afterAutospacing="0"/>
        <w:ind w:left="720" w:hanging="360"/>
      </w:pPr>
      <w:r w:rsidDel="00000000" w:rsidR="00000000" w:rsidRPr="00000000">
        <w:rPr>
          <w:rtl w:val="0"/>
        </w:rPr>
        <w:t xml:space="preserve">Can't Revive Heroes</w:t>
      </w:r>
    </w:p>
    <w:p w:rsidR="00000000" w:rsidDel="00000000" w:rsidP="00000000" w:rsidRDefault="00000000" w:rsidRPr="00000000" w14:paraId="000002F9">
      <w:pPr>
        <w:numPr>
          <w:ilvl w:val="1"/>
          <w:numId w:val="80"/>
        </w:numPr>
        <w:spacing w:after="0" w:afterAutospacing="0"/>
        <w:ind w:left="1440" w:hanging="360"/>
      </w:pPr>
      <w:r w:rsidDel="00000000" w:rsidR="00000000" w:rsidRPr="00000000">
        <w:rPr>
          <w:rtl w:val="0"/>
        </w:rPr>
        <w:t xml:space="preserve">Still true even when the Hero has </w:t>
      </w:r>
      <w:r w:rsidDel="00000000" w:rsidR="00000000" w:rsidRPr="00000000">
        <w:rPr>
          <w:i w:val="1"/>
          <w:iCs w:val="1"/>
          <w:rtl w:val="0"/>
        </w:rPr>
        <w:t xml:space="preserve">Combat - Death Type</w:t>
      </w:r>
      <w:r w:rsidDel="00000000" w:rsidR="00000000" w:rsidRPr="00000000">
        <w:rPr>
          <w:rtl w:val="0"/>
        </w:rPr>
        <w:t xml:space="preserve"> set to </w:t>
      </w:r>
      <w:r w:rsidDel="00000000" w:rsidR="00000000" w:rsidRPr="00000000">
        <w:rPr>
          <w:i w:val="1"/>
          <w:iCs w:val="1"/>
          <w:rtl w:val="0"/>
        </w:rPr>
        <w:t xml:space="preserve">Can raise, Doesn’t decay</w:t>
      </w:r>
      <w:r w:rsidDel="00000000" w:rsidR="00000000" w:rsidRPr="00000000">
        <w:rPr>
          <w:rtl w:val="0"/>
        </w:rPr>
        <w:t xml:space="preserve">.</w:t>
      </w:r>
    </w:p>
    <w:p w:rsidR="00000000" w:rsidDel="00000000" w:rsidP="00000000" w:rsidRDefault="00000000" w:rsidRPr="00000000" w14:paraId="000002FA">
      <w:pPr>
        <w:numPr>
          <w:ilvl w:val="0"/>
          <w:numId w:val="80"/>
        </w:numPr>
        <w:spacing w:after="0" w:afterAutospacing="0"/>
        <w:ind w:left="720" w:hanging="360"/>
      </w:pPr>
      <w:r w:rsidDel="00000000" w:rsidR="00000000" w:rsidRPr="00000000">
        <w:rPr>
          <w:rtl w:val="0"/>
        </w:rPr>
        <w:t xml:space="preserve">Can Revive Units from any Player if wanted, they won't change their owner.</w:t>
      </w:r>
    </w:p>
    <w:p w:rsidR="00000000" w:rsidDel="00000000" w:rsidP="00000000" w:rsidRDefault="00000000" w:rsidRPr="00000000" w14:paraId="000002FB">
      <w:pPr>
        <w:numPr>
          <w:ilvl w:val="0"/>
          <w:numId w:val="80"/>
        </w:numPr>
        <w:spacing w:after="0" w:afterAutospacing="0"/>
        <w:ind w:left="720" w:hanging="360"/>
      </w:pPr>
      <w:r w:rsidDel="00000000" w:rsidR="00000000" w:rsidRPr="00000000">
        <w:rPr>
          <w:rtl w:val="0"/>
        </w:rPr>
        <w:t xml:space="preserve">Triggers the "Summons an Unit" Event for each unit revived.</w:t>
      </w:r>
    </w:p>
    <w:p w:rsidR="00000000" w:rsidDel="00000000" w:rsidP="00000000" w:rsidRDefault="00000000" w:rsidRPr="00000000" w14:paraId="000002FC">
      <w:pPr>
        <w:numPr>
          <w:ilvl w:val="0"/>
          <w:numId w:val="80"/>
        </w:numPr>
        <w:spacing w:after="0" w:afterAutospacing="0"/>
        <w:ind w:left="720" w:hanging="360"/>
      </w:pPr>
      <w:r w:rsidDel="00000000" w:rsidR="00000000" w:rsidRPr="00000000">
        <w:rPr>
          <w:rtl w:val="0"/>
        </w:rPr>
        <w:t xml:space="preserve">The Units keep their HandleId and trigger added Abilities, but triggerly added Inventory (and maybe some other abilities) will disappear. </w:t>
      </w:r>
      <w:sdt>
        <w:sdtPr>
          <w:alias w:val="Named contributors"/>
          <w:id w:val="1296683602"/>
          <w:dropDownList w:lastValue="Prometheus3375">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Prometheus3375</w:t>
          </w:r>
        </w:sdtContent>
      </w:sdt>
      <w:r w:rsidDel="00000000" w:rsidR="00000000" w:rsidRPr="00000000">
        <w:rPr>
          <w:rtl w:val="0"/>
        </w:rPr>
      </w:r>
    </w:p>
    <w:p w:rsidR="00000000" w:rsidDel="00000000" w:rsidP="00000000" w:rsidRDefault="00000000" w:rsidRPr="00000000" w14:paraId="000002FD">
      <w:pPr>
        <w:numPr>
          <w:ilvl w:val="0"/>
          <w:numId w:val="80"/>
        </w:numPr>
        <w:spacing w:after="0" w:afterAutospacing="0"/>
        <w:ind w:left="720" w:hanging="360"/>
      </w:pPr>
      <w:r w:rsidDel="00000000" w:rsidR="00000000" w:rsidRPr="00000000">
        <w:rPr>
          <w:rtl w:val="0"/>
        </w:rPr>
        <w:t xml:space="preserve">Resurrection does prefer units with higher levels</w:t>
      </w:r>
    </w:p>
    <w:p w:rsidR="00000000" w:rsidDel="00000000" w:rsidP="00000000" w:rsidRDefault="00000000" w:rsidRPr="00000000" w14:paraId="000002FE">
      <w:pPr>
        <w:numPr>
          <w:ilvl w:val="0"/>
          <w:numId w:val="80"/>
        </w:numPr>
        <w:ind w:left="720" w:hanging="360"/>
      </w:pPr>
      <w:r w:rsidDel="00000000" w:rsidR="00000000" w:rsidRPr="00000000">
        <w:rPr>
          <w:rtl w:val="0"/>
        </w:rPr>
        <w:t xml:space="preserve">After sorting by the highest level, the units closest to the caster are revived </w:t>
      </w:r>
      <w:sdt>
        <w:sdtPr>
          <w:alias w:val="Named contributors"/>
          <w:id w:val="-437774308"/>
          <w:dropDownList w:lastValue="Somen00b">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Somen00b</w:t>
          </w:r>
        </w:sdtContent>
      </w:sdt>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300">
      <w:pPr>
        <w:numPr>
          <w:ilvl w:val="0"/>
          <w:numId w:val="28"/>
        </w:numPr>
        <w:ind w:left="720" w:hanging="360"/>
      </w:pPr>
      <w:r w:rsidDel="00000000" w:rsidR="00000000" w:rsidRPr="00000000">
        <w:rPr>
          <w:rtl w:val="0"/>
        </w:rPr>
        <w:t xml:space="preserve">Cast if there are friendly dead units nearby. AI will not cast if the caster has Locust</w:t>
      </w:r>
    </w:p>
    <w:p w:rsidR="00000000" w:rsidDel="00000000" w:rsidP="00000000" w:rsidRDefault="00000000" w:rsidRPr="00000000" w14:paraId="00000301">
      <w:pPr>
        <w:rPr>
          <w:b w:val="1"/>
          <w:bCs w:val="1"/>
          <w:color w:val="980000"/>
        </w:rPr>
      </w:pPr>
      <w:r w:rsidDel="00000000" w:rsidR="00000000" w:rsidRPr="00000000">
        <w:rPr>
          <w:b w:val="1"/>
          <w:bCs w:val="1"/>
          <w:color w:val="980000"/>
          <w:rtl w:val="0"/>
        </w:rPr>
        <w:t xml:space="preserve">Amount of Revived Units</w:t>
      </w:r>
    </w:p>
    <w:p w:rsidR="00000000" w:rsidDel="00000000" w:rsidP="00000000" w:rsidRDefault="00000000" w:rsidRPr="00000000" w14:paraId="00000302">
      <w:pPr>
        <w:numPr>
          <w:ilvl w:val="0"/>
          <w:numId w:val="80"/>
        </w:numPr>
        <w:spacing w:after="0" w:afterAutospacing="0"/>
        <w:ind w:left="720" w:hanging="360"/>
      </w:pPr>
      <w:r w:rsidDel="00000000" w:rsidR="00000000" w:rsidRPr="00000000">
        <w:rPr>
          <w:rtl w:val="0"/>
        </w:rPr>
        <w:t xml:space="preserve">Below 1 no Unit is Revived, but the Spell is only used if there are corpses around.</w:t>
      </w:r>
      <w:r w:rsidDel="00000000" w:rsidR="00000000" w:rsidRPr="00000000">
        <w:rPr>
          <w:rtl w:val="0"/>
        </w:rPr>
      </w:r>
    </w:p>
    <w:p w:rsidR="00000000" w:rsidDel="00000000" w:rsidP="00000000" w:rsidRDefault="00000000" w:rsidRPr="00000000" w14:paraId="00000303">
      <w:pPr>
        <w:numPr>
          <w:ilvl w:val="0"/>
          <w:numId w:val="80"/>
        </w:numPr>
        <w:ind w:left="720" w:hanging="360"/>
      </w:pPr>
      <w:commentRangeStart w:id="12"/>
      <w:r w:rsidDel="00000000" w:rsidR="00000000" w:rsidRPr="00000000">
        <w:rPr>
          <w:rtl w:val="0"/>
        </w:rPr>
        <w:t xml:space="preserve">Appears to have no upper limit on the number of corpses that can be revived (tested with 999 corpses and all were revived)</w:t>
      </w:r>
      <w:commentRangeEnd w:id="12"/>
      <w:r w:rsidDel="00000000" w:rsidR="00000000" w:rsidRPr="00000000">
        <w:commentReference w:id="12"/>
      </w:r>
      <w:r w:rsidDel="00000000" w:rsidR="00000000" w:rsidRPr="00000000">
        <w:rPr>
          <w:rtl w:val="0"/>
        </w:rPr>
        <w:t xml:space="preserve"> </w:t>
      </w:r>
      <w:sdt>
        <w:sdtPr>
          <w:alias w:val="Named contributors"/>
          <w:id w:val="-1370009743"/>
          <w:dropDownList w:lastValue="KitsuneTailsProw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KitsuneTailsPrower</w:t>
          </w:r>
        </w:sdtContent>
      </w:sdt>
      <w:r w:rsidDel="00000000" w:rsidR="00000000" w:rsidRPr="00000000">
        <w:rPr>
          <w:rtl w:val="0"/>
        </w:rPr>
      </w:r>
    </w:p>
    <w:p w:rsidR="00000000" w:rsidDel="00000000" w:rsidP="00000000" w:rsidRDefault="00000000" w:rsidRPr="00000000" w14:paraId="00000304">
      <w:pPr>
        <w:pStyle w:val="Heading2"/>
        <w:rPr>
          <w:color w:val="dd7e6b"/>
          <w:sz w:val="24"/>
          <w:szCs w:val="24"/>
        </w:rPr>
      </w:pPr>
      <w:bookmarkStart w:colFirst="0" w:colLast="0" w:name="_fkvcv3xdghz5" w:id="51"/>
      <w:bookmarkEnd w:id="51"/>
      <w:r w:rsidDel="00000000" w:rsidR="00000000" w:rsidRPr="00000000">
        <w:rPr>
          <w:rtl w:val="0"/>
        </w:rPr>
        <w:t xml:space="preserve">-Siphon Mana </w:t>
        <w:br w:type="textWrapping"/>
      </w:r>
      <w:r w:rsidDel="00000000" w:rsidR="00000000" w:rsidRPr="00000000">
        <w:rPr>
          <w:color w:val="dd7e6b"/>
          <w:sz w:val="24"/>
          <w:szCs w:val="24"/>
          <w:rtl w:val="0"/>
        </w:rPr>
        <w:t xml:space="preserve">‘AHdr’</w:t>
      </w:r>
    </w:p>
    <w:p w:rsidR="00000000" w:rsidDel="00000000" w:rsidP="00000000" w:rsidRDefault="00000000" w:rsidRPr="00000000" w14:paraId="00000305">
      <w:pPr>
        <w:rPr/>
      </w:pPr>
      <w:sdt>
        <w:sdtPr>
          <w:alias w:val="WE Ability tag"/>
          <w:id w:val="983721222"/>
          <w:dropDownList w:lastValue="Mana Drai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Mana Drain</w:t>
          </w:r>
        </w:sdtContent>
      </w:sdt>
      <w:sdt>
        <w:sdtPr>
          <w:alias w:val="WE Ability tag"/>
          <w:id w:val="321955622"/>
          <w:dropDownList w:lastValue="Mana Rege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Mana Regen</w:t>
          </w:r>
        </w:sdtContent>
      </w:sdt>
      <w:sdt>
        <w:sdtPr>
          <w:alias w:val="WE Ability tag"/>
          <w:id w:val="1402212576"/>
          <w:dropDownList w:lastValue="Hea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w:t>
          </w:r>
        </w:sdtContent>
      </w:sdt>
      <w:sdt>
        <w:sdtPr>
          <w:alias w:val="WE Ability tag"/>
          <w:id w:val="1335754908"/>
          <w:dropDownList w:lastValue="Healing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 Over Time</w:t>
          </w:r>
        </w:sdtContent>
      </w:sdt>
      <w:sdt>
        <w:sdtPr>
          <w:alias w:val="WE Ability tag"/>
          <w:id w:val="-1333139262"/>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r w:rsidDel="00000000" w:rsidR="00000000" w:rsidRPr="00000000">
        <w:rPr>
          <w:rtl w:val="0"/>
        </w:rPr>
      </w:r>
    </w:p>
    <w:p w:rsidR="00000000" w:rsidDel="00000000" w:rsidP="00000000" w:rsidRDefault="00000000" w:rsidRPr="00000000" w14:paraId="00000306">
      <w:pPr>
        <w:rPr/>
      </w:pPr>
      <w:r w:rsidDel="00000000" w:rsidR="00000000" w:rsidRPr="00000000">
        <w:rPr>
          <w:color w:val="ff9900"/>
          <w:sz w:val="12"/>
          <w:szCs w:val="12"/>
          <w:rtl w:val="0"/>
        </w:rPr>
        <w:t xml:space="preserve">Succ! Slurp, and other non sexual and sexual slurping noises.</w:t>
      </w: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308">
      <w:pPr>
        <w:numPr>
          <w:ilvl w:val="0"/>
          <w:numId w:val="80"/>
        </w:numPr>
        <w:spacing w:after="0" w:afterAutospacing="0"/>
        <w:ind w:left="720" w:hanging="360"/>
      </w:pPr>
      <w:r w:rsidDel="00000000" w:rsidR="00000000" w:rsidRPr="00000000">
        <w:rPr>
          <w:rtl w:val="0"/>
        </w:rPr>
        <w:t xml:space="preserve">If you set any field in Bonus Mana Decay, Bonus Mana Factor, Mana Points Drained, Mana Transfered Per Second, Drain Interval to 0, it will cause a bug that you cannot target enemy and ally even if you set Targets Allowed field properly. If you want to use it for visual effect of Dummy units without using Lightning, set all these fields to 0.01, it will not cause any noticeable effect on the unit other than the visual effect. (1.31.1.12173)  </w:t>
      </w:r>
      <w:sdt>
        <w:sdtPr>
          <w:alias w:val="Named contributors"/>
          <w:id w:val="206842835"/>
          <w:dropDownList w:lastValue="Akaiharuki">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Akaiharuki</w:t>
          </w:r>
        </w:sdtContent>
      </w:sdt>
      <w:r w:rsidDel="00000000" w:rsidR="00000000" w:rsidRPr="00000000">
        <w:rPr>
          <w:rtl w:val="0"/>
        </w:rPr>
      </w:r>
    </w:p>
    <w:p w:rsidR="00000000" w:rsidDel="00000000" w:rsidP="00000000" w:rsidRDefault="00000000" w:rsidRPr="00000000" w14:paraId="00000309">
      <w:pPr>
        <w:numPr>
          <w:ilvl w:val="0"/>
          <w:numId w:val="80"/>
        </w:numPr>
        <w:spacing w:after="0" w:afterAutospacing="0"/>
        <w:ind w:left="720" w:hanging="360"/>
      </w:pPr>
      <w:r w:rsidDel="00000000" w:rsidR="00000000" w:rsidRPr="00000000">
        <w:rPr>
          <w:rtl w:val="0"/>
        </w:rPr>
        <w:t xml:space="preserve">Requires a gameplay constant to be changed to allow mana transfer, otherwise it can only steal/give the mana.</w:t>
      </w:r>
    </w:p>
    <w:p w:rsidR="00000000" w:rsidDel="00000000" w:rsidP="00000000" w:rsidRDefault="00000000" w:rsidRPr="00000000" w14:paraId="0000030A">
      <w:pPr>
        <w:numPr>
          <w:ilvl w:val="1"/>
          <w:numId w:val="80"/>
        </w:numPr>
        <w:spacing w:after="0" w:afterAutospacing="0"/>
        <w:ind w:left="1440" w:hanging="360"/>
      </w:pPr>
      <w:r w:rsidDel="00000000" w:rsidR="00000000" w:rsidRPr="00000000">
        <w:rPr>
          <w:rtl w:val="0"/>
        </w:rPr>
        <w:t xml:space="preserve">When set to True with appropriate Targets Allowed field settings, allows you to transfer mana to allies, and still drains mana from enemies. (You can’t give mana to enemies this way). This behavior appears to be hard-coded.</w:t>
      </w:r>
    </w:p>
    <w:p w:rsidR="00000000" w:rsidDel="00000000" w:rsidP="00000000" w:rsidRDefault="00000000" w:rsidRPr="00000000" w14:paraId="0000030B">
      <w:pPr>
        <w:numPr>
          <w:ilvl w:val="1"/>
          <w:numId w:val="80"/>
        </w:numPr>
        <w:ind w:left="1440" w:hanging="360"/>
      </w:pPr>
      <w:r w:rsidDel="00000000" w:rsidR="00000000" w:rsidRPr="00000000">
        <w:rPr>
          <w:rtl w:val="0"/>
        </w:rPr>
        <w:t xml:space="preserve">In Gameplay Constants - Drain Transfers Life/Mana may by default appear with Value: True with black color. But you have to set it to True again with the field turns purple to take effect on allies. (1.31.1.12173) (Akaiharuki)</w:t>
      </w:r>
    </w:p>
    <w:p w:rsidR="00000000" w:rsidDel="00000000" w:rsidP="00000000" w:rsidRDefault="00000000" w:rsidRPr="00000000" w14:paraId="0000030C">
      <w:pPr>
        <w:rPr>
          <w:b w:val="1"/>
          <w:bCs w:val="1"/>
          <w:color w:val="980000"/>
        </w:rPr>
      </w:pPr>
      <w:r w:rsidDel="00000000" w:rsidR="00000000" w:rsidRPr="00000000">
        <w:rPr>
          <w:b w:val="1"/>
          <w:bCs w:val="1"/>
          <w:color w:val="980000"/>
          <w:rtl w:val="0"/>
        </w:rPr>
        <w:t xml:space="preserve">Mana/Hit Points Drained</w:t>
      </w:r>
    </w:p>
    <w:p w:rsidR="00000000" w:rsidDel="00000000" w:rsidP="00000000" w:rsidRDefault="00000000" w:rsidRPr="00000000" w14:paraId="0000030D">
      <w:pPr>
        <w:numPr>
          <w:ilvl w:val="0"/>
          <w:numId w:val="80"/>
        </w:numPr>
        <w:spacing w:after="0" w:afterAutospacing="0"/>
        <w:ind w:left="720" w:hanging="360"/>
      </w:pPr>
      <w:r w:rsidDel="00000000" w:rsidR="00000000" w:rsidRPr="00000000">
        <w:rPr>
          <w:rtl w:val="0"/>
        </w:rPr>
        <w:t xml:space="preserve">Defines how many points are transferred every </w:t>
      </w:r>
      <w:r w:rsidDel="00000000" w:rsidR="00000000" w:rsidRPr="00000000">
        <w:rPr>
          <w:i w:val="1"/>
          <w:iCs w:val="1"/>
          <w:rtl w:val="0"/>
        </w:rPr>
        <w:t xml:space="preserve">Draw Interval (seconds)</w:t>
      </w:r>
    </w:p>
    <w:p w:rsidR="00000000" w:rsidDel="00000000" w:rsidP="00000000" w:rsidRDefault="00000000" w:rsidRPr="00000000" w14:paraId="0000030E">
      <w:pPr>
        <w:numPr>
          <w:ilvl w:val="0"/>
          <w:numId w:val="80"/>
        </w:numPr>
        <w:spacing w:after="0" w:afterAutospacing="0"/>
        <w:ind w:left="720" w:hanging="360"/>
      </w:pPr>
      <w:r w:rsidDel="00000000" w:rsidR="00000000" w:rsidRPr="00000000">
        <w:rPr>
          <w:rtl w:val="0"/>
        </w:rPr>
        <w:t xml:space="preserve">Anything above 0 causes the caster to gain mana/health and the target to lose mana/health</w:t>
      </w:r>
    </w:p>
    <w:p w:rsidR="00000000" w:rsidDel="00000000" w:rsidP="00000000" w:rsidRDefault="00000000" w:rsidRPr="00000000" w14:paraId="0000030F">
      <w:pPr>
        <w:numPr>
          <w:ilvl w:val="0"/>
          <w:numId w:val="80"/>
        </w:numPr>
        <w:spacing w:after="0" w:afterAutospacing="0"/>
        <w:ind w:left="720" w:hanging="360"/>
      </w:pPr>
      <w:r w:rsidDel="00000000" w:rsidR="00000000" w:rsidRPr="00000000">
        <w:rPr>
          <w:rtl w:val="0"/>
        </w:rPr>
        <w:t xml:space="preserve">Anything below 0 causes the caster to lose mana/health and the target to gain mana/health</w:t>
      </w:r>
    </w:p>
    <w:p w:rsidR="00000000" w:rsidDel="00000000" w:rsidP="00000000" w:rsidRDefault="00000000" w:rsidRPr="00000000" w14:paraId="00000310">
      <w:pPr>
        <w:numPr>
          <w:ilvl w:val="0"/>
          <w:numId w:val="80"/>
        </w:numPr>
        <w:ind w:left="720" w:hanging="360"/>
      </w:pPr>
      <w:r w:rsidDel="00000000" w:rsidR="00000000" w:rsidRPr="00000000">
        <w:rPr>
          <w:rtl w:val="0"/>
        </w:rPr>
        <w:t xml:space="preserve">Deals Unknown type damage</w:t>
      </w:r>
    </w:p>
    <w:p w:rsidR="00000000" w:rsidDel="00000000" w:rsidP="00000000" w:rsidRDefault="00000000" w:rsidRPr="00000000" w14:paraId="00000311">
      <w:pPr>
        <w:rPr>
          <w:color w:val="980000"/>
        </w:rPr>
      </w:pPr>
      <w:r w:rsidDel="00000000" w:rsidR="00000000" w:rsidRPr="00000000">
        <w:rPr>
          <w:b w:val="1"/>
          <w:bCs w:val="1"/>
          <w:color w:val="980000"/>
          <w:rtl w:val="0"/>
        </w:rPr>
        <w:t xml:space="preserve">Mana Points Drained</w:t>
      </w:r>
      <w:r w:rsidDel="00000000" w:rsidR="00000000" w:rsidRPr="00000000">
        <w:rPr>
          <w:rtl w:val="0"/>
        </w:rPr>
      </w:r>
    </w:p>
    <w:p w:rsidR="00000000" w:rsidDel="00000000" w:rsidP="00000000" w:rsidRDefault="00000000" w:rsidRPr="00000000" w14:paraId="00000312">
      <w:pPr>
        <w:numPr>
          <w:ilvl w:val="0"/>
          <w:numId w:val="80"/>
        </w:numPr>
        <w:spacing w:after="0" w:afterAutospacing="0"/>
        <w:ind w:left="720" w:hanging="360"/>
      </w:pPr>
      <w:r w:rsidDel="00000000" w:rsidR="00000000" w:rsidRPr="00000000">
        <w:rPr>
          <w:rtl w:val="0"/>
        </w:rPr>
        <w:t xml:space="preserve">0.00 wont allow targeting enemies.</w:t>
      </w:r>
    </w:p>
    <w:p w:rsidR="00000000" w:rsidDel="00000000" w:rsidP="00000000" w:rsidRDefault="00000000" w:rsidRPr="00000000" w14:paraId="00000313">
      <w:pPr>
        <w:numPr>
          <w:ilvl w:val="0"/>
          <w:numId w:val="80"/>
        </w:numPr>
        <w:ind w:left="720" w:hanging="360"/>
      </w:pPr>
      <w:r w:rsidDel="00000000" w:rsidR="00000000" w:rsidRPr="00000000">
        <w:rPr>
          <w:rtl w:val="0"/>
        </w:rPr>
        <w:t xml:space="preserve">Setting this during run-time alters behaviour accordingly </w:t>
      </w:r>
      <w:sdt>
        <w:sdtPr>
          <w:alias w:val="Named contributors"/>
          <w:id w:val="1860887558"/>
          <w:dropDownList w:lastValue="Duckfart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Duckfarter</w:t>
          </w:r>
        </w:sdtContent>
      </w:sdt>
      <w:r w:rsidDel="00000000" w:rsidR="00000000" w:rsidRPr="00000000">
        <w:rPr>
          <w:rtl w:val="0"/>
        </w:rPr>
      </w:r>
    </w:p>
    <w:p w:rsidR="00000000" w:rsidDel="00000000" w:rsidP="00000000" w:rsidRDefault="00000000" w:rsidRPr="00000000" w14:paraId="00000314">
      <w:pPr>
        <w:rPr>
          <w:b w:val="1"/>
          <w:bCs w:val="1"/>
          <w:color w:val="980000"/>
        </w:rPr>
      </w:pPr>
      <w:r w:rsidDel="00000000" w:rsidR="00000000" w:rsidRPr="00000000">
        <w:rPr>
          <w:b w:val="1"/>
          <w:bCs w:val="1"/>
          <w:color w:val="980000"/>
          <w:rtl w:val="0"/>
        </w:rPr>
        <w:t xml:space="preserve">Mana Transferred Per Second</w:t>
      </w:r>
    </w:p>
    <w:p w:rsidR="00000000" w:rsidDel="00000000" w:rsidP="00000000" w:rsidRDefault="00000000" w:rsidRPr="00000000" w14:paraId="00000315">
      <w:pPr>
        <w:numPr>
          <w:ilvl w:val="0"/>
          <w:numId w:val="80"/>
        </w:numPr>
        <w:spacing w:after="0" w:afterAutospacing="0"/>
        <w:ind w:left="720" w:hanging="360"/>
      </w:pPr>
      <w:r w:rsidDel="00000000" w:rsidR="00000000" w:rsidRPr="00000000">
        <w:rPr>
          <w:rtl w:val="0"/>
        </w:rPr>
        <w:t xml:space="preserve">0.00 wont allow targeting allies</w:t>
      </w:r>
    </w:p>
    <w:p w:rsidR="00000000" w:rsidDel="00000000" w:rsidP="00000000" w:rsidRDefault="00000000" w:rsidRPr="00000000" w14:paraId="00000316">
      <w:pPr>
        <w:numPr>
          <w:ilvl w:val="0"/>
          <w:numId w:val="80"/>
        </w:numPr>
        <w:ind w:left="720" w:hanging="360"/>
      </w:pPr>
      <w:r w:rsidDel="00000000" w:rsidR="00000000" w:rsidRPr="00000000">
        <w:rPr>
          <w:rtl w:val="0"/>
        </w:rPr>
        <w:t xml:space="preserve">Setting this during run-time alters behaviour accordingly </w:t>
      </w:r>
      <w:sdt>
        <w:sdtPr>
          <w:alias w:val="Named contributors"/>
          <w:id w:val="-409461077"/>
          <w:dropDownList w:lastValue="Duckfart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Duckfarter</w:t>
          </w:r>
        </w:sdtContent>
      </w:sdt>
      <w:r w:rsidDel="00000000" w:rsidR="00000000" w:rsidRPr="00000000">
        <w:rPr>
          <w:rtl w:val="0"/>
        </w:rPr>
      </w:r>
    </w:p>
    <w:p w:rsidR="00000000" w:rsidDel="00000000" w:rsidP="00000000" w:rsidRDefault="00000000" w:rsidRPr="00000000" w14:paraId="00000317">
      <w:pPr>
        <w:pStyle w:val="Heading2"/>
        <w:rPr>
          <w:color w:val="dd7e6b"/>
          <w:sz w:val="24"/>
          <w:szCs w:val="24"/>
        </w:rPr>
      </w:pPr>
      <w:bookmarkStart w:colFirst="0" w:colLast="0" w:name="_eihzvd9r20yk" w:id="52"/>
      <w:bookmarkEnd w:id="52"/>
      <w:r w:rsidDel="00000000" w:rsidR="00000000" w:rsidRPr="00000000">
        <w:rPr>
          <w:rtl w:val="0"/>
        </w:rPr>
        <w:t xml:space="preserve">-Storm Bolt </w:t>
        <w:br w:type="textWrapping"/>
      </w:r>
      <w:r w:rsidDel="00000000" w:rsidR="00000000" w:rsidRPr="00000000">
        <w:rPr>
          <w:color w:val="dd7e6b"/>
          <w:sz w:val="24"/>
          <w:szCs w:val="24"/>
          <w:rtl w:val="0"/>
        </w:rPr>
        <w:t xml:space="preserve">‘AHtb’</w:t>
      </w:r>
    </w:p>
    <w:p w:rsidR="00000000" w:rsidDel="00000000" w:rsidP="00000000" w:rsidRDefault="00000000" w:rsidRPr="00000000" w14:paraId="00000318">
      <w:pPr>
        <w:rPr/>
      </w:pPr>
      <w:sdt>
        <w:sdtPr>
          <w:alias w:val="WE Ability tag"/>
          <w:id w:val="-1619867731"/>
          <w:dropDownList w:lastValue="Hea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w:t>
          </w:r>
        </w:sdtContent>
      </w:sdt>
      <w:sdt>
        <w:sdtPr>
          <w:alias w:val="WE Ability tag"/>
          <w:id w:val="-398012517"/>
          <w:dropDownList w:lastValue="Stun / Interrup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Stun / Interrupt</w:t>
          </w:r>
        </w:sdtContent>
      </w:sdt>
      <w:sdt>
        <w:sdtPr>
          <w:alias w:val="WE Ability tag"/>
          <w:id w:val="-178858318"/>
          <w:dropDownList w:lastValue="Cop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215a6c"/>
              <w:shd w:fill="c6dbe1" w:val="clear"/>
            </w:rPr>
            <w:t xml:space="preserve">Copy</w:t>
          </w:r>
        </w:sdtContent>
      </w:sdt>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color w:val="980000"/>
          <w:rtl w:val="0"/>
        </w:rPr>
        <w:t xml:space="preserve">Latest tested version</w:t>
      </w:r>
      <w:r w:rsidDel="00000000" w:rsidR="00000000" w:rsidRPr="00000000">
        <w:rPr>
          <w:rtl w:val="0"/>
        </w:rPr>
        <w:t xml:space="preserve"> 1.31.1.12173 </w:t>
      </w:r>
    </w:p>
    <w:p w:rsidR="00000000" w:rsidDel="00000000" w:rsidP="00000000" w:rsidRDefault="00000000" w:rsidRPr="00000000" w14:paraId="0000031A">
      <w:pPr>
        <w:numPr>
          <w:ilvl w:val="0"/>
          <w:numId w:val="43"/>
        </w:numPr>
        <w:spacing w:after="0" w:afterAutospacing="0"/>
        <w:ind w:left="720" w:hanging="360"/>
      </w:pPr>
      <w:r w:rsidDel="00000000" w:rsidR="00000000" w:rsidRPr="00000000">
        <w:rPr>
          <w:rtl w:val="0"/>
        </w:rPr>
        <w:t xml:space="preserve">Literally just a simple point-and-click stun that uses a projectile</w:t>
      </w:r>
    </w:p>
    <w:p w:rsidR="00000000" w:rsidDel="00000000" w:rsidP="00000000" w:rsidRDefault="00000000" w:rsidRPr="00000000" w14:paraId="0000031B">
      <w:pPr>
        <w:numPr>
          <w:ilvl w:val="0"/>
          <w:numId w:val="43"/>
        </w:numPr>
        <w:ind w:left="720" w:hanging="360"/>
      </w:pPr>
      <w:r w:rsidDel="00000000" w:rsidR="00000000" w:rsidRPr="00000000">
        <w:rPr>
          <w:rtl w:val="0"/>
        </w:rPr>
        <w:t xml:space="preserve">Very redundant with </w:t>
      </w:r>
      <w:hyperlink w:anchor="_6nw552xyrm1u">
        <w:r w:rsidDel="00000000" w:rsidR="00000000" w:rsidRPr="00000000">
          <w:rPr>
            <w:color w:val="dd7e6b"/>
            <w:rtl w:val="0"/>
          </w:rPr>
          <w:t xml:space="preserve">firebolt</w:t>
        </w:r>
      </w:hyperlink>
      <w:r w:rsidDel="00000000" w:rsidR="00000000" w:rsidRPr="00000000">
        <w:rPr>
          <w:rtl w:val="0"/>
        </w:rPr>
        <w:t xml:space="preserve"> and other similar instances</w:t>
      </w:r>
    </w:p>
    <w:p w:rsidR="00000000" w:rsidDel="00000000" w:rsidP="00000000" w:rsidRDefault="00000000" w:rsidRPr="00000000" w14:paraId="0000031C">
      <w:pPr>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31D">
      <w:pPr>
        <w:numPr>
          <w:ilvl w:val="0"/>
          <w:numId w:val="35"/>
        </w:numPr>
        <w:ind w:left="720" w:hanging="360"/>
      </w:pPr>
      <w:r w:rsidDel="00000000" w:rsidR="00000000" w:rsidRPr="00000000">
        <w:rPr>
          <w:rtl w:val="0"/>
        </w:rPr>
        <w:t xml:space="preserve">Spammed at every cool down, has preference to target heroes.</w:t>
      </w:r>
    </w:p>
    <w:p w:rsidR="00000000" w:rsidDel="00000000" w:rsidP="00000000" w:rsidRDefault="00000000" w:rsidRPr="00000000" w14:paraId="0000031E">
      <w:pPr>
        <w:rPr>
          <w:b w:val="1"/>
          <w:bCs w:val="1"/>
          <w:color w:val="980000"/>
        </w:rPr>
      </w:pPr>
      <w:r w:rsidDel="00000000" w:rsidR="00000000" w:rsidRPr="00000000">
        <w:rPr>
          <w:b w:val="1"/>
          <w:bCs w:val="1"/>
          <w:color w:val="980000"/>
          <w:rtl w:val="0"/>
        </w:rPr>
        <w:t xml:space="preserve">Stat - Target allowed</w:t>
      </w:r>
    </w:p>
    <w:p w:rsidR="00000000" w:rsidDel="00000000" w:rsidP="00000000" w:rsidRDefault="00000000" w:rsidRPr="00000000" w14:paraId="0000031F">
      <w:pPr>
        <w:numPr>
          <w:ilvl w:val="0"/>
          <w:numId w:val="80"/>
        </w:numPr>
        <w:ind w:left="720" w:hanging="360"/>
      </w:pPr>
      <w:r w:rsidDel="00000000" w:rsidR="00000000" w:rsidRPr="00000000">
        <w:rPr>
          <w:rtl w:val="0"/>
        </w:rPr>
        <w:t xml:space="preserve">Can target allied units if modified</w:t>
      </w:r>
    </w:p>
    <w:p w:rsidR="00000000" w:rsidDel="00000000" w:rsidP="00000000" w:rsidRDefault="00000000" w:rsidRPr="00000000" w14:paraId="00000320">
      <w:pPr>
        <w:rPr>
          <w:b w:val="1"/>
          <w:bCs w:val="1"/>
          <w:color w:val="980000"/>
        </w:rPr>
      </w:pPr>
      <w:r w:rsidDel="00000000" w:rsidR="00000000" w:rsidRPr="00000000">
        <w:rPr>
          <w:b w:val="1"/>
          <w:bCs w:val="1"/>
          <w:color w:val="980000"/>
          <w:rtl w:val="0"/>
        </w:rPr>
        <w:t xml:space="preserve">Data - Damage</w:t>
      </w:r>
    </w:p>
    <w:p w:rsidR="00000000" w:rsidDel="00000000" w:rsidP="00000000" w:rsidRDefault="00000000" w:rsidRPr="00000000" w14:paraId="00000321">
      <w:pPr>
        <w:numPr>
          <w:ilvl w:val="0"/>
          <w:numId w:val="80"/>
        </w:numPr>
        <w:spacing w:after="0" w:afterAutospacing="0"/>
        <w:ind w:left="720" w:hanging="360"/>
      </w:pPr>
      <w:r w:rsidDel="00000000" w:rsidR="00000000" w:rsidRPr="00000000">
        <w:rPr>
          <w:rtl w:val="0"/>
        </w:rPr>
        <w:t xml:space="preserve">Setting damage to negative values heals the target upon projectile impact</w:t>
      </w:r>
    </w:p>
    <w:p w:rsidR="00000000" w:rsidDel="00000000" w:rsidP="00000000" w:rsidRDefault="00000000" w:rsidRPr="00000000" w14:paraId="00000322">
      <w:pPr>
        <w:numPr>
          <w:ilvl w:val="0"/>
          <w:numId w:val="80"/>
        </w:numPr>
        <w:ind w:left="720" w:hanging="360"/>
      </w:pPr>
      <w:r w:rsidDel="00000000" w:rsidR="00000000" w:rsidRPr="00000000">
        <w:rPr>
          <w:rtl w:val="0"/>
        </w:rPr>
        <w:t xml:space="preserve">Deals sonic type damage (also deals unknown type damage)</w:t>
      </w:r>
    </w:p>
    <w:p w:rsidR="00000000" w:rsidDel="00000000" w:rsidP="00000000" w:rsidRDefault="00000000" w:rsidRPr="00000000" w14:paraId="00000323">
      <w:pPr>
        <w:rPr>
          <w:b w:val="1"/>
          <w:bCs w:val="1"/>
          <w:color w:val="980000"/>
        </w:rPr>
      </w:pPr>
      <w:r w:rsidDel="00000000" w:rsidR="00000000" w:rsidRPr="00000000">
        <w:rPr>
          <w:b w:val="1"/>
          <w:bCs w:val="1"/>
          <w:color w:val="980000"/>
          <w:rtl w:val="0"/>
        </w:rPr>
        <w:t xml:space="preserve">Data - Stun duration</w:t>
      </w:r>
    </w:p>
    <w:p w:rsidR="00000000" w:rsidDel="00000000" w:rsidP="00000000" w:rsidRDefault="00000000" w:rsidRPr="00000000" w14:paraId="00000324">
      <w:pPr>
        <w:numPr>
          <w:ilvl w:val="0"/>
          <w:numId w:val="80"/>
        </w:numPr>
        <w:spacing w:after="0" w:afterAutospacing="0"/>
        <w:ind w:left="720" w:hanging="360"/>
      </w:pPr>
      <w:r w:rsidDel="00000000" w:rsidR="00000000" w:rsidRPr="00000000">
        <w:rPr>
          <w:rtl w:val="0"/>
        </w:rPr>
        <w:t xml:space="preserve">0 or a negative value causes permanent stun</w:t>
      </w:r>
    </w:p>
    <w:p w:rsidR="00000000" w:rsidDel="00000000" w:rsidP="00000000" w:rsidRDefault="00000000" w:rsidRPr="00000000" w14:paraId="00000325">
      <w:pPr>
        <w:numPr>
          <w:ilvl w:val="0"/>
          <w:numId w:val="80"/>
        </w:numPr>
        <w:ind w:left="720" w:hanging="360"/>
      </w:pPr>
      <w:r w:rsidDel="00000000" w:rsidR="00000000" w:rsidRPr="00000000">
        <w:rPr>
          <w:rtl w:val="0"/>
        </w:rPr>
        <w:t xml:space="preserve">Always stun regardless of duration</w:t>
      </w:r>
    </w:p>
    <w:p w:rsidR="00000000" w:rsidDel="00000000" w:rsidP="00000000" w:rsidRDefault="00000000" w:rsidRPr="00000000" w14:paraId="00000326">
      <w:pPr>
        <w:pStyle w:val="Heading2"/>
        <w:rPr>
          <w:b w:val="1"/>
          <w:bCs w:val="1"/>
          <w:color w:val="dd7e6b"/>
          <w:sz w:val="24"/>
          <w:szCs w:val="24"/>
        </w:rPr>
      </w:pPr>
      <w:bookmarkStart w:colFirst="0" w:colLast="0" w:name="_pf29wje9atsw" w:id="53"/>
      <w:bookmarkEnd w:id="53"/>
      <w:r w:rsidDel="00000000" w:rsidR="00000000" w:rsidRPr="00000000">
        <w:rPr>
          <w:rtl w:val="0"/>
        </w:rPr>
        <w:t xml:space="preserve">-Summon Water Elemental </w:t>
        <w:br w:type="textWrapping"/>
      </w:r>
      <w:r w:rsidDel="00000000" w:rsidR="00000000" w:rsidRPr="00000000">
        <w:rPr>
          <w:color w:val="dd7e6b"/>
          <w:sz w:val="24"/>
          <w:szCs w:val="24"/>
          <w:rtl w:val="0"/>
        </w:rPr>
        <w:t xml:space="preserve">‘AHwe’</w:t>
      </w:r>
      <w:r w:rsidDel="00000000" w:rsidR="00000000" w:rsidRPr="00000000">
        <w:rPr>
          <w:rtl w:val="0"/>
        </w:rPr>
      </w:r>
    </w:p>
    <w:p w:rsidR="00000000" w:rsidDel="00000000" w:rsidP="00000000" w:rsidRDefault="00000000" w:rsidRPr="00000000" w14:paraId="00000327">
      <w:pPr>
        <w:rPr/>
      </w:pPr>
      <w:sdt>
        <w:sdtPr>
          <w:alias w:val="WE Ability tag"/>
          <w:id w:val="-1280331591"/>
          <w:dropDownList w:lastValue="Summ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Summon</w:t>
          </w:r>
        </w:sdtContent>
      </w:sdt>
      <w:r w:rsidDel="00000000" w:rsidR="00000000" w:rsidRPr="00000000">
        <w:rPr>
          <w:rtl w:val="0"/>
        </w:rPr>
      </w:r>
    </w:p>
    <w:p w:rsidR="00000000" w:rsidDel="00000000" w:rsidP="00000000" w:rsidRDefault="00000000" w:rsidRPr="00000000" w14:paraId="00000328">
      <w:pPr>
        <w:rPr/>
      </w:pPr>
      <w:r w:rsidDel="00000000" w:rsidR="00000000" w:rsidRPr="00000000">
        <w:rPr>
          <w:color w:val="ff9900"/>
          <w:sz w:val="14"/>
          <w:szCs w:val="14"/>
          <w:rtl w:val="0"/>
        </w:rPr>
        <w:t xml:space="preserve">Its free real estate!</w:t>
      </w: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32A">
      <w:pPr>
        <w:numPr>
          <w:ilvl w:val="0"/>
          <w:numId w:val="80"/>
        </w:numPr>
        <w:spacing w:after="0" w:afterAutospacing="0"/>
        <w:ind w:left="720" w:hanging="360"/>
      </w:pPr>
      <w:r w:rsidDel="00000000" w:rsidR="00000000" w:rsidRPr="00000000">
        <w:rPr>
          <w:rtl w:val="0"/>
        </w:rPr>
        <w:t xml:space="preserve">When an unit has multiple versions of this ability, it uses all of them at the same time.</w:t>
      </w:r>
    </w:p>
    <w:p w:rsidR="00000000" w:rsidDel="00000000" w:rsidP="00000000" w:rsidRDefault="00000000" w:rsidRPr="00000000" w14:paraId="0000032B">
      <w:pPr>
        <w:numPr>
          <w:ilvl w:val="1"/>
          <w:numId w:val="80"/>
        </w:numPr>
        <w:spacing w:after="0" w:afterAutospacing="0"/>
        <w:ind w:left="1440" w:hanging="360"/>
      </w:pPr>
      <w:r w:rsidDel="00000000" w:rsidR="00000000" w:rsidRPr="00000000">
        <w:rPr>
          <w:rtl w:val="0"/>
        </w:rPr>
        <w:t xml:space="preserve">This also respects cast times, Manacosts, cooldowns of each</w:t>
      </w:r>
    </w:p>
    <w:p w:rsidR="00000000" w:rsidDel="00000000" w:rsidP="00000000" w:rsidRDefault="00000000" w:rsidRPr="00000000" w14:paraId="0000032C">
      <w:pPr>
        <w:numPr>
          <w:ilvl w:val="1"/>
          <w:numId w:val="80"/>
        </w:numPr>
        <w:spacing w:after="0" w:afterAutospacing="0"/>
        <w:ind w:left="1440" w:hanging="360"/>
      </w:pPr>
      <w:r w:rsidDel="00000000" w:rsidR="00000000" w:rsidRPr="00000000">
        <w:rPr>
          <w:rtl w:val="0"/>
        </w:rPr>
        <w:t xml:space="preserve">The unit will start channel all the abilities. When the cast time of one finished it will use it and trigger the Effect-Event</w:t>
      </w:r>
    </w:p>
    <w:p w:rsidR="00000000" w:rsidDel="00000000" w:rsidP="00000000" w:rsidRDefault="00000000" w:rsidRPr="00000000" w14:paraId="0000032D">
      <w:pPr>
        <w:numPr>
          <w:ilvl w:val="1"/>
          <w:numId w:val="80"/>
        </w:numPr>
        <w:spacing w:after="0" w:afterAutospacing="0"/>
        <w:ind w:left="1440" w:hanging="360"/>
      </w:pPr>
      <w:r w:rsidDel="00000000" w:rsidR="00000000" w:rsidRPr="00000000">
        <w:rPr>
          <w:rtl w:val="0"/>
        </w:rPr>
        <w:t xml:space="preserve">Only works correctly when cast time of the first triggering summon + unit backwing time contains all cast times</w:t>
      </w:r>
    </w:p>
    <w:p w:rsidR="00000000" w:rsidDel="00000000" w:rsidP="00000000" w:rsidRDefault="00000000" w:rsidRPr="00000000" w14:paraId="0000032E">
      <w:pPr>
        <w:numPr>
          <w:ilvl w:val="0"/>
          <w:numId w:val="80"/>
        </w:numPr>
        <w:ind w:left="720" w:hanging="360"/>
      </w:pPr>
      <w:r w:rsidDel="00000000" w:rsidR="00000000" w:rsidRPr="00000000">
        <w:rPr>
          <w:rtl w:val="0"/>
        </w:rPr>
        <w:t xml:space="preserve">This is a stackable summon, meaning that successive casts will not destroy/kill previous summoned units</w:t>
      </w:r>
    </w:p>
    <w:p w:rsidR="00000000" w:rsidDel="00000000" w:rsidP="00000000" w:rsidRDefault="00000000" w:rsidRPr="00000000" w14:paraId="0000032F">
      <w:pPr>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330">
      <w:pPr>
        <w:numPr>
          <w:ilvl w:val="0"/>
          <w:numId w:val="83"/>
        </w:numPr>
        <w:ind w:left="720" w:hanging="360"/>
      </w:pPr>
      <w:r w:rsidDel="00000000" w:rsidR="00000000" w:rsidRPr="00000000">
        <w:rPr>
          <w:rtl w:val="0"/>
        </w:rPr>
        <w:t xml:space="preserve">Casts when caster or nearby allies are engaging enemies</w:t>
      </w:r>
      <w:r w:rsidDel="00000000" w:rsidR="00000000" w:rsidRPr="00000000">
        <w:rPr>
          <w:rtl w:val="0"/>
        </w:rPr>
      </w:r>
    </w:p>
    <w:p w:rsidR="00000000" w:rsidDel="00000000" w:rsidP="00000000" w:rsidRDefault="00000000" w:rsidRPr="00000000" w14:paraId="00000331">
      <w:pPr>
        <w:rPr>
          <w:b w:val="1"/>
          <w:bCs w:val="1"/>
          <w:color w:val="980000"/>
        </w:rPr>
      </w:pPr>
      <w:r w:rsidDel="00000000" w:rsidR="00000000" w:rsidRPr="00000000">
        <w:rPr>
          <w:b w:val="1"/>
          <w:bCs w:val="1"/>
          <w:color w:val="980000"/>
          <w:rtl w:val="0"/>
        </w:rPr>
        <w:t xml:space="preserve">Data - </w:t>
      </w:r>
      <w:commentRangeStart w:id="13"/>
      <w:r w:rsidDel="00000000" w:rsidR="00000000" w:rsidRPr="00000000">
        <w:rPr>
          <w:b w:val="1"/>
          <w:bCs w:val="1"/>
          <w:color w:val="980000"/>
          <w:rtl w:val="0"/>
        </w:rPr>
        <w:t xml:space="preserve">Area</w:t>
      </w:r>
    </w:p>
    <w:p w:rsidR="00000000" w:rsidDel="00000000" w:rsidP="00000000" w:rsidRDefault="00000000" w:rsidRPr="00000000" w14:paraId="00000332">
      <w:pPr>
        <w:numPr>
          <w:ilvl w:val="0"/>
          <w:numId w:val="80"/>
        </w:numPr>
        <w:spacing w:after="0" w:afterAutospacing="0"/>
        <w:ind w:left="720" w:hanging="360"/>
      </w:pPr>
      <w:r w:rsidDel="00000000" w:rsidR="00000000" w:rsidRPr="00000000">
        <w:rPr>
          <w:rtl w:val="0"/>
        </w:rPr>
        <w:t xml:space="preserve">The distance between the summoned and summoner in the facing direction</w:t>
      </w:r>
    </w:p>
    <w:p w:rsidR="00000000" w:rsidDel="00000000" w:rsidP="00000000" w:rsidRDefault="00000000" w:rsidRPr="00000000" w14:paraId="00000333">
      <w:pPr>
        <w:numPr>
          <w:ilvl w:val="0"/>
          <w:numId w:val="80"/>
        </w:numPr>
        <w:ind w:left="720" w:hanging="360"/>
      </w:pPr>
      <w:r w:rsidDel="00000000" w:rsidR="00000000" w:rsidRPr="00000000">
        <w:rPr>
          <w:rtl w:val="0"/>
        </w:rPr>
        <w:t xml:space="preserve">One can use a value below 0 to summon behind the caster</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34">
      <w:pPr>
        <w:pStyle w:val="Heading2"/>
        <w:rPr>
          <w:color w:val="dd7e6b"/>
          <w:sz w:val="24"/>
          <w:szCs w:val="24"/>
        </w:rPr>
      </w:pPr>
      <w:bookmarkStart w:colFirst="0" w:colLast="0" w:name="_kk6t7uafw5tz" w:id="54"/>
      <w:bookmarkEnd w:id="54"/>
      <w:r w:rsidDel="00000000" w:rsidR="00000000" w:rsidRPr="00000000">
        <w:rPr>
          <w:rtl w:val="0"/>
        </w:rPr>
        <w:t xml:space="preserve">-Thunder Clap </w:t>
        <w:br w:type="textWrapping"/>
      </w:r>
      <w:r w:rsidDel="00000000" w:rsidR="00000000" w:rsidRPr="00000000">
        <w:rPr>
          <w:color w:val="dd7e6b"/>
          <w:sz w:val="24"/>
          <w:szCs w:val="24"/>
          <w:rtl w:val="0"/>
        </w:rPr>
        <w:t xml:space="preserve">‘AHtc’</w:t>
      </w:r>
    </w:p>
    <w:p w:rsidR="00000000" w:rsidDel="00000000" w:rsidP="00000000" w:rsidRDefault="00000000" w:rsidRPr="00000000" w14:paraId="00000335">
      <w:pPr>
        <w:rPr/>
      </w:pPr>
      <w:sdt>
        <w:sdtPr>
          <w:alias w:val="WE Ability tag"/>
          <w:id w:val="568430532"/>
          <w:dropDownList w:lastValue="Move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Increase</w:t>
          </w:r>
        </w:sdtContent>
      </w:sdt>
      <w:sdt>
        <w:sdtPr>
          <w:alias w:val="WE Ability tag"/>
          <w:id w:val="-1626738767"/>
          <w:dropDownList w:lastValue="Move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Decrease</w:t>
          </w:r>
        </w:sdtContent>
      </w:sdt>
      <w:sdt>
        <w:sdtPr>
          <w:alias w:val="WE Ability tag"/>
          <w:id w:val="2079902739"/>
          <w:dropDownList w:lastValue="Attack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Increase</w:t>
          </w:r>
        </w:sdtContent>
      </w:sdt>
      <w:sdt>
        <w:sdtPr>
          <w:alias w:val="WE Ability tag"/>
          <w:id w:val="2021367589"/>
          <w:dropDownList w:lastValue="Attack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Decrease</w:t>
          </w:r>
        </w:sdtContent>
      </w:sdt>
      <w:sdt>
        <w:sdtPr>
          <w:alias w:val="WE Ability tag"/>
          <w:id w:val="-1414802603"/>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sdt>
        <w:sdtPr>
          <w:alias w:val="WE Ability tag"/>
          <w:id w:val="-1745165666"/>
          <w:dropDownList w:lastValue="Depreciat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ffcfc9"/>
              <w:shd w:fill="b10202" w:val="clear"/>
            </w:rPr>
            <w:t xml:space="preserve">Depreciated</w:t>
          </w:r>
        </w:sdtContent>
      </w:sdt>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337">
      <w:pPr>
        <w:numPr>
          <w:ilvl w:val="0"/>
          <w:numId w:val="41"/>
        </w:numPr>
        <w:ind w:left="720" w:hanging="360"/>
      </w:pPr>
      <w:r w:rsidDel="00000000" w:rsidR="00000000" w:rsidRPr="00000000">
        <w:rPr>
          <w:rtl w:val="0"/>
        </w:rPr>
        <w:t xml:space="preserve">Must not be used as it creates a permanent terrain deformation, even with 0 values (</w:t>
      </w:r>
      <w:hyperlink r:id="rId10">
        <w:r w:rsidDel="00000000" w:rsidR="00000000" w:rsidRPr="00000000">
          <w:rPr>
            <w:color w:val="dd7e6b"/>
            <w:rtl w:val="0"/>
          </w:rPr>
          <w:t xml:space="preserve">source</w:t>
        </w:r>
      </w:hyperlink>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339">
      <w:pPr>
        <w:numPr>
          <w:ilvl w:val="0"/>
          <w:numId w:val="81"/>
        </w:numPr>
        <w:ind w:left="720" w:hanging="360"/>
      </w:pPr>
      <w:r w:rsidDel="00000000" w:rsidR="00000000" w:rsidRPr="00000000">
        <w:rPr>
          <w:rtl w:val="0"/>
        </w:rPr>
        <w:t xml:space="preserve">Will cast if there are 2 to 3 units around the caster. May not be used if air units are present (despite being allowed to hit them to)</w:t>
      </w:r>
    </w:p>
    <w:p w:rsidR="00000000" w:rsidDel="00000000" w:rsidP="00000000" w:rsidRDefault="00000000" w:rsidRPr="00000000" w14:paraId="0000033A">
      <w:pPr>
        <w:rPr>
          <w:b w:val="1"/>
          <w:bCs w:val="1"/>
          <w:color w:val="980000"/>
        </w:rPr>
      </w:pPr>
      <w:r w:rsidDel="00000000" w:rsidR="00000000" w:rsidRPr="00000000">
        <w:rPr>
          <w:b w:val="1"/>
          <w:bCs w:val="1"/>
          <w:color w:val="980000"/>
          <w:rtl w:val="0"/>
        </w:rPr>
        <w:t xml:space="preserve">Stat - Target allowed</w:t>
      </w:r>
    </w:p>
    <w:p w:rsidR="00000000" w:rsidDel="00000000" w:rsidP="00000000" w:rsidRDefault="00000000" w:rsidRPr="00000000" w14:paraId="0000033B">
      <w:pPr>
        <w:numPr>
          <w:ilvl w:val="0"/>
          <w:numId w:val="56"/>
        </w:numPr>
        <w:spacing w:after="0" w:afterAutospacing="0"/>
        <w:ind w:left="720" w:hanging="360"/>
      </w:pPr>
      <w:r w:rsidDel="00000000" w:rsidR="00000000" w:rsidRPr="00000000">
        <w:rPr>
          <w:rtl w:val="0"/>
        </w:rPr>
        <w:t xml:space="preserve">Sadly you cannot apply any of the above tags to allies, it’s hardcoded to only hit enemies</w:t>
      </w:r>
    </w:p>
    <w:p w:rsidR="00000000" w:rsidDel="00000000" w:rsidP="00000000" w:rsidRDefault="00000000" w:rsidRPr="00000000" w14:paraId="0000033C">
      <w:pPr>
        <w:numPr>
          <w:ilvl w:val="0"/>
          <w:numId w:val="56"/>
        </w:numPr>
        <w:ind w:left="720" w:hanging="360"/>
      </w:pPr>
      <w:r w:rsidDel="00000000" w:rsidR="00000000" w:rsidRPr="00000000">
        <w:rPr>
          <w:rtl w:val="0"/>
        </w:rPr>
        <w:t xml:space="preserve">Can hit flying units under </w:t>
      </w:r>
      <w:hyperlink w:anchor="_tnvowox84xhh">
        <w:r w:rsidDel="00000000" w:rsidR="00000000" w:rsidRPr="00000000">
          <w:rPr>
            <w:color w:val="dd7e6b"/>
            <w:rtl w:val="0"/>
          </w:rPr>
          <w:t xml:space="preserve">Web</w:t>
        </w:r>
      </w:hyperlink>
      <w:r w:rsidDel="00000000" w:rsidR="00000000" w:rsidRPr="00000000">
        <w:rPr>
          <w:rtl w:val="0"/>
        </w:rPr>
        <w:t xml:space="preserve">, </w:t>
      </w:r>
      <w:hyperlink w:anchor="_c663d2vcikv4">
        <w:r w:rsidDel="00000000" w:rsidR="00000000" w:rsidRPr="00000000">
          <w:rPr>
            <w:color w:val="dd7e6b"/>
            <w:rtl w:val="0"/>
          </w:rPr>
          <w:t xml:space="preserve">Ensnare</w:t>
        </w:r>
      </w:hyperlink>
      <w:r w:rsidDel="00000000" w:rsidR="00000000" w:rsidRPr="00000000">
        <w:rPr>
          <w:rtl w:val="0"/>
        </w:rPr>
        <w:t xml:space="preserve">, and </w:t>
      </w:r>
      <w:hyperlink w:anchor="_norzruhgglgb">
        <w:r w:rsidDel="00000000" w:rsidR="00000000" w:rsidRPr="00000000">
          <w:rPr>
            <w:color w:val="dd7e6b"/>
            <w:rtl w:val="0"/>
          </w:rPr>
          <w:t xml:space="preserve">Entangling Roots</w:t>
        </w:r>
      </w:hyperlink>
      <w:r w:rsidDel="00000000" w:rsidR="00000000" w:rsidRPr="00000000">
        <w:rPr>
          <w:rtl w:val="0"/>
        </w:rPr>
      </w:r>
    </w:p>
    <w:p w:rsidR="00000000" w:rsidDel="00000000" w:rsidP="00000000" w:rsidRDefault="00000000" w:rsidRPr="00000000" w14:paraId="0000033D">
      <w:pPr>
        <w:rPr>
          <w:b w:val="1"/>
          <w:bCs w:val="1"/>
          <w:color w:val="980000"/>
        </w:rPr>
      </w:pPr>
      <w:r w:rsidDel="00000000" w:rsidR="00000000" w:rsidRPr="00000000">
        <w:rPr>
          <w:b w:val="1"/>
          <w:bCs w:val="1"/>
          <w:color w:val="980000"/>
          <w:rtl w:val="0"/>
        </w:rPr>
        <w:t xml:space="preserve">Data - Attack/Movement Speed Reduction</w:t>
      </w:r>
    </w:p>
    <w:p w:rsidR="00000000" w:rsidDel="00000000" w:rsidP="00000000" w:rsidRDefault="00000000" w:rsidRPr="00000000" w14:paraId="0000033E">
      <w:pPr>
        <w:numPr>
          <w:ilvl w:val="0"/>
          <w:numId w:val="81"/>
        </w:numPr>
        <w:spacing w:after="0" w:afterAutospacing="0"/>
        <w:ind w:left="720" w:hanging="360"/>
      </w:pPr>
      <w:r w:rsidDel="00000000" w:rsidR="00000000" w:rsidRPr="00000000">
        <w:rPr>
          <w:rtl w:val="0"/>
        </w:rPr>
        <w:t xml:space="preserve">Setting this to any value above 0 causes the unit to attack/move slower</w:t>
      </w:r>
    </w:p>
    <w:p w:rsidR="00000000" w:rsidDel="00000000" w:rsidP="00000000" w:rsidRDefault="00000000" w:rsidRPr="00000000" w14:paraId="0000033F">
      <w:pPr>
        <w:numPr>
          <w:ilvl w:val="0"/>
          <w:numId w:val="81"/>
        </w:numPr>
        <w:ind w:left="720" w:hanging="360"/>
      </w:pPr>
      <w:r w:rsidDel="00000000" w:rsidR="00000000" w:rsidRPr="00000000">
        <w:rPr>
          <w:rtl w:val="0"/>
        </w:rPr>
        <w:t xml:space="preserve">Setting this to any value below 0 causes the unit to attack/move faster</w:t>
      </w:r>
    </w:p>
    <w:p w:rsidR="00000000" w:rsidDel="00000000" w:rsidP="00000000" w:rsidRDefault="00000000" w:rsidRPr="00000000" w14:paraId="00000340">
      <w:pPr>
        <w:rPr>
          <w:b w:val="1"/>
          <w:bCs w:val="1"/>
          <w:color w:val="980000"/>
        </w:rPr>
      </w:pPr>
      <w:r w:rsidDel="00000000" w:rsidR="00000000" w:rsidRPr="00000000">
        <w:rPr>
          <w:b w:val="1"/>
          <w:bCs w:val="1"/>
          <w:color w:val="980000"/>
          <w:rtl w:val="0"/>
        </w:rPr>
        <w:t xml:space="preserve">Data - Damage</w:t>
      </w:r>
    </w:p>
    <w:p w:rsidR="00000000" w:rsidDel="00000000" w:rsidP="00000000" w:rsidRDefault="00000000" w:rsidRPr="00000000" w14:paraId="00000341">
      <w:pPr>
        <w:numPr>
          <w:ilvl w:val="0"/>
          <w:numId w:val="81"/>
        </w:numPr>
        <w:spacing w:after="0" w:afterAutospacing="0"/>
        <w:ind w:left="720" w:hanging="360"/>
      </w:pPr>
      <w:r w:rsidDel="00000000" w:rsidR="00000000" w:rsidRPr="00000000">
        <w:rPr>
          <w:rtl w:val="0"/>
        </w:rPr>
        <w:t xml:space="preserve">O</w:t>
      </w:r>
      <w:r w:rsidDel="00000000" w:rsidR="00000000" w:rsidRPr="00000000">
        <w:rPr>
          <w:rtl w:val="0"/>
        </w:rPr>
        <w:t xml:space="preserve">nly hits up to 64 units (the 64 first picked units).</w:t>
      </w:r>
      <w:r w:rsidDel="00000000" w:rsidR="00000000" w:rsidRPr="00000000">
        <w:rPr>
          <w:rtl w:val="0"/>
        </w:rPr>
      </w:r>
    </w:p>
    <w:p w:rsidR="00000000" w:rsidDel="00000000" w:rsidP="00000000" w:rsidRDefault="00000000" w:rsidRPr="00000000" w14:paraId="00000342">
      <w:pPr>
        <w:numPr>
          <w:ilvl w:val="0"/>
          <w:numId w:val="81"/>
        </w:numPr>
        <w:ind w:left="720" w:hanging="360"/>
      </w:pPr>
      <w:r w:rsidDel="00000000" w:rsidR="00000000" w:rsidRPr="00000000">
        <w:rPr>
          <w:rtl w:val="0"/>
        </w:rPr>
        <w:t xml:space="preserve">Deals sonic type damage</w:t>
      </w:r>
    </w:p>
    <w:p w:rsidR="00000000" w:rsidDel="00000000" w:rsidP="00000000" w:rsidRDefault="00000000" w:rsidRPr="00000000" w14:paraId="00000343">
      <w:pPr>
        <w:rPr>
          <w:b w:val="1"/>
          <w:bCs w:val="1"/>
          <w:color w:val="980000"/>
        </w:rPr>
      </w:pPr>
      <w:r w:rsidDel="00000000" w:rsidR="00000000" w:rsidRPr="00000000">
        <w:rPr>
          <w:b w:val="1"/>
          <w:bCs w:val="1"/>
          <w:color w:val="980000"/>
          <w:rtl w:val="0"/>
        </w:rPr>
        <w:t xml:space="preserve">Stat - Buff</w:t>
      </w:r>
    </w:p>
    <w:p w:rsidR="00000000" w:rsidDel="00000000" w:rsidP="00000000" w:rsidRDefault="00000000" w:rsidRPr="00000000" w14:paraId="00000344">
      <w:pPr>
        <w:numPr>
          <w:ilvl w:val="0"/>
          <w:numId w:val="80"/>
        </w:numPr>
        <w:ind w:left="720" w:hanging="360"/>
      </w:pPr>
      <w:r w:rsidDel="00000000" w:rsidR="00000000" w:rsidRPr="00000000">
        <w:rPr>
          <w:rtl w:val="0"/>
        </w:rPr>
        <w:t xml:space="preserve">Cannot be dispelled</w:t>
      </w:r>
    </w:p>
    <w:p w:rsidR="00000000" w:rsidDel="00000000" w:rsidP="00000000" w:rsidRDefault="00000000" w:rsidRPr="00000000" w14:paraId="00000345">
      <w:pPr>
        <w:pStyle w:val="Heading2"/>
        <w:rPr>
          <w:ins w:author="Kevin de Bree" w:id="18" w:date="2026-08-22T20:20:58Z"/>
        </w:rPr>
      </w:pPr>
      <w:ins w:author="Kevin de Bree" w:id="18" w:date="2026-08-22T20:20:58Z">
        <w:bookmarkStart w:colFirst="0" w:colLast="0" w:name="_sbjctou33rjr" w:id="55"/>
        <w:bookmarkEnd w:id="55"/>
        <w:r w:rsidDel="00000000" w:rsidR="00000000" w:rsidRPr="00000000">
          <w:rPr>
            <w:rtl w:val="0"/>
          </w:rPr>
        </w:r>
      </w:ins>
    </w:p>
    <w:p w:rsidR="00000000" w:rsidDel="00000000" w:rsidP="00000000" w:rsidRDefault="00000000" w:rsidRPr="00000000" w14:paraId="00000346">
      <w:pPr>
        <w:pStyle w:val="Heading2"/>
        <w:rPr>
          <w:color w:val="dd7e6b"/>
          <w:sz w:val="12"/>
          <w:szCs w:val="12"/>
        </w:rPr>
      </w:pPr>
      <w:bookmarkStart w:colFirst="0" w:colLast="0" w:name="_aqxt5jsogsa0" w:id="56"/>
      <w:bookmarkEnd w:id="56"/>
      <w:r w:rsidDel="00000000" w:rsidR="00000000" w:rsidRPr="00000000">
        <w:rPr>
          <w:rtl w:val="0"/>
        </w:rPr>
        <w:t xml:space="preserve">-Long rifle (upgrade) </w:t>
        <w:br w:type="textWrapping"/>
      </w:r>
      <w:r w:rsidDel="00000000" w:rsidR="00000000" w:rsidRPr="00000000">
        <w:rPr>
          <w:color w:val="dd7e6b"/>
          <w:sz w:val="24"/>
          <w:szCs w:val="24"/>
          <w:rtl w:val="0"/>
        </w:rPr>
        <w:t xml:space="preserve">‘Ahri’</w:t>
      </w:r>
      <w:r w:rsidDel="00000000" w:rsidR="00000000" w:rsidRPr="00000000">
        <w:rPr>
          <w:rtl w:val="0"/>
        </w:rPr>
      </w:r>
    </w:p>
    <w:p w:rsidR="00000000" w:rsidDel="00000000" w:rsidP="00000000" w:rsidRDefault="00000000" w:rsidRPr="00000000" w14:paraId="00000347">
      <w:pPr>
        <w:rPr/>
      </w:pPr>
      <w:sdt>
        <w:sdtPr>
          <w:alias w:val="WE Ability tag"/>
          <w:id w:val="873081457"/>
          <w:dropDownList w:lastValue="Blank">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3d3d3d"/>
              <w:shd w:fill="bfbfbf" w:val="clear"/>
            </w:rPr>
            <w:t xml:space="preserve">Blank</w:t>
          </w:r>
        </w:sdtContent>
      </w:sdt>
      <w:sdt>
        <w:sdtPr>
          <w:alias w:val="WE Ability tag"/>
          <w:id w:val="983657397"/>
          <w:dropDownList w:lastValue="Depreciat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ffcfc9"/>
              <w:shd w:fill="b10202" w:val="clear"/>
            </w:rPr>
            <w:t xml:space="preserve">Depreciated</w:t>
          </w:r>
        </w:sdtContent>
      </w:sdt>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color w:val="980000"/>
          <w:rtl w:val="0"/>
        </w:rPr>
        <w:t xml:space="preserve">Latest tested version</w:t>
      </w:r>
      <w:r w:rsidDel="00000000" w:rsidR="00000000" w:rsidRPr="00000000">
        <w:rPr>
          <w:rtl w:val="0"/>
        </w:rPr>
        <w:t xml:space="preserve"> 2.0.4</w:t>
      </w:r>
    </w:p>
    <w:p w:rsidR="00000000" w:rsidDel="00000000" w:rsidP="00000000" w:rsidRDefault="00000000" w:rsidRPr="00000000" w14:paraId="00000349">
      <w:pPr>
        <w:numPr>
          <w:ilvl w:val="0"/>
          <w:numId w:val="41"/>
        </w:numPr>
        <w:spacing w:after="0" w:afterAutospacing="0"/>
        <w:ind w:left="720" w:hanging="360"/>
      </w:pPr>
      <w:r w:rsidDel="00000000" w:rsidR="00000000" w:rsidRPr="00000000">
        <w:rPr>
          <w:rtl w:val="0"/>
        </w:rPr>
        <w:t xml:space="preserve">Just a blank ability that does nothing, no matter the values you put in it</w:t>
      </w:r>
    </w:p>
    <w:p w:rsidR="00000000" w:rsidDel="00000000" w:rsidP="00000000" w:rsidRDefault="00000000" w:rsidRPr="00000000" w14:paraId="0000034A">
      <w:pPr>
        <w:numPr>
          <w:ilvl w:val="0"/>
          <w:numId w:val="41"/>
        </w:numPr>
        <w:spacing w:after="0" w:afterAutospacing="0"/>
        <w:ind w:left="720" w:hanging="360"/>
      </w:pPr>
      <w:r w:rsidDel="00000000" w:rsidR="00000000" w:rsidRPr="00000000">
        <w:rPr>
          <w:rtl w:val="0"/>
        </w:rPr>
        <w:t xml:space="preserve">The bonus range is actually added through the tech, not the ability</w:t>
      </w:r>
    </w:p>
    <w:p w:rsidR="00000000" w:rsidDel="00000000" w:rsidP="00000000" w:rsidRDefault="00000000" w:rsidRPr="00000000" w14:paraId="0000034B">
      <w:pPr>
        <w:numPr>
          <w:ilvl w:val="0"/>
          <w:numId w:val="41"/>
        </w:numPr>
        <w:spacing w:after="0" w:afterAutospacing="0"/>
        <w:ind w:left="720" w:hanging="360"/>
      </w:pPr>
      <w:r w:rsidDel="00000000" w:rsidR="00000000" w:rsidRPr="00000000">
        <w:rPr>
          <w:rtl w:val="0"/>
        </w:rPr>
        <w:t xml:space="preserve">They were added at some point to know if the unit had the tech done, similarly for </w:t>
      </w:r>
      <w:hyperlink w:anchor="_huzob5rhatzq">
        <w:r w:rsidDel="00000000" w:rsidR="00000000" w:rsidRPr="00000000">
          <w:rPr>
            <w:color w:val="dd7e6b"/>
            <w:rtl w:val="0"/>
          </w:rPr>
          <w:t xml:space="preserve">Storm Hammers</w:t>
        </w:r>
      </w:hyperlink>
      <w:r w:rsidDel="00000000" w:rsidR="00000000" w:rsidRPr="00000000">
        <w:rPr>
          <w:rtl w:val="0"/>
        </w:rPr>
      </w:r>
    </w:p>
    <w:p w:rsidR="00000000" w:rsidDel="00000000" w:rsidP="00000000" w:rsidRDefault="00000000" w:rsidRPr="00000000" w14:paraId="0000034C">
      <w:pPr>
        <w:numPr>
          <w:ilvl w:val="0"/>
          <w:numId w:val="41"/>
        </w:numPr>
        <w:ind w:left="720" w:hanging="360"/>
      </w:pPr>
      <w:r w:rsidDel="00000000" w:rsidR="00000000" w:rsidRPr="00000000">
        <w:rPr>
          <w:rtl w:val="0"/>
        </w:rPr>
        <w:t xml:space="preserve">You cannot change its tooltip and description through triggers, even with the increase/decrease ability level trick </w:t>
      </w:r>
      <w:sdt>
        <w:sdtPr>
          <w:alias w:val="Named contributors"/>
          <w:id w:val="108365809"/>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34D">
      <w:pPr>
        <w:pStyle w:val="Heading1"/>
        <w:rPr/>
      </w:pPr>
      <w:bookmarkStart w:colFirst="0" w:colLast="0" w:name="_3u4j4o12pl9a" w:id="57"/>
      <w:bookmarkEnd w:id="57"/>
      <w:r w:rsidDel="00000000" w:rsidR="00000000" w:rsidRPr="00000000">
        <w:rPr>
          <w:rtl w:val="0"/>
        </w:rPr>
        <w:t xml:space="preserve">@Orc</w:t>
      </w:r>
    </w:p>
    <w:p w:rsidR="00000000" w:rsidDel="00000000" w:rsidP="00000000" w:rsidRDefault="00000000" w:rsidRPr="00000000" w14:paraId="0000034E">
      <w:pPr>
        <w:pStyle w:val="Heading2"/>
        <w:rPr>
          <w:b w:val="1"/>
          <w:bCs w:val="1"/>
          <w:color w:val="dd7e6b"/>
          <w:sz w:val="24"/>
          <w:szCs w:val="24"/>
        </w:rPr>
      </w:pPr>
      <w:bookmarkStart w:colFirst="0" w:colLast="0" w:name="_xnuqxqrarpiy" w:id="58"/>
      <w:bookmarkEnd w:id="58"/>
      <w:r w:rsidDel="00000000" w:rsidR="00000000" w:rsidRPr="00000000">
        <w:rPr>
          <w:rtl w:val="0"/>
        </w:rPr>
        <w:t xml:space="preserve">-Ancestral Spirit </w:t>
        <w:br w:type="textWrapping"/>
      </w:r>
      <w:r w:rsidDel="00000000" w:rsidR="00000000" w:rsidRPr="00000000">
        <w:rPr>
          <w:color w:val="dd7e6b"/>
          <w:sz w:val="24"/>
          <w:szCs w:val="24"/>
          <w:rtl w:val="0"/>
        </w:rPr>
        <w:t xml:space="preserve">‘Aast’</w:t>
      </w:r>
      <w:r w:rsidDel="00000000" w:rsidR="00000000" w:rsidRPr="00000000">
        <w:rPr>
          <w:rtl w:val="0"/>
        </w:rPr>
      </w:r>
    </w:p>
    <w:p w:rsidR="00000000" w:rsidDel="00000000" w:rsidP="00000000" w:rsidRDefault="00000000" w:rsidRPr="00000000" w14:paraId="0000034F">
      <w:pPr>
        <w:rPr/>
      </w:pPr>
      <w:sdt>
        <w:sdtPr>
          <w:alias w:val="WE Ability tag"/>
          <w:id w:val="2064581212"/>
          <w:dropDownList w:lastValue="Summ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Summon</w:t>
          </w:r>
        </w:sdtContent>
      </w:sdt>
      <w:sdt>
        <w:sdtPr>
          <w:alias w:val="WE Ability tag"/>
          <w:id w:val="-2040397983"/>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350">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351">
      <w:pPr>
        <w:numPr>
          <w:ilvl w:val="0"/>
          <w:numId w:val="2"/>
        </w:numPr>
        <w:spacing w:after="0" w:afterAutospacing="0"/>
        <w:ind w:left="720" w:hanging="360"/>
      </w:pPr>
      <w:r w:rsidDel="00000000" w:rsidR="00000000" w:rsidRPr="00000000">
        <w:rPr>
          <w:rtl w:val="0"/>
        </w:rPr>
        <w:t xml:space="preserve">Seems to be hardcoded to only work on units with the </w:t>
      </w:r>
      <w:r w:rsidDel="00000000" w:rsidR="00000000" w:rsidRPr="00000000">
        <w:rPr>
          <w:i w:val="1"/>
          <w:iCs w:val="1"/>
          <w:rtl w:val="0"/>
        </w:rPr>
        <w:t xml:space="preserve">Tauren</w:t>
      </w:r>
      <w:r w:rsidDel="00000000" w:rsidR="00000000" w:rsidRPr="00000000">
        <w:rPr>
          <w:rtl w:val="0"/>
        </w:rPr>
        <w:t xml:space="preserve"> tag under the </w:t>
      </w:r>
      <w:r w:rsidDel="00000000" w:rsidR="00000000" w:rsidRPr="00000000">
        <w:rPr>
          <w:i w:val="1"/>
          <w:iCs w:val="1"/>
          <w:rtl w:val="0"/>
        </w:rPr>
        <w:t xml:space="preserve">Stats - Unit Classification </w:t>
      </w:r>
      <w:r w:rsidDel="00000000" w:rsidR="00000000" w:rsidRPr="00000000">
        <w:rPr>
          <w:rtl w:val="0"/>
        </w:rPr>
        <w:t xml:space="preserve">checklist </w:t>
      </w:r>
      <w:sdt>
        <w:sdtPr>
          <w:alias w:val="Named contributors"/>
          <w:id w:val="-974294594"/>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352">
      <w:pPr>
        <w:numPr>
          <w:ilvl w:val="0"/>
          <w:numId w:val="2"/>
        </w:numPr>
        <w:spacing w:after="0" w:afterAutospacing="0"/>
        <w:ind w:left="720" w:hanging="360"/>
      </w:pPr>
      <w:r w:rsidDel="00000000" w:rsidR="00000000" w:rsidRPr="00000000">
        <w:rPr>
          <w:rtl w:val="0"/>
        </w:rPr>
        <w:t xml:space="preserve">If something is built on top of the tauren corpse then resurrected, the tauren may be stuck inside due to pathing (in other words the pathing is not completely updated on resurrection) </w:t>
      </w:r>
      <w:sdt>
        <w:sdtPr>
          <w:alias w:val="Named contributors"/>
          <w:id w:val="-1439610542"/>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353">
      <w:pPr>
        <w:numPr>
          <w:ilvl w:val="0"/>
          <w:numId w:val="2"/>
        </w:numPr>
        <w:ind w:left="720" w:hanging="360"/>
      </w:pPr>
      <w:sdt>
        <w:sdtPr>
          <w:alias w:val="WE Ability tag"/>
          <w:id w:val="1346813757"/>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t xml:space="preserve"> Check if it fits target allowed</w:t>
      </w:r>
    </w:p>
    <w:p w:rsidR="00000000" w:rsidDel="00000000" w:rsidP="00000000" w:rsidRDefault="00000000" w:rsidRPr="00000000" w14:paraId="00000354">
      <w:pPr>
        <w:rPr>
          <w:b w:val="1"/>
          <w:bCs w:val="1"/>
          <w:color w:val="980000"/>
        </w:rPr>
      </w:pPr>
      <w:r w:rsidDel="00000000" w:rsidR="00000000" w:rsidRPr="00000000">
        <w:rPr>
          <w:b w:val="1"/>
          <w:bCs w:val="1"/>
          <w:color w:val="980000"/>
          <w:rtl w:val="0"/>
        </w:rPr>
        <w:t xml:space="preserve">Stats - Cast Range</w:t>
      </w:r>
    </w:p>
    <w:p w:rsidR="00000000" w:rsidDel="00000000" w:rsidP="00000000" w:rsidRDefault="00000000" w:rsidRPr="00000000" w14:paraId="00000355">
      <w:pPr>
        <w:numPr>
          <w:ilvl w:val="0"/>
          <w:numId w:val="80"/>
        </w:numPr>
        <w:spacing w:after="0" w:afterAutospacing="0"/>
        <w:ind w:left="720" w:hanging="360"/>
      </w:pPr>
      <w:r w:rsidDel="00000000" w:rsidR="00000000" w:rsidRPr="00000000">
        <w:rPr>
          <w:rtl w:val="0"/>
        </w:rPr>
        <w:t xml:space="preserve">Determines the seek range (more like AOE) of the Spiritwalker to cast this ability </w:t>
      </w:r>
      <w:sdt>
        <w:sdtPr>
          <w:alias w:val="Named contributors"/>
          <w:id w:val="-1959091750"/>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356">
      <w:pPr>
        <w:numPr>
          <w:ilvl w:val="0"/>
          <w:numId w:val="80"/>
        </w:numPr>
        <w:spacing w:after="0" w:afterAutospacing="0"/>
        <w:ind w:left="720" w:hanging="360"/>
      </w:pPr>
      <w:r w:rsidDel="00000000" w:rsidR="00000000" w:rsidRPr="00000000">
        <w:rPr>
          <w:rtl w:val="0"/>
        </w:rPr>
        <w:t xml:space="preserve">If there are no Tauren corpses nearby, the ability is not cast </w:t>
      </w:r>
      <w:sdt>
        <w:sdtPr>
          <w:alias w:val="Named contributors"/>
          <w:id w:val="1807287622"/>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357">
      <w:pPr>
        <w:numPr>
          <w:ilvl w:val="0"/>
          <w:numId w:val="80"/>
        </w:numPr>
        <w:ind w:left="720" w:hanging="360"/>
      </w:pPr>
      <w:r w:rsidDel="00000000" w:rsidR="00000000" w:rsidRPr="00000000">
        <w:rPr>
          <w:rtl w:val="0"/>
        </w:rPr>
        <w:t xml:space="preserve">Setting the value to 0 requires the caster to literally be on top of the corpse, while setting it to higher values allows the caster to revive Tauren corpses from a distance </w:t>
      </w:r>
      <w:sdt>
        <w:sdtPr>
          <w:alias w:val="Named contributors"/>
          <w:id w:val="237122478"/>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358">
      <w:pPr>
        <w:pStyle w:val="Heading2"/>
        <w:rPr>
          <w:color w:val="dd7e6b"/>
          <w:sz w:val="24"/>
          <w:szCs w:val="24"/>
        </w:rPr>
      </w:pPr>
      <w:bookmarkStart w:colFirst="0" w:colLast="0" w:name="_i4b39mkddyju" w:id="59"/>
      <w:bookmarkEnd w:id="59"/>
      <w:r w:rsidDel="00000000" w:rsidR="00000000" w:rsidRPr="00000000">
        <w:rPr>
          <w:rtl w:val="0"/>
        </w:rPr>
        <w:t xml:space="preserve">-Battle Stations </w:t>
        <w:br w:type="textWrapping"/>
      </w:r>
      <w:r w:rsidDel="00000000" w:rsidR="00000000" w:rsidRPr="00000000">
        <w:rPr>
          <w:color w:val="dd7e6b"/>
          <w:sz w:val="24"/>
          <w:szCs w:val="24"/>
          <w:rtl w:val="0"/>
        </w:rPr>
        <w:t xml:space="preserve">‘Abtl’</w:t>
      </w:r>
    </w:p>
    <w:p w:rsidR="00000000" w:rsidDel="00000000" w:rsidP="00000000" w:rsidRDefault="00000000" w:rsidRPr="00000000" w14:paraId="00000359">
      <w:pPr>
        <w:rPr/>
      </w:pPr>
      <w:sdt>
        <w:sdtPr>
          <w:alias w:val="WE Ability tag"/>
          <w:id w:val="1714613550"/>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r w:rsidDel="00000000" w:rsidR="00000000" w:rsidRPr="00000000">
        <w:rPr>
          <w:rtl w:val="0"/>
        </w:rPr>
      </w:r>
    </w:p>
    <w:p w:rsidR="00000000" w:rsidDel="00000000" w:rsidP="00000000" w:rsidRDefault="00000000" w:rsidRPr="00000000" w14:paraId="0000035A">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35B">
      <w:pPr>
        <w:numPr>
          <w:ilvl w:val="0"/>
          <w:numId w:val="63"/>
        </w:numPr>
        <w:spacing w:after="0" w:afterAutospacing="0"/>
        <w:ind w:left="720" w:hanging="360"/>
      </w:pPr>
      <w:r w:rsidDel="00000000" w:rsidR="00000000" w:rsidRPr="00000000">
        <w:rPr>
          <w:rtl w:val="0"/>
        </w:rPr>
        <w:t xml:space="preserve">Disable shortcut key, hide the ability. Transports that can only transport certain units. Profit?</w:t>
      </w:r>
    </w:p>
    <w:p w:rsidR="00000000" w:rsidDel="00000000" w:rsidP="00000000" w:rsidRDefault="00000000" w:rsidRPr="00000000" w14:paraId="0000035C">
      <w:pPr>
        <w:numPr>
          <w:ilvl w:val="0"/>
          <w:numId w:val="63"/>
        </w:numPr>
        <w:spacing w:after="0" w:afterAutospacing="0"/>
        <w:ind w:left="720" w:hanging="360"/>
      </w:pPr>
      <w:r w:rsidDel="00000000" w:rsidR="00000000" w:rsidRPr="00000000">
        <w:rPr>
          <w:rtl w:val="0"/>
        </w:rPr>
        <w:t xml:space="preserve">Causes the Number of [Transport Size] closest units of  [Allowed Unit Type] within the [Area of Effect] radius to try and enter the transport</w:t>
      </w:r>
    </w:p>
    <w:p w:rsidR="00000000" w:rsidDel="00000000" w:rsidP="00000000" w:rsidRDefault="00000000" w:rsidRPr="00000000" w14:paraId="0000035D">
      <w:pPr>
        <w:numPr>
          <w:ilvl w:val="0"/>
          <w:numId w:val="63"/>
        </w:numPr>
        <w:spacing w:after="0" w:afterAutospacing="0"/>
        <w:ind w:left="720" w:hanging="360"/>
      </w:pPr>
      <w:r w:rsidDel="00000000" w:rsidR="00000000" w:rsidRPr="00000000">
        <w:rPr>
          <w:rtl w:val="0"/>
        </w:rPr>
        <w:t xml:space="preserve">Increases the attack speed of the Transporting Unit (i.e. Orc Burrow) by 100% for each unit in cargo, starts at half the attack speed of the carrier</w:t>
      </w:r>
    </w:p>
    <w:p w:rsidR="00000000" w:rsidDel="00000000" w:rsidP="00000000" w:rsidRDefault="00000000" w:rsidRPr="00000000" w14:paraId="0000035E">
      <w:pPr>
        <w:numPr>
          <w:ilvl w:val="0"/>
          <w:numId w:val="63"/>
        </w:numPr>
        <w:spacing w:after="0" w:afterAutospacing="0"/>
        <w:ind w:left="720" w:hanging="360"/>
      </w:pPr>
      <w:r w:rsidDel="00000000" w:rsidR="00000000" w:rsidRPr="00000000">
        <w:rPr>
          <w:rtl w:val="0"/>
        </w:rPr>
        <w:t xml:space="preserve">Disables the attack of the carrier if there’s no unit transported</w:t>
      </w:r>
    </w:p>
    <w:p w:rsidR="00000000" w:rsidDel="00000000" w:rsidP="00000000" w:rsidRDefault="00000000" w:rsidRPr="00000000" w14:paraId="0000035F">
      <w:pPr>
        <w:numPr>
          <w:ilvl w:val="0"/>
          <w:numId w:val="63"/>
        </w:numPr>
        <w:ind w:left="720" w:hanging="360"/>
      </w:pPr>
      <w:r w:rsidDel="00000000" w:rsidR="00000000" w:rsidRPr="00000000">
        <w:rPr>
          <w:rtl w:val="0"/>
        </w:rPr>
        <w:t xml:space="preserve">Uses a limited pathfinder to instantly determine if a Peon can reach the Burrow. If the pathfinder fails, the Peon will be unaffected. </w:t>
      </w:r>
      <w:sdt>
        <w:sdtPr>
          <w:alias w:val="Named contributors"/>
          <w:id w:val="-523043665"/>
          <w:dropDownList w:lastValue="Duckfarte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Duckfarter</w:t>
          </w:r>
        </w:sdtContent>
      </w:sdt>
      <w:r w:rsidDel="00000000" w:rsidR="00000000" w:rsidRPr="00000000">
        <w:rPr>
          <w:rtl w:val="0"/>
        </w:rPr>
      </w:r>
    </w:p>
    <w:p w:rsidR="00000000" w:rsidDel="00000000" w:rsidP="00000000" w:rsidRDefault="00000000" w:rsidRPr="00000000" w14:paraId="00000360">
      <w:pPr>
        <w:rPr>
          <w:b w:val="1"/>
          <w:bCs w:val="1"/>
          <w:color w:val="980000"/>
        </w:rPr>
      </w:pPr>
      <w:r w:rsidDel="00000000" w:rsidR="00000000" w:rsidRPr="00000000">
        <w:rPr>
          <w:b w:val="1"/>
          <w:bCs w:val="1"/>
          <w:color w:val="980000"/>
          <w:rtl w:val="0"/>
        </w:rPr>
        <w:t xml:space="preserve">Data - Allowed Unit Type</w:t>
      </w:r>
    </w:p>
    <w:p w:rsidR="00000000" w:rsidDel="00000000" w:rsidP="00000000" w:rsidRDefault="00000000" w:rsidRPr="00000000" w14:paraId="00000361">
      <w:pPr>
        <w:numPr>
          <w:ilvl w:val="0"/>
          <w:numId w:val="80"/>
        </w:numPr>
        <w:spacing w:after="0" w:afterAutospacing="0"/>
        <w:ind w:left="720" w:hanging="360"/>
      </w:pPr>
      <w:r w:rsidDel="00000000" w:rsidR="00000000" w:rsidRPr="00000000">
        <w:rPr>
          <w:rtl w:val="0"/>
        </w:rPr>
        <w:t xml:space="preserve">Defines what unit is allowed inside the transport.</w:t>
      </w:r>
    </w:p>
    <w:p w:rsidR="00000000" w:rsidDel="00000000" w:rsidP="00000000" w:rsidRDefault="00000000" w:rsidRPr="00000000" w14:paraId="00000362">
      <w:pPr>
        <w:numPr>
          <w:ilvl w:val="0"/>
          <w:numId w:val="80"/>
        </w:numPr>
        <w:spacing w:after="0" w:afterAutospacing="0"/>
        <w:ind w:left="720" w:hanging="360"/>
      </w:pPr>
      <w:r w:rsidDel="00000000" w:rsidR="00000000" w:rsidRPr="00000000">
        <w:rPr>
          <w:rtl w:val="0"/>
        </w:rPr>
        <w:t xml:space="preserve">No other units can be picked up other than the defined unit</w:t>
      </w:r>
    </w:p>
    <w:p w:rsidR="00000000" w:rsidDel="00000000" w:rsidP="00000000" w:rsidRDefault="00000000" w:rsidRPr="00000000" w14:paraId="00000363">
      <w:pPr>
        <w:numPr>
          <w:ilvl w:val="0"/>
          <w:numId w:val="80"/>
        </w:numPr>
        <w:spacing w:after="0" w:afterAutospacing="0"/>
        <w:ind w:left="720" w:hanging="360"/>
      </w:pPr>
      <w:r w:rsidDel="00000000" w:rsidR="00000000" w:rsidRPr="00000000">
        <w:rPr>
          <w:rtl w:val="0"/>
        </w:rPr>
        <w:t xml:space="preserve">Having multiple levels with different values allows the loading of different unit types</w:t>
      </w:r>
    </w:p>
    <w:p w:rsidR="00000000" w:rsidDel="00000000" w:rsidP="00000000" w:rsidRDefault="00000000" w:rsidRPr="00000000" w14:paraId="00000364">
      <w:pPr>
        <w:numPr>
          <w:ilvl w:val="0"/>
          <w:numId w:val="80"/>
        </w:numPr>
        <w:ind w:left="720" w:hanging="360"/>
      </w:pPr>
      <w:r w:rsidDel="00000000" w:rsidR="00000000" w:rsidRPr="00000000">
        <w:rPr>
          <w:rtl w:val="0"/>
        </w:rPr>
        <w:t xml:space="preserve">Setting to empty does not work </w:t>
      </w:r>
      <w:sdt>
        <w:sdtPr>
          <w:alias w:val="Named contributors"/>
          <w:id w:val="-1406600996"/>
          <w:dropDownList w:lastValue="Kino">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Kino</w:t>
          </w:r>
        </w:sdtContent>
      </w:sdt>
      <w:r w:rsidDel="00000000" w:rsidR="00000000" w:rsidRPr="00000000">
        <w:rPr>
          <w:rtl w:val="0"/>
        </w:rPr>
      </w:r>
    </w:p>
    <w:p w:rsidR="00000000" w:rsidDel="00000000" w:rsidP="00000000" w:rsidRDefault="00000000" w:rsidRPr="00000000" w14:paraId="00000365">
      <w:pPr>
        <w:rPr>
          <w:b w:val="1"/>
          <w:bCs w:val="1"/>
          <w:color w:val="980000"/>
        </w:rPr>
      </w:pPr>
      <w:r w:rsidDel="00000000" w:rsidR="00000000" w:rsidRPr="00000000">
        <w:rPr>
          <w:b w:val="1"/>
          <w:bCs w:val="1"/>
          <w:color w:val="980000"/>
          <w:rtl w:val="0"/>
        </w:rPr>
        <w:t xml:space="preserve">Stats - Targets Allowed</w:t>
      </w:r>
    </w:p>
    <w:p w:rsidR="00000000" w:rsidDel="00000000" w:rsidP="00000000" w:rsidRDefault="00000000" w:rsidRPr="00000000" w14:paraId="00000366">
      <w:pPr>
        <w:numPr>
          <w:ilvl w:val="0"/>
          <w:numId w:val="80"/>
        </w:numPr>
        <w:spacing w:after="0" w:afterAutospacing="0"/>
        <w:ind w:left="720" w:hanging="360"/>
      </w:pPr>
      <w:r w:rsidDel="00000000" w:rsidR="00000000" w:rsidRPr="00000000">
        <w:rPr>
          <w:rtl w:val="0"/>
        </w:rPr>
        <w:t xml:space="preserve">Enabling enemy targeting in combination with the </w:t>
      </w:r>
      <w:hyperlink w:anchor="_eeeztercxdus">
        <w:r w:rsidDel="00000000" w:rsidR="00000000" w:rsidRPr="00000000">
          <w:rPr>
            <w:color w:val="dd7e6b"/>
            <w:rtl w:val="0"/>
          </w:rPr>
          <w:t xml:space="preserve">Devour Cargo</w:t>
        </w:r>
      </w:hyperlink>
      <w:r w:rsidDel="00000000" w:rsidR="00000000" w:rsidRPr="00000000">
        <w:rPr>
          <w:rtl w:val="0"/>
        </w:rPr>
        <w:t xml:space="preserve"> ability allows you to draw in enemy workers </w:t>
      </w:r>
      <w:sdt>
        <w:sdtPr>
          <w:alias w:val="Named contributors"/>
          <w:id w:val="-463903314"/>
          <w:dropDownList w:lastValue="Kino">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Kino</w:t>
          </w:r>
        </w:sdtContent>
      </w:sdt>
      <w:r w:rsidDel="00000000" w:rsidR="00000000" w:rsidRPr="00000000">
        <w:rPr>
          <w:rtl w:val="0"/>
        </w:rPr>
      </w:r>
    </w:p>
    <w:p w:rsidR="00000000" w:rsidDel="00000000" w:rsidP="00000000" w:rsidRDefault="00000000" w:rsidRPr="00000000" w14:paraId="00000367">
      <w:pPr>
        <w:numPr>
          <w:ilvl w:val="0"/>
          <w:numId w:val="80"/>
        </w:numPr>
        <w:ind w:left="720" w:hanging="360"/>
      </w:pPr>
      <w:r w:rsidDel="00000000" w:rsidR="00000000" w:rsidRPr="00000000">
        <w:rPr>
          <w:rtl w:val="0"/>
        </w:rPr>
        <w:t xml:space="preserve">Including enemies on the standard </w:t>
      </w:r>
      <w:hyperlink w:anchor="_xki06ekugb7k">
        <w:r w:rsidDel="00000000" w:rsidR="00000000" w:rsidRPr="00000000">
          <w:rPr>
            <w:color w:val="dd7e6b"/>
            <w:rtl w:val="0"/>
          </w:rPr>
          <w:t xml:space="preserve">Cargo Hold</w:t>
        </w:r>
      </w:hyperlink>
      <w:r w:rsidDel="00000000" w:rsidR="00000000" w:rsidRPr="00000000">
        <w:rPr>
          <w:rtl w:val="0"/>
        </w:rPr>
        <w:t xml:space="preserve"> ability does nothing</w:t>
      </w:r>
    </w:p>
    <w:p w:rsidR="00000000" w:rsidDel="00000000" w:rsidP="00000000" w:rsidRDefault="00000000" w:rsidRPr="00000000" w14:paraId="00000368">
      <w:pPr>
        <w:pStyle w:val="Heading2"/>
        <w:rPr>
          <w:color w:val="dd7e6b"/>
          <w:sz w:val="24"/>
          <w:szCs w:val="24"/>
        </w:rPr>
      </w:pPr>
      <w:bookmarkStart w:colFirst="0" w:colLast="0" w:name="_ijaqal3yn4je" w:id="60"/>
      <w:bookmarkEnd w:id="60"/>
      <w:r w:rsidDel="00000000" w:rsidR="00000000" w:rsidRPr="00000000">
        <w:rPr>
          <w:rtl w:val="0"/>
        </w:rPr>
        <w:t xml:space="preserve">-Berserk </w:t>
        <w:br w:type="textWrapping"/>
      </w:r>
      <w:r w:rsidDel="00000000" w:rsidR="00000000" w:rsidRPr="00000000">
        <w:rPr>
          <w:color w:val="dd7e6b"/>
          <w:sz w:val="24"/>
          <w:szCs w:val="24"/>
          <w:rtl w:val="0"/>
        </w:rPr>
        <w:t xml:space="preserve">‘Absk’  ‘Alxk’</w:t>
      </w:r>
    </w:p>
    <w:p w:rsidR="00000000" w:rsidDel="00000000" w:rsidP="00000000" w:rsidRDefault="00000000" w:rsidRPr="00000000" w14:paraId="00000369">
      <w:pPr>
        <w:rPr/>
      </w:pPr>
      <w:sdt>
        <w:sdtPr>
          <w:alias w:val="WE Ability tag"/>
          <w:id w:val="-282620849"/>
          <w:dropDownList w:lastValue="Attack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Increase</w:t>
          </w:r>
        </w:sdtContent>
      </w:sdt>
      <w:sdt>
        <w:sdtPr>
          <w:alias w:val="WE Ability tag"/>
          <w:id w:val="24747344"/>
          <w:dropDownList w:lastValue="Attack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Decrease</w:t>
          </w:r>
        </w:sdtContent>
      </w:sdt>
      <w:sdt>
        <w:sdtPr>
          <w:alias w:val="WE Ability tag"/>
          <w:id w:val="-807927751"/>
          <w:dropDownList w:lastValue="Move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Increase</w:t>
          </w:r>
        </w:sdtContent>
      </w:sdt>
      <w:sdt>
        <w:sdtPr>
          <w:alias w:val="WE Ability tag"/>
          <w:id w:val="1537116825"/>
          <w:dropDownList w:lastValue="Move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Decrease</w:t>
          </w:r>
        </w:sdtContent>
      </w:sdt>
      <w:sdt>
        <w:sdtPr>
          <w:alias w:val="WE Ability tag"/>
          <w:id w:val="-93725605"/>
          <w:dropDownList w:lastValue="Percent Damage Taken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Taken Increase</w:t>
          </w:r>
        </w:sdtContent>
      </w:sdt>
      <w:sdt>
        <w:sdtPr>
          <w:alias w:val="WE Ability tag"/>
          <w:id w:val="1686519723"/>
          <w:dropDownList w:lastValue="Percent Damage Taken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Taken Decrease</w:t>
          </w:r>
        </w:sdtContent>
      </w:sdt>
      <w:sdt>
        <w:sdtPr>
          <w:alias w:val="WE Ability tag"/>
          <w:id w:val="-1695822824"/>
          <w:dropDownList w:lastValue="Transien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Transient</w:t>
          </w:r>
        </w:sdtContent>
      </w:sdt>
      <w:r w:rsidDel="00000000" w:rsidR="00000000" w:rsidRPr="00000000">
        <w:rPr>
          <w:rtl w:val="0"/>
        </w:rPr>
      </w:r>
    </w:p>
    <w:p w:rsidR="00000000" w:rsidDel="00000000" w:rsidP="00000000" w:rsidRDefault="00000000" w:rsidRPr="00000000" w14:paraId="0000036A">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36B">
      <w:pPr>
        <w:numPr>
          <w:ilvl w:val="0"/>
          <w:numId w:val="80"/>
        </w:numPr>
        <w:spacing w:after="0" w:afterAutospacing="0"/>
        <w:ind w:left="720" w:hanging="360"/>
      </w:pPr>
      <w:r w:rsidDel="00000000" w:rsidR="00000000" w:rsidRPr="00000000">
        <w:rPr>
          <w:rtl w:val="0"/>
        </w:rPr>
        <w:t xml:space="preserve">Doesn't interrupt unit's orders on activation, allowed to use even while channeling</w:t>
      </w:r>
    </w:p>
    <w:p w:rsidR="00000000" w:rsidDel="00000000" w:rsidP="00000000" w:rsidRDefault="00000000" w:rsidRPr="00000000" w14:paraId="0000036C">
      <w:pPr>
        <w:numPr>
          <w:ilvl w:val="0"/>
          <w:numId w:val="80"/>
        </w:numPr>
        <w:ind w:left="720" w:hanging="360"/>
      </w:pPr>
      <w:r w:rsidDel="00000000" w:rsidR="00000000" w:rsidRPr="00000000">
        <w:rPr>
          <w:rtl w:val="0"/>
        </w:rPr>
        <w:t xml:space="preserve">Since it can’t be dispelled it is a great ability to make custom self effects with X duration (2.0.3) </w:t>
      </w:r>
      <w:sdt>
        <w:sdtPr>
          <w:alias w:val="Named contributors"/>
          <w:id w:val="-457649655"/>
          <w:dropDownList w:lastValue="Barbafir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Barbafire</w:t>
          </w:r>
        </w:sdtContent>
      </w:sdt>
      <w:r w:rsidDel="00000000" w:rsidR="00000000" w:rsidRPr="00000000">
        <w:rPr>
          <w:rtl w:val="0"/>
        </w:rPr>
      </w:r>
    </w:p>
    <w:p w:rsidR="00000000" w:rsidDel="00000000" w:rsidP="00000000" w:rsidRDefault="00000000" w:rsidRPr="00000000" w14:paraId="0000036D">
      <w:pPr>
        <w:rPr>
          <w:color w:val="980000"/>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36E">
      <w:pPr>
        <w:numPr>
          <w:ilvl w:val="0"/>
          <w:numId w:val="82"/>
        </w:numPr>
        <w:ind w:left="720" w:hanging="360"/>
      </w:pPr>
      <w:r w:rsidDel="00000000" w:rsidR="00000000" w:rsidRPr="00000000">
        <w:rPr>
          <w:rtl w:val="0"/>
        </w:rPr>
        <w:t xml:space="preserve">Used in combat, will not cast if outnumbered</w:t>
      </w:r>
    </w:p>
    <w:p w:rsidR="00000000" w:rsidDel="00000000" w:rsidP="00000000" w:rsidRDefault="00000000" w:rsidRPr="00000000" w14:paraId="0000036F">
      <w:pPr>
        <w:rPr>
          <w:b w:val="1"/>
          <w:bCs w:val="1"/>
          <w:color w:val="980000"/>
        </w:rPr>
      </w:pPr>
      <w:r w:rsidDel="00000000" w:rsidR="00000000" w:rsidRPr="00000000">
        <w:rPr>
          <w:b w:val="1"/>
          <w:bCs w:val="1"/>
          <w:color w:val="980000"/>
          <w:rtl w:val="0"/>
        </w:rPr>
        <w:t xml:space="preserve">Attack Speed Increase</w:t>
      </w:r>
    </w:p>
    <w:p w:rsidR="00000000" w:rsidDel="00000000" w:rsidP="00000000" w:rsidRDefault="00000000" w:rsidRPr="00000000" w14:paraId="00000370">
      <w:pPr>
        <w:numPr>
          <w:ilvl w:val="0"/>
          <w:numId w:val="80"/>
        </w:numPr>
        <w:spacing w:after="0" w:afterAutospacing="0"/>
        <w:ind w:left="720" w:hanging="360"/>
      </w:pPr>
      <w:r w:rsidDel="00000000" w:rsidR="00000000" w:rsidRPr="00000000">
        <w:rPr>
          <w:rtl w:val="0"/>
        </w:rPr>
        <w:t xml:space="preserve">Anything above 0 increases attack speed</w:t>
      </w:r>
    </w:p>
    <w:p w:rsidR="00000000" w:rsidDel="00000000" w:rsidP="00000000" w:rsidRDefault="00000000" w:rsidRPr="00000000" w14:paraId="00000371">
      <w:pPr>
        <w:numPr>
          <w:ilvl w:val="0"/>
          <w:numId w:val="80"/>
        </w:numPr>
        <w:ind w:left="720" w:hanging="360"/>
      </w:pPr>
      <w:r w:rsidDel="00000000" w:rsidR="00000000" w:rsidRPr="00000000">
        <w:rPr>
          <w:rtl w:val="0"/>
        </w:rPr>
        <w:t xml:space="preserve">Anything below 0 decreases attack speed</w:t>
      </w:r>
    </w:p>
    <w:p w:rsidR="00000000" w:rsidDel="00000000" w:rsidP="00000000" w:rsidRDefault="00000000" w:rsidRPr="00000000" w14:paraId="00000372">
      <w:pPr>
        <w:rPr>
          <w:b w:val="1"/>
          <w:bCs w:val="1"/>
          <w:color w:val="980000"/>
        </w:rPr>
      </w:pPr>
      <w:r w:rsidDel="00000000" w:rsidR="00000000" w:rsidRPr="00000000">
        <w:rPr>
          <w:b w:val="1"/>
          <w:bCs w:val="1"/>
          <w:color w:val="980000"/>
          <w:rtl w:val="0"/>
        </w:rPr>
        <w:t xml:space="preserve">Movement Speed Increase</w:t>
      </w:r>
    </w:p>
    <w:p w:rsidR="00000000" w:rsidDel="00000000" w:rsidP="00000000" w:rsidRDefault="00000000" w:rsidRPr="00000000" w14:paraId="00000373">
      <w:pPr>
        <w:numPr>
          <w:ilvl w:val="0"/>
          <w:numId w:val="80"/>
        </w:numPr>
        <w:spacing w:after="0" w:afterAutospacing="0"/>
        <w:ind w:left="720" w:hanging="360"/>
      </w:pPr>
      <w:r w:rsidDel="00000000" w:rsidR="00000000" w:rsidRPr="00000000">
        <w:rPr>
          <w:rtl w:val="0"/>
        </w:rPr>
        <w:t xml:space="preserve">Anything above 0 increases movement speed</w:t>
      </w:r>
    </w:p>
    <w:p w:rsidR="00000000" w:rsidDel="00000000" w:rsidP="00000000" w:rsidRDefault="00000000" w:rsidRPr="00000000" w14:paraId="00000374">
      <w:pPr>
        <w:numPr>
          <w:ilvl w:val="0"/>
          <w:numId w:val="80"/>
        </w:numPr>
        <w:spacing w:after="0" w:afterAutospacing="0"/>
        <w:ind w:left="720" w:hanging="360"/>
      </w:pPr>
      <w:r w:rsidDel="00000000" w:rsidR="00000000" w:rsidRPr="00000000">
        <w:rPr>
          <w:rtl w:val="0"/>
        </w:rPr>
        <w:t xml:space="preserve">Anything below 0 decreases movement speed</w:t>
      </w:r>
    </w:p>
    <w:p w:rsidR="00000000" w:rsidDel="00000000" w:rsidP="00000000" w:rsidRDefault="00000000" w:rsidRPr="00000000" w14:paraId="00000375">
      <w:pPr>
        <w:numPr>
          <w:ilvl w:val="0"/>
          <w:numId w:val="80"/>
        </w:numPr>
        <w:spacing w:after="0" w:afterAutospacing="0"/>
        <w:ind w:left="720" w:hanging="360"/>
      </w:pPr>
      <w:r w:rsidDel="00000000" w:rsidR="00000000" w:rsidRPr="00000000">
        <w:rPr>
          <w:rtl w:val="0"/>
        </w:rPr>
        <w:t xml:space="preserve">Capped by the minimum unit movement speed value (150)</w:t>
      </w:r>
    </w:p>
    <w:p w:rsidR="00000000" w:rsidDel="00000000" w:rsidP="00000000" w:rsidRDefault="00000000" w:rsidRPr="00000000" w14:paraId="00000376">
      <w:pPr>
        <w:numPr>
          <w:ilvl w:val="0"/>
          <w:numId w:val="80"/>
        </w:numPr>
        <w:ind w:left="720" w:hanging="360"/>
      </w:pPr>
      <w:r w:rsidDel="00000000" w:rsidR="00000000" w:rsidRPr="00000000">
        <w:rPr>
          <w:rtl w:val="0"/>
        </w:rPr>
        <w:t xml:space="preserve">Putting -1 doesn’t make the unit perfectly immobile if the constant is set to 0</w:t>
      </w:r>
    </w:p>
    <w:p w:rsidR="00000000" w:rsidDel="00000000" w:rsidP="00000000" w:rsidRDefault="00000000" w:rsidRPr="00000000" w14:paraId="00000377">
      <w:pPr>
        <w:rPr>
          <w:b w:val="1"/>
          <w:bCs w:val="1"/>
          <w:color w:val="980000"/>
        </w:rPr>
      </w:pPr>
      <w:r w:rsidDel="00000000" w:rsidR="00000000" w:rsidRPr="00000000">
        <w:rPr>
          <w:b w:val="1"/>
          <w:bCs w:val="1"/>
          <w:color w:val="980000"/>
          <w:rtl w:val="0"/>
        </w:rPr>
        <w:t xml:space="preserve">Damage Taken Increase</w:t>
      </w:r>
    </w:p>
    <w:p w:rsidR="00000000" w:rsidDel="00000000" w:rsidP="00000000" w:rsidRDefault="00000000" w:rsidRPr="00000000" w14:paraId="00000378">
      <w:pPr>
        <w:numPr>
          <w:ilvl w:val="0"/>
          <w:numId w:val="80"/>
        </w:numPr>
        <w:spacing w:after="0" w:afterAutospacing="0"/>
        <w:ind w:left="720" w:hanging="360"/>
      </w:pPr>
      <w:r w:rsidDel="00000000" w:rsidR="00000000" w:rsidRPr="00000000">
        <w:rPr>
          <w:rtl w:val="0"/>
        </w:rPr>
        <w:t xml:space="preserve">Anything above 0 increases damage taken (percentage)</w:t>
      </w:r>
    </w:p>
    <w:p w:rsidR="00000000" w:rsidDel="00000000" w:rsidP="00000000" w:rsidRDefault="00000000" w:rsidRPr="00000000" w14:paraId="00000379">
      <w:pPr>
        <w:numPr>
          <w:ilvl w:val="0"/>
          <w:numId w:val="80"/>
        </w:numPr>
        <w:spacing w:after="0" w:afterAutospacing="0"/>
        <w:ind w:left="720" w:hanging="360"/>
      </w:pPr>
      <w:r w:rsidDel="00000000" w:rsidR="00000000" w:rsidRPr="00000000">
        <w:rPr>
          <w:rtl w:val="0"/>
        </w:rPr>
        <w:t xml:space="preserve">0 has no effect</w:t>
      </w:r>
    </w:p>
    <w:p w:rsidR="00000000" w:rsidDel="00000000" w:rsidP="00000000" w:rsidRDefault="00000000" w:rsidRPr="00000000" w14:paraId="0000037A">
      <w:pPr>
        <w:numPr>
          <w:ilvl w:val="0"/>
          <w:numId w:val="80"/>
        </w:numPr>
        <w:spacing w:after="0" w:afterAutospacing="0"/>
        <w:ind w:left="720" w:hanging="360"/>
      </w:pPr>
      <w:r w:rsidDel="00000000" w:rsidR="00000000" w:rsidRPr="00000000">
        <w:rPr>
          <w:rtl w:val="0"/>
        </w:rPr>
        <w:t xml:space="preserve">Anything below 0 </w:t>
      </w:r>
    </w:p>
    <w:p w:rsidR="00000000" w:rsidDel="00000000" w:rsidP="00000000" w:rsidRDefault="00000000" w:rsidRPr="00000000" w14:paraId="0000037B">
      <w:pPr>
        <w:numPr>
          <w:ilvl w:val="1"/>
          <w:numId w:val="80"/>
        </w:numPr>
        <w:spacing w:after="0" w:afterAutospacing="0"/>
        <w:ind w:left="1440" w:hanging="360"/>
      </w:pPr>
      <w:r w:rsidDel="00000000" w:rsidR="00000000" w:rsidRPr="00000000">
        <w:rPr>
          <w:rtl w:val="0"/>
        </w:rPr>
        <w:t xml:space="preserve">Becomes immune to Attacks</w:t>
      </w:r>
    </w:p>
    <w:p w:rsidR="00000000" w:rsidDel="00000000" w:rsidP="00000000" w:rsidRDefault="00000000" w:rsidRPr="00000000" w14:paraId="0000037C">
      <w:pPr>
        <w:numPr>
          <w:ilvl w:val="1"/>
          <w:numId w:val="80"/>
        </w:numPr>
        <w:spacing w:after="0" w:afterAutospacing="0"/>
        <w:ind w:left="1440" w:hanging="360"/>
      </w:pPr>
      <w:r w:rsidDel="00000000" w:rsidR="00000000" w:rsidRPr="00000000">
        <w:rPr>
          <w:rtl w:val="0"/>
        </w:rPr>
        <w:t xml:space="preserve">Converts taken spelldamage to healing.</w:t>
      </w:r>
    </w:p>
    <w:p w:rsidR="00000000" w:rsidDel="00000000" w:rsidP="00000000" w:rsidRDefault="00000000" w:rsidRPr="00000000" w14:paraId="0000037D">
      <w:pPr>
        <w:numPr>
          <w:ilvl w:val="1"/>
          <w:numId w:val="80"/>
        </w:numPr>
        <w:spacing w:after="0" w:afterAutospacing="0"/>
        <w:ind w:left="1440" w:hanging="360"/>
      </w:pPr>
      <w:r w:rsidDel="00000000" w:rsidR="00000000" w:rsidRPr="00000000">
        <w:rPr>
          <w:rtl w:val="0"/>
        </w:rPr>
        <w:t xml:space="preserve">heal by damage * (1 + taken multiplier), for example</w:t>
      </w:r>
    </w:p>
    <w:p w:rsidR="00000000" w:rsidDel="00000000" w:rsidP="00000000" w:rsidRDefault="00000000" w:rsidRPr="00000000" w14:paraId="0000037E">
      <w:pPr>
        <w:numPr>
          <w:ilvl w:val="2"/>
          <w:numId w:val="80"/>
        </w:numPr>
        <w:spacing w:after="0" w:afterAutospacing="0"/>
        <w:ind w:left="2160" w:hanging="360"/>
      </w:pPr>
      <w:r w:rsidDel="00000000" w:rsidR="00000000" w:rsidRPr="00000000">
        <w:rPr>
          <w:rtl w:val="0"/>
        </w:rPr>
        <w:t xml:space="preserve">-1 -&gt; 2 x healing</w:t>
      </w:r>
    </w:p>
    <w:p w:rsidR="00000000" w:rsidDel="00000000" w:rsidP="00000000" w:rsidRDefault="00000000" w:rsidRPr="00000000" w14:paraId="0000037F">
      <w:pPr>
        <w:numPr>
          <w:ilvl w:val="2"/>
          <w:numId w:val="80"/>
        </w:numPr>
        <w:spacing w:after="0" w:afterAutospacing="0"/>
        <w:ind w:left="2160" w:hanging="360"/>
      </w:pPr>
      <w:r w:rsidDel="00000000" w:rsidR="00000000" w:rsidRPr="00000000">
        <w:rPr>
          <w:rtl w:val="0"/>
        </w:rPr>
        <w:t xml:space="preserve">-2 -&gt; 3 x healing</w:t>
      </w:r>
    </w:p>
    <w:p w:rsidR="00000000" w:rsidDel="00000000" w:rsidP="00000000" w:rsidRDefault="00000000" w:rsidRPr="00000000" w14:paraId="00000380">
      <w:pPr>
        <w:numPr>
          <w:ilvl w:val="1"/>
          <w:numId w:val="80"/>
        </w:numPr>
        <w:ind w:left="1440" w:hanging="360"/>
      </w:pPr>
      <w:r w:rsidDel="00000000" w:rsidR="00000000" w:rsidRPr="00000000">
        <w:rPr>
          <w:rtl w:val="0"/>
        </w:rPr>
        <w:t xml:space="preserve">Other Sources of Spell resistance reduce the healing</w:t>
      </w:r>
    </w:p>
    <w:p w:rsidR="00000000" w:rsidDel="00000000" w:rsidP="00000000" w:rsidRDefault="00000000" w:rsidRPr="00000000" w14:paraId="00000381">
      <w:pPr>
        <w:pStyle w:val="Heading2"/>
        <w:rPr>
          <w:color w:val="dd7e6b"/>
          <w:sz w:val="24"/>
          <w:szCs w:val="24"/>
        </w:rPr>
      </w:pPr>
      <w:bookmarkStart w:colFirst="0" w:colLast="0" w:name="_ugrlhbmoqpie" w:id="61"/>
      <w:bookmarkEnd w:id="61"/>
      <w:r w:rsidDel="00000000" w:rsidR="00000000" w:rsidRPr="00000000">
        <w:rPr>
          <w:rtl w:val="0"/>
        </w:rPr>
        <w:t xml:space="preserve">-Bloodlust </w:t>
        <w:br w:type="textWrapping"/>
      </w:r>
      <w:r w:rsidDel="00000000" w:rsidR="00000000" w:rsidRPr="00000000">
        <w:rPr>
          <w:color w:val="dd7e6b"/>
          <w:sz w:val="24"/>
          <w:szCs w:val="24"/>
          <w:rtl w:val="0"/>
        </w:rPr>
        <w:t xml:space="preserve">‘Ablo’ ‘ACBl’ ‘ACbb’</w:t>
      </w:r>
    </w:p>
    <w:p w:rsidR="00000000" w:rsidDel="00000000" w:rsidP="00000000" w:rsidRDefault="00000000" w:rsidRPr="00000000" w14:paraId="00000382">
      <w:pPr>
        <w:rPr/>
      </w:pPr>
      <w:sdt>
        <w:sdtPr>
          <w:alias w:val="WE Ability tag"/>
          <w:id w:val="-509127454"/>
          <w:dropDownList w:lastValue="Attack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Increase</w:t>
          </w:r>
        </w:sdtContent>
      </w:sdt>
      <w:sdt>
        <w:sdtPr>
          <w:alias w:val="WE Ability tag"/>
          <w:id w:val="-967106221"/>
          <w:dropDownList w:lastValue="Attack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Decrease</w:t>
          </w:r>
        </w:sdtContent>
      </w:sdt>
      <w:sdt>
        <w:sdtPr>
          <w:alias w:val="WE Ability tag"/>
          <w:id w:val="230625135"/>
          <w:dropDownList w:lastValue="Move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Increase</w:t>
          </w:r>
        </w:sdtContent>
      </w:sdt>
      <w:sdt>
        <w:sdtPr>
          <w:alias w:val="WE Ability tag"/>
          <w:id w:val="-454280234"/>
          <w:dropDownList w:lastValue="Move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Decrease</w:t>
          </w:r>
        </w:sdtContent>
      </w:sdt>
      <w:sdt>
        <w:sdtPr>
          <w:alias w:val="WE Ability tag"/>
          <w:id w:val="-1248175723"/>
          <w:dropDownList w:lastValue="Auto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Autocast</w:t>
          </w:r>
        </w:sdtContent>
      </w:sdt>
      <w:r w:rsidDel="00000000" w:rsidR="00000000" w:rsidRPr="00000000">
        <w:rPr>
          <w:rtl w:val="0"/>
        </w:rPr>
      </w:r>
    </w:p>
    <w:p w:rsidR="00000000" w:rsidDel="00000000" w:rsidP="00000000" w:rsidRDefault="00000000" w:rsidRPr="00000000" w14:paraId="00000383">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384">
      <w:pPr>
        <w:numPr>
          <w:ilvl w:val="0"/>
          <w:numId w:val="80"/>
        </w:numPr>
        <w:ind w:left="720" w:hanging="360"/>
      </w:pPr>
      <w:r w:rsidDel="00000000" w:rsidR="00000000" w:rsidRPr="00000000">
        <w:rPr>
          <w:rtl w:val="0"/>
        </w:rPr>
        <w:t xml:space="preserve">Doesn't stack with itself, regardless of buff id. Causes permanent visual model's size bugs when 2+ Bloodlusts with different model scale are mixed</w:t>
      </w:r>
    </w:p>
    <w:p w:rsidR="00000000" w:rsidDel="00000000" w:rsidP="00000000" w:rsidRDefault="00000000" w:rsidRPr="00000000" w14:paraId="00000385">
      <w:pPr>
        <w:rPr>
          <w:b w:val="1"/>
          <w:bCs w:val="1"/>
          <w:color w:val="980000"/>
        </w:rPr>
      </w:pPr>
      <w:r w:rsidDel="00000000" w:rsidR="00000000" w:rsidRPr="00000000">
        <w:rPr>
          <w:b w:val="1"/>
          <w:bCs w:val="1"/>
          <w:color w:val="980000"/>
          <w:rtl w:val="0"/>
        </w:rPr>
        <w:t xml:space="preserve">Attack Speed increase</w:t>
      </w:r>
    </w:p>
    <w:p w:rsidR="00000000" w:rsidDel="00000000" w:rsidP="00000000" w:rsidRDefault="00000000" w:rsidRPr="00000000" w14:paraId="00000386">
      <w:pPr>
        <w:numPr>
          <w:ilvl w:val="0"/>
          <w:numId w:val="80"/>
        </w:numPr>
        <w:spacing w:after="0" w:afterAutospacing="0"/>
        <w:ind w:left="720" w:hanging="360"/>
      </w:pPr>
      <w:r w:rsidDel="00000000" w:rsidR="00000000" w:rsidRPr="00000000">
        <w:rPr>
          <w:rtl w:val="0"/>
        </w:rPr>
        <w:t xml:space="preserve">Anything above 0 increases attack speed</w:t>
      </w:r>
    </w:p>
    <w:p w:rsidR="00000000" w:rsidDel="00000000" w:rsidP="00000000" w:rsidRDefault="00000000" w:rsidRPr="00000000" w14:paraId="00000387">
      <w:pPr>
        <w:numPr>
          <w:ilvl w:val="0"/>
          <w:numId w:val="80"/>
        </w:numPr>
        <w:ind w:left="720" w:hanging="360"/>
      </w:pPr>
      <w:r w:rsidDel="00000000" w:rsidR="00000000" w:rsidRPr="00000000">
        <w:rPr>
          <w:rtl w:val="0"/>
        </w:rPr>
        <w:t xml:space="preserve">Anything below 0 decreases attack speed</w:t>
      </w:r>
    </w:p>
    <w:p w:rsidR="00000000" w:rsidDel="00000000" w:rsidP="00000000" w:rsidRDefault="00000000" w:rsidRPr="00000000" w14:paraId="00000388">
      <w:pPr>
        <w:rPr>
          <w:b w:val="1"/>
          <w:bCs w:val="1"/>
          <w:color w:val="980000"/>
        </w:rPr>
      </w:pPr>
      <w:r w:rsidDel="00000000" w:rsidR="00000000" w:rsidRPr="00000000">
        <w:rPr>
          <w:b w:val="1"/>
          <w:bCs w:val="1"/>
          <w:color w:val="980000"/>
          <w:rtl w:val="0"/>
        </w:rPr>
        <w:t xml:space="preserve">Movement speed increase</w:t>
      </w:r>
    </w:p>
    <w:p w:rsidR="00000000" w:rsidDel="00000000" w:rsidP="00000000" w:rsidRDefault="00000000" w:rsidRPr="00000000" w14:paraId="00000389">
      <w:pPr>
        <w:numPr>
          <w:ilvl w:val="0"/>
          <w:numId w:val="80"/>
        </w:numPr>
        <w:spacing w:after="0" w:afterAutospacing="0"/>
        <w:ind w:left="720" w:hanging="360"/>
      </w:pPr>
      <w:r w:rsidDel="00000000" w:rsidR="00000000" w:rsidRPr="00000000">
        <w:rPr>
          <w:rtl w:val="0"/>
        </w:rPr>
        <w:t xml:space="preserve">Anything above 0 increases movement speed</w:t>
      </w:r>
    </w:p>
    <w:p w:rsidR="00000000" w:rsidDel="00000000" w:rsidP="00000000" w:rsidRDefault="00000000" w:rsidRPr="00000000" w14:paraId="0000038A">
      <w:pPr>
        <w:numPr>
          <w:ilvl w:val="0"/>
          <w:numId w:val="80"/>
        </w:numPr>
        <w:ind w:left="720" w:hanging="360"/>
      </w:pPr>
      <w:r w:rsidDel="00000000" w:rsidR="00000000" w:rsidRPr="00000000">
        <w:rPr>
          <w:rtl w:val="0"/>
        </w:rPr>
        <w:t xml:space="preserve">Anything below 0 decreases movement speed</w:t>
      </w:r>
    </w:p>
    <w:p w:rsidR="00000000" w:rsidDel="00000000" w:rsidP="00000000" w:rsidRDefault="00000000" w:rsidRPr="00000000" w14:paraId="0000038B">
      <w:pPr>
        <w:rPr>
          <w:b w:val="1"/>
          <w:bCs w:val="1"/>
          <w:color w:val="980000"/>
        </w:rPr>
      </w:pPr>
      <w:r w:rsidDel="00000000" w:rsidR="00000000" w:rsidRPr="00000000">
        <w:rPr>
          <w:b w:val="1"/>
          <w:bCs w:val="1"/>
          <w:color w:val="980000"/>
          <w:rtl w:val="0"/>
        </w:rPr>
        <w:t xml:space="preserve">Scaling Factor</w:t>
      </w:r>
    </w:p>
    <w:p w:rsidR="00000000" w:rsidDel="00000000" w:rsidP="00000000" w:rsidRDefault="00000000" w:rsidRPr="00000000" w14:paraId="0000038C">
      <w:pPr>
        <w:numPr>
          <w:ilvl w:val="0"/>
          <w:numId w:val="80"/>
        </w:numPr>
        <w:spacing w:after="0" w:afterAutospacing="0"/>
        <w:ind w:left="720" w:hanging="360"/>
      </w:pPr>
      <w:r w:rsidDel="00000000" w:rsidR="00000000" w:rsidRPr="00000000">
        <w:rPr>
          <w:rtl w:val="0"/>
        </w:rPr>
        <w:t xml:space="preserve">Changes the size of the model of the unit, but doesn’t change collision size, attack range or sight</w:t>
      </w:r>
    </w:p>
    <w:p w:rsidR="00000000" w:rsidDel="00000000" w:rsidP="00000000" w:rsidRDefault="00000000" w:rsidRPr="00000000" w14:paraId="0000038D">
      <w:pPr>
        <w:numPr>
          <w:ilvl w:val="0"/>
          <w:numId w:val="80"/>
        </w:numPr>
        <w:spacing w:after="0" w:afterAutospacing="0"/>
        <w:ind w:left="720" w:hanging="360"/>
      </w:pPr>
      <w:r w:rsidDel="00000000" w:rsidR="00000000" w:rsidRPr="00000000">
        <w:rPr>
          <w:rtl w:val="0"/>
        </w:rPr>
        <w:t xml:space="preserve">It does however changes the projectile launch X/Y/Z to fit the scaling</w:t>
      </w:r>
    </w:p>
    <w:p w:rsidR="00000000" w:rsidDel="00000000" w:rsidP="00000000" w:rsidRDefault="00000000" w:rsidRPr="00000000" w14:paraId="0000038E">
      <w:pPr>
        <w:numPr>
          <w:ilvl w:val="0"/>
          <w:numId w:val="80"/>
        </w:numPr>
        <w:spacing w:after="0" w:afterAutospacing="0"/>
        <w:ind w:left="720" w:hanging="360"/>
      </w:pPr>
      <w:r w:rsidDel="00000000" w:rsidR="00000000" w:rsidRPr="00000000">
        <w:rPr>
          <w:rtl w:val="0"/>
        </w:rPr>
        <w:t xml:space="preserve">Setting it to 0 causes no size change.</w:t>
      </w:r>
    </w:p>
    <w:p w:rsidR="00000000" w:rsidDel="00000000" w:rsidP="00000000" w:rsidRDefault="00000000" w:rsidRPr="00000000" w14:paraId="0000038F">
      <w:pPr>
        <w:numPr>
          <w:ilvl w:val="0"/>
          <w:numId w:val="80"/>
        </w:numPr>
        <w:spacing w:after="0" w:afterAutospacing="0"/>
        <w:ind w:left="720" w:hanging="360"/>
      </w:pPr>
      <w:r w:rsidDel="00000000" w:rsidR="00000000" w:rsidRPr="00000000">
        <w:rPr>
          <w:rtl w:val="0"/>
        </w:rPr>
        <w:t xml:space="preserve">Anything above 0 causes the unit model to grow</w:t>
      </w:r>
    </w:p>
    <w:p w:rsidR="00000000" w:rsidDel="00000000" w:rsidP="00000000" w:rsidRDefault="00000000" w:rsidRPr="00000000" w14:paraId="00000390">
      <w:pPr>
        <w:numPr>
          <w:ilvl w:val="0"/>
          <w:numId w:val="80"/>
        </w:numPr>
        <w:spacing w:after="0" w:afterAutospacing="0"/>
        <w:ind w:left="720" w:hanging="360"/>
      </w:pPr>
      <w:r w:rsidDel="00000000" w:rsidR="00000000" w:rsidRPr="00000000">
        <w:rPr>
          <w:rtl w:val="0"/>
        </w:rPr>
        <w:t xml:space="preserve">Anything between -0.01 and -0.99 causes the unit to shrink</w:t>
      </w:r>
    </w:p>
    <w:p w:rsidR="00000000" w:rsidDel="00000000" w:rsidP="00000000" w:rsidRDefault="00000000" w:rsidRPr="00000000" w14:paraId="00000391">
      <w:pPr>
        <w:numPr>
          <w:ilvl w:val="0"/>
          <w:numId w:val="80"/>
        </w:numPr>
        <w:spacing w:after="0" w:afterAutospacing="0"/>
        <w:ind w:left="720" w:hanging="360"/>
      </w:pPr>
      <w:r w:rsidDel="00000000" w:rsidR="00000000" w:rsidRPr="00000000">
        <w:rPr>
          <w:rtl w:val="0"/>
        </w:rPr>
        <w:t xml:space="preserve">At -1.00 the unit is technically not visible anymore</w:t>
      </w:r>
    </w:p>
    <w:p w:rsidR="00000000" w:rsidDel="00000000" w:rsidP="00000000" w:rsidRDefault="00000000" w:rsidRPr="00000000" w14:paraId="00000392">
      <w:pPr>
        <w:numPr>
          <w:ilvl w:val="0"/>
          <w:numId w:val="80"/>
        </w:numPr>
        <w:spacing w:after="0" w:afterAutospacing="0"/>
        <w:ind w:left="720" w:hanging="360"/>
      </w:pPr>
      <w:r w:rsidDel="00000000" w:rsidR="00000000" w:rsidRPr="00000000">
        <w:rPr>
          <w:rtl w:val="0"/>
        </w:rPr>
        <w:t xml:space="preserve">Anything below -1.00 causes the unit to invert upon itself, effectively turning it inside out</w:t>
      </w:r>
    </w:p>
    <w:p w:rsidR="00000000" w:rsidDel="00000000" w:rsidP="00000000" w:rsidRDefault="00000000" w:rsidRPr="00000000" w14:paraId="00000393">
      <w:pPr>
        <w:numPr>
          <w:ilvl w:val="1"/>
          <w:numId w:val="80"/>
        </w:numPr>
        <w:spacing w:after="0" w:afterAutospacing="0"/>
        <w:ind w:left="1440" w:hanging="360"/>
      </w:pPr>
      <w:r w:rsidDel="00000000" w:rsidR="00000000" w:rsidRPr="00000000">
        <w:rPr>
          <w:rtl w:val="0"/>
        </w:rPr>
        <w:t xml:space="preserve">Ground units will be put “underground” with their feet occasionally sticking out</w:t>
      </w:r>
    </w:p>
    <w:p w:rsidR="00000000" w:rsidDel="00000000" w:rsidP="00000000" w:rsidRDefault="00000000" w:rsidRPr="00000000" w14:paraId="00000394">
      <w:pPr>
        <w:numPr>
          <w:ilvl w:val="1"/>
          <w:numId w:val="80"/>
        </w:numPr>
        <w:spacing w:after="0" w:afterAutospacing="0"/>
        <w:ind w:left="1440" w:hanging="360"/>
      </w:pPr>
      <w:r w:rsidDel="00000000" w:rsidR="00000000" w:rsidRPr="00000000">
        <w:rPr>
          <w:rtl w:val="0"/>
        </w:rPr>
        <w:t xml:space="preserve">Ground units will leave a footprint trail similar to that of siege</w:t>
      </w:r>
    </w:p>
    <w:p w:rsidR="00000000" w:rsidDel="00000000" w:rsidP="00000000" w:rsidRDefault="00000000" w:rsidRPr="00000000" w14:paraId="00000395">
      <w:pPr>
        <w:numPr>
          <w:ilvl w:val="1"/>
          <w:numId w:val="80"/>
        </w:numPr>
        <w:spacing w:after="0" w:afterAutospacing="0"/>
        <w:ind w:left="1440" w:hanging="360"/>
      </w:pPr>
      <w:r w:rsidDel="00000000" w:rsidR="00000000" w:rsidRPr="00000000">
        <w:rPr>
          <w:rtl w:val="0"/>
        </w:rPr>
        <w:t xml:space="preserve">Air units will just turn inside out</w:t>
      </w:r>
    </w:p>
    <w:p w:rsidR="00000000" w:rsidDel="00000000" w:rsidP="00000000" w:rsidRDefault="00000000" w:rsidRPr="00000000" w14:paraId="00000396">
      <w:pPr>
        <w:numPr>
          <w:ilvl w:val="0"/>
          <w:numId w:val="80"/>
        </w:numPr>
        <w:spacing w:after="0" w:afterAutospacing="0"/>
        <w:ind w:left="720" w:hanging="360"/>
      </w:pPr>
      <w:r w:rsidDel="00000000" w:rsidR="00000000" w:rsidRPr="00000000">
        <w:rPr>
          <w:rtl w:val="0"/>
        </w:rPr>
        <w:t xml:space="preserve">Any value below 0 causes the units selection circle to mess up</w:t>
      </w:r>
    </w:p>
    <w:p w:rsidR="00000000" w:rsidDel="00000000" w:rsidP="00000000" w:rsidRDefault="00000000" w:rsidRPr="00000000" w14:paraId="00000397">
      <w:pPr>
        <w:numPr>
          <w:ilvl w:val="1"/>
          <w:numId w:val="80"/>
        </w:numPr>
        <w:ind w:left="1440" w:hanging="360"/>
      </w:pPr>
      <w:r w:rsidDel="00000000" w:rsidR="00000000" w:rsidRPr="00000000">
        <w:rPr>
          <w:rtl w:val="0"/>
        </w:rPr>
        <w:t xml:space="preserve">Any unit who has the “Bloodlust” ability will also experience this, even when they are not buffed</w:t>
      </w:r>
    </w:p>
    <w:p w:rsidR="00000000" w:rsidDel="00000000" w:rsidP="00000000" w:rsidRDefault="00000000" w:rsidRPr="00000000" w14:paraId="00000398">
      <w:pPr>
        <w:pStyle w:val="Heading2"/>
        <w:rPr>
          <w:color w:val="dd7e6b"/>
          <w:sz w:val="24"/>
          <w:szCs w:val="24"/>
        </w:rPr>
      </w:pPr>
      <w:bookmarkStart w:colFirst="0" w:colLast="0" w:name="_hi3svxaa7vdq" w:id="62"/>
      <w:bookmarkEnd w:id="62"/>
      <w:r w:rsidDel="00000000" w:rsidR="00000000" w:rsidRPr="00000000">
        <w:rPr>
          <w:rtl w:val="0"/>
        </w:rPr>
        <w:t xml:space="preserve">-Burning Oil</w:t>
        <w:br w:type="textWrapping"/>
      </w:r>
      <w:r w:rsidDel="00000000" w:rsidR="00000000" w:rsidRPr="00000000">
        <w:rPr>
          <w:color w:val="dd7e6b"/>
          <w:sz w:val="24"/>
          <w:szCs w:val="24"/>
          <w:rtl w:val="0"/>
        </w:rPr>
        <w:t xml:space="preserve">‘Abof’</w:t>
      </w:r>
    </w:p>
    <w:p w:rsidR="00000000" w:rsidDel="00000000" w:rsidP="00000000" w:rsidRDefault="00000000" w:rsidRPr="00000000" w14:paraId="00000399">
      <w:pPr>
        <w:rPr/>
      </w:pPr>
      <w:sdt>
        <w:sdtPr>
          <w:alias w:val="WE Ability tag"/>
          <w:id w:val="948922803"/>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39B">
      <w:pPr>
        <w:numPr>
          <w:ilvl w:val="0"/>
          <w:numId w:val="78"/>
        </w:numPr>
        <w:spacing w:after="0" w:afterAutospacing="0"/>
        <w:ind w:left="720" w:hanging="360"/>
      </w:pPr>
      <w:r w:rsidDel="00000000" w:rsidR="00000000" w:rsidRPr="00000000">
        <w:rPr>
          <w:rtl w:val="0"/>
        </w:rPr>
        <w:t xml:space="preserve">Effectively it’s just a flamestrike that occurs on attack instead… and also does not heal</w:t>
      </w:r>
    </w:p>
    <w:p w:rsidR="00000000" w:rsidDel="00000000" w:rsidP="00000000" w:rsidRDefault="00000000" w:rsidRPr="00000000" w14:paraId="0000039C">
      <w:pPr>
        <w:numPr>
          <w:ilvl w:val="0"/>
          <w:numId w:val="78"/>
        </w:numPr>
        <w:ind w:left="720" w:hanging="360"/>
      </w:pPr>
      <w:r w:rsidDel="00000000" w:rsidR="00000000" w:rsidRPr="00000000">
        <w:rPr>
          <w:rtl w:val="0"/>
        </w:rPr>
        <w:t xml:space="preserve">Doesn’t work if the unit weapon type is </w:t>
      </w:r>
      <w:r w:rsidDel="00000000" w:rsidR="00000000" w:rsidRPr="00000000">
        <w:rPr>
          <w:i w:val="1"/>
          <w:iCs w:val="1"/>
          <w:color w:val="dd7e6b"/>
          <w:rtl w:val="0"/>
        </w:rPr>
        <w:t xml:space="preserve">Normal</w:t>
      </w:r>
      <w:r w:rsidDel="00000000" w:rsidR="00000000" w:rsidRPr="00000000">
        <w:rPr>
          <w:rtl w:val="0"/>
        </w:rPr>
        <w:t xml:space="preserve">, </w:t>
      </w:r>
      <w:r w:rsidDel="00000000" w:rsidR="00000000" w:rsidRPr="00000000">
        <w:rPr>
          <w:i w:val="1"/>
          <w:iCs w:val="1"/>
          <w:color w:val="dd7e6b"/>
          <w:rtl w:val="0"/>
        </w:rPr>
        <w:t xml:space="preserve">Instant</w:t>
      </w:r>
      <w:r w:rsidDel="00000000" w:rsidR="00000000" w:rsidRPr="00000000">
        <w:rPr>
          <w:color w:val="dd7e6b"/>
          <w:rtl w:val="0"/>
        </w:rPr>
        <w:t xml:space="preserve"> </w:t>
      </w:r>
      <w:r w:rsidDel="00000000" w:rsidR="00000000" w:rsidRPr="00000000">
        <w:rPr>
          <w:rtl w:val="0"/>
        </w:rPr>
        <w:t xml:space="preserve">or </w:t>
      </w:r>
      <w:r w:rsidDel="00000000" w:rsidR="00000000" w:rsidRPr="00000000">
        <w:rPr>
          <w:i w:val="1"/>
          <w:iCs w:val="1"/>
          <w:color w:val="dd7e6b"/>
          <w:rtl w:val="0"/>
        </w:rPr>
        <w:t xml:space="preserve">NONE</w:t>
      </w:r>
      <w:r w:rsidDel="00000000" w:rsidR="00000000" w:rsidRPr="00000000">
        <w:rPr>
          <w:color w:val="dd7e6b"/>
          <w:rtl w:val="0"/>
        </w:rPr>
        <w:t xml:space="preserve"> </w:t>
      </w:r>
      <w:sdt>
        <w:sdtPr>
          <w:alias w:val="Named contributors"/>
          <w:id w:val="991650157"/>
          <w:dropDownList w:lastValue="Uyarrr">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Uyarrr</w:t>
          </w:r>
        </w:sdtContent>
      </w:sdt>
      <w:r w:rsidDel="00000000" w:rsidR="00000000" w:rsidRPr="00000000">
        <w:rPr>
          <w:rtl w:val="0"/>
        </w:rPr>
      </w:r>
    </w:p>
    <w:p w:rsidR="00000000" w:rsidDel="00000000" w:rsidP="00000000" w:rsidRDefault="00000000" w:rsidRPr="00000000" w14:paraId="0000039D">
      <w:pPr>
        <w:rPr>
          <w:b w:val="1"/>
          <w:bCs w:val="1"/>
          <w:color w:val="980000"/>
        </w:rPr>
      </w:pPr>
      <w:r w:rsidDel="00000000" w:rsidR="00000000" w:rsidRPr="00000000">
        <w:rPr>
          <w:b w:val="1"/>
          <w:bCs w:val="1"/>
          <w:color w:val="980000"/>
          <w:rtl w:val="0"/>
        </w:rPr>
        <w:t xml:space="preserve">Damage Dealt</w:t>
      </w:r>
    </w:p>
    <w:p w:rsidR="00000000" w:rsidDel="00000000" w:rsidP="00000000" w:rsidRDefault="00000000" w:rsidRPr="00000000" w14:paraId="0000039E">
      <w:pPr>
        <w:numPr>
          <w:ilvl w:val="0"/>
          <w:numId w:val="80"/>
        </w:numPr>
        <w:spacing w:after="0" w:afterAutospacing="0"/>
        <w:ind w:left="720" w:hanging="360"/>
      </w:pPr>
      <w:r w:rsidDel="00000000" w:rsidR="00000000" w:rsidRPr="00000000">
        <w:rPr>
          <w:rtl w:val="0"/>
        </w:rPr>
        <w:t xml:space="preserve">values that define the damage</w:t>
      </w:r>
    </w:p>
    <w:p w:rsidR="00000000" w:rsidDel="00000000" w:rsidP="00000000" w:rsidRDefault="00000000" w:rsidRPr="00000000" w14:paraId="0000039F">
      <w:pPr>
        <w:numPr>
          <w:ilvl w:val="0"/>
          <w:numId w:val="80"/>
        </w:numPr>
        <w:spacing w:after="0" w:afterAutospacing="0"/>
        <w:ind w:left="720" w:hanging="360"/>
      </w:pPr>
      <w:r w:rsidDel="00000000" w:rsidR="00000000" w:rsidRPr="00000000">
        <w:rPr>
          <w:rtl w:val="0"/>
        </w:rPr>
        <w:t xml:space="preserve">Any damage above 0 deals damage.</w:t>
      </w:r>
    </w:p>
    <w:p w:rsidR="00000000" w:rsidDel="00000000" w:rsidP="00000000" w:rsidRDefault="00000000" w:rsidRPr="00000000" w14:paraId="000003A0">
      <w:pPr>
        <w:numPr>
          <w:ilvl w:val="0"/>
          <w:numId w:val="80"/>
        </w:numPr>
        <w:spacing w:after="0" w:afterAutospacing="0"/>
        <w:ind w:left="720" w:hanging="360"/>
      </w:pPr>
      <w:r w:rsidDel="00000000" w:rsidR="00000000" w:rsidRPr="00000000">
        <w:rPr>
          <w:rtl w:val="0"/>
        </w:rPr>
        <w:t xml:space="preserve">Any damage below 0 gets converted back into a positive number, still dealing damage.</w:t>
      </w:r>
    </w:p>
    <w:p w:rsidR="00000000" w:rsidDel="00000000" w:rsidP="00000000" w:rsidRDefault="00000000" w:rsidRPr="00000000" w14:paraId="000003A1">
      <w:pPr>
        <w:numPr>
          <w:ilvl w:val="0"/>
          <w:numId w:val="80"/>
        </w:numPr>
        <w:spacing w:after="0" w:afterAutospacing="0"/>
        <w:ind w:left="720" w:hanging="360"/>
      </w:pPr>
      <w:r w:rsidDel="00000000" w:rsidR="00000000" w:rsidRPr="00000000">
        <w:rPr>
          <w:rtl w:val="0"/>
        </w:rPr>
        <w:t xml:space="preserve">The building reduction only works above 0, below 0 it gets rounded back up to 0</w:t>
      </w:r>
      <w:r w:rsidDel="00000000" w:rsidR="00000000" w:rsidRPr="00000000">
        <w:rPr>
          <w:rtl w:val="0"/>
        </w:rPr>
      </w:r>
    </w:p>
    <w:p w:rsidR="00000000" w:rsidDel="00000000" w:rsidP="00000000" w:rsidRDefault="00000000" w:rsidRPr="00000000" w14:paraId="000003A2">
      <w:pPr>
        <w:numPr>
          <w:ilvl w:val="0"/>
          <w:numId w:val="80"/>
        </w:numPr>
        <w:ind w:left="720" w:hanging="360"/>
      </w:pPr>
      <w:r w:rsidDel="00000000" w:rsidR="00000000" w:rsidRPr="00000000">
        <w:rPr>
          <w:rtl w:val="0"/>
        </w:rPr>
        <w:t xml:space="preserve">Deals enhanced type damage</w:t>
      </w:r>
    </w:p>
    <w:p w:rsidR="00000000" w:rsidDel="00000000" w:rsidP="00000000" w:rsidRDefault="00000000" w:rsidRPr="00000000" w14:paraId="000003A3">
      <w:pPr>
        <w:rPr>
          <w:b w:val="1"/>
          <w:bCs w:val="1"/>
          <w:color w:val="980000"/>
        </w:rPr>
      </w:pPr>
      <w:r w:rsidDel="00000000" w:rsidR="00000000" w:rsidRPr="00000000">
        <w:rPr>
          <w:b w:val="1"/>
          <w:bCs w:val="1"/>
          <w:color w:val="980000"/>
          <w:rtl w:val="0"/>
        </w:rPr>
        <w:t xml:space="preserve">Damage Interval</w:t>
      </w:r>
    </w:p>
    <w:p w:rsidR="00000000" w:rsidDel="00000000" w:rsidP="00000000" w:rsidRDefault="00000000" w:rsidRPr="00000000" w14:paraId="000003A4">
      <w:pPr>
        <w:numPr>
          <w:ilvl w:val="0"/>
          <w:numId w:val="80"/>
        </w:numPr>
        <w:spacing w:after="0" w:afterAutospacing="0"/>
        <w:ind w:left="720" w:hanging="360"/>
      </w:pPr>
      <w:r w:rsidDel="00000000" w:rsidR="00000000" w:rsidRPr="00000000">
        <w:rPr>
          <w:rtl w:val="0"/>
        </w:rPr>
        <w:t xml:space="preserve">Tickrate between damage.</w:t>
      </w:r>
    </w:p>
    <w:p w:rsidR="00000000" w:rsidDel="00000000" w:rsidP="00000000" w:rsidRDefault="00000000" w:rsidRPr="00000000" w14:paraId="000003A5">
      <w:pPr>
        <w:numPr>
          <w:ilvl w:val="0"/>
          <w:numId w:val="80"/>
        </w:numPr>
        <w:spacing w:after="0" w:afterAutospacing="0"/>
        <w:ind w:left="720" w:hanging="360"/>
      </w:pPr>
      <w:r w:rsidDel="00000000" w:rsidR="00000000" w:rsidRPr="00000000">
        <w:rPr>
          <w:rtl w:val="0"/>
        </w:rPr>
        <w:t xml:space="preserve">Setting this value below or at 0 causes it to devastatingly kill anything it hits by triggering several times every 0.01 seconds.</w:t>
      </w:r>
    </w:p>
    <w:p w:rsidR="00000000" w:rsidDel="00000000" w:rsidP="00000000" w:rsidRDefault="00000000" w:rsidRPr="00000000" w14:paraId="000003A6">
      <w:pPr>
        <w:numPr>
          <w:ilvl w:val="0"/>
          <w:numId w:val="80"/>
        </w:numPr>
        <w:ind w:left="720" w:hanging="360"/>
      </w:pPr>
      <w:r w:rsidDel="00000000" w:rsidR="00000000" w:rsidRPr="00000000">
        <w:rPr>
          <w:rtl w:val="0"/>
        </w:rPr>
        <w:t xml:space="preserve">Setting this value above 0 functions correctly</w:t>
      </w:r>
    </w:p>
    <w:p w:rsidR="00000000" w:rsidDel="00000000" w:rsidP="00000000" w:rsidRDefault="00000000" w:rsidRPr="00000000" w14:paraId="000003A7">
      <w:pPr>
        <w:rPr>
          <w:b w:val="1"/>
          <w:bCs w:val="1"/>
          <w:color w:val="980000"/>
        </w:rPr>
      </w:pPr>
      <w:r w:rsidDel="00000000" w:rsidR="00000000" w:rsidRPr="00000000">
        <w:rPr>
          <w:b w:val="1"/>
          <w:bCs w:val="1"/>
          <w:color w:val="980000"/>
          <w:rtl w:val="0"/>
        </w:rPr>
        <w:t xml:space="preserve">Stats - Effects</w:t>
      </w:r>
    </w:p>
    <w:p w:rsidR="00000000" w:rsidDel="00000000" w:rsidP="00000000" w:rsidRDefault="00000000" w:rsidRPr="00000000" w14:paraId="000003A8">
      <w:pPr>
        <w:numPr>
          <w:ilvl w:val="0"/>
          <w:numId w:val="80"/>
        </w:numPr>
        <w:spacing w:after="0" w:afterAutospacing="0"/>
        <w:ind w:left="720" w:hanging="360"/>
      </w:pPr>
      <w:r w:rsidDel="00000000" w:rsidR="00000000" w:rsidRPr="00000000">
        <w:rPr>
          <w:rtl w:val="0"/>
        </w:rPr>
        <w:t xml:space="preserve">Actually dictates flames that are left on the ground</w:t>
      </w:r>
    </w:p>
    <w:p w:rsidR="00000000" w:rsidDel="00000000" w:rsidP="00000000" w:rsidRDefault="00000000" w:rsidRPr="00000000" w14:paraId="000003A9">
      <w:pPr>
        <w:numPr>
          <w:ilvl w:val="0"/>
          <w:numId w:val="80"/>
        </w:numPr>
        <w:ind w:left="720" w:hanging="360"/>
      </w:pPr>
      <w:r w:rsidDel="00000000" w:rsidR="00000000" w:rsidRPr="00000000">
        <w:rPr>
          <w:rtl w:val="0"/>
        </w:rPr>
        <w:t xml:space="preserve">Even without an Effect, the damage will still be Dealt, the source is just invisible</w:t>
      </w:r>
    </w:p>
    <w:p w:rsidR="00000000" w:rsidDel="00000000" w:rsidP="00000000" w:rsidRDefault="00000000" w:rsidRPr="00000000" w14:paraId="000003AA">
      <w:pPr>
        <w:rPr>
          <w:b w:val="1"/>
          <w:bCs w:val="1"/>
          <w:color w:val="980000"/>
        </w:rPr>
      </w:pPr>
      <w:r w:rsidDel="00000000" w:rsidR="00000000" w:rsidRPr="00000000">
        <w:rPr>
          <w:b w:val="1"/>
          <w:bCs w:val="1"/>
          <w:color w:val="980000"/>
          <w:rtl w:val="0"/>
        </w:rPr>
        <w:t xml:space="preserve">Stats - Duration - Hero</w:t>
      </w:r>
    </w:p>
    <w:p w:rsidR="00000000" w:rsidDel="00000000" w:rsidP="00000000" w:rsidRDefault="00000000" w:rsidRPr="00000000" w14:paraId="000003AB">
      <w:pPr>
        <w:numPr>
          <w:ilvl w:val="0"/>
          <w:numId w:val="80"/>
        </w:numPr>
        <w:ind w:left="720" w:hanging="360"/>
      </w:pPr>
      <w:r w:rsidDel="00000000" w:rsidR="00000000" w:rsidRPr="00000000">
        <w:rPr>
          <w:rtl w:val="0"/>
        </w:rPr>
        <w:t xml:space="preserve">Dictates how long the </w:t>
      </w:r>
      <w:r w:rsidDel="00000000" w:rsidR="00000000" w:rsidRPr="00000000">
        <w:rPr>
          <w:i w:val="1"/>
          <w:iCs w:val="1"/>
          <w:rtl w:val="0"/>
        </w:rPr>
        <w:t xml:space="preserve">full </w:t>
      </w:r>
      <w:r w:rsidDel="00000000" w:rsidR="00000000" w:rsidRPr="00000000">
        <w:rPr>
          <w:rtl w:val="0"/>
        </w:rPr>
        <w:t xml:space="preserve">damage will be dealt, how long the full-damage fire lasts on the ground</w:t>
      </w:r>
    </w:p>
    <w:p w:rsidR="00000000" w:rsidDel="00000000" w:rsidP="00000000" w:rsidRDefault="00000000" w:rsidRPr="00000000" w14:paraId="000003AC">
      <w:pPr>
        <w:rPr>
          <w:b w:val="1"/>
          <w:bCs w:val="1"/>
          <w:color w:val="980000"/>
        </w:rPr>
      </w:pPr>
      <w:r w:rsidDel="00000000" w:rsidR="00000000" w:rsidRPr="00000000">
        <w:rPr>
          <w:b w:val="1"/>
          <w:bCs w:val="1"/>
          <w:color w:val="980000"/>
          <w:rtl w:val="0"/>
        </w:rPr>
        <w:t xml:space="preserve">Stats - Duration - Normal</w:t>
      </w:r>
    </w:p>
    <w:p w:rsidR="00000000" w:rsidDel="00000000" w:rsidP="00000000" w:rsidRDefault="00000000" w:rsidRPr="00000000" w14:paraId="000003AD">
      <w:pPr>
        <w:numPr>
          <w:ilvl w:val="0"/>
          <w:numId w:val="80"/>
        </w:numPr>
        <w:ind w:left="720" w:hanging="360"/>
      </w:pPr>
      <w:r w:rsidDel="00000000" w:rsidR="00000000" w:rsidRPr="00000000">
        <w:rPr>
          <w:rtl w:val="0"/>
        </w:rPr>
        <w:t xml:space="preserve"> Dictates how long the </w:t>
      </w:r>
      <w:r w:rsidDel="00000000" w:rsidR="00000000" w:rsidRPr="00000000">
        <w:rPr>
          <w:i w:val="1"/>
          <w:iCs w:val="1"/>
          <w:rtl w:val="0"/>
        </w:rPr>
        <w:t xml:space="preserve">half</w:t>
      </w:r>
      <w:r w:rsidDel="00000000" w:rsidR="00000000" w:rsidRPr="00000000">
        <w:rPr>
          <w:rtl w:val="0"/>
        </w:rPr>
        <w:t xml:space="preserve"> damage will be dealt, how long the half-damage fire lasts on the ground</w:t>
      </w:r>
    </w:p>
    <w:p w:rsidR="00000000" w:rsidDel="00000000" w:rsidP="00000000" w:rsidRDefault="00000000" w:rsidRPr="00000000" w14:paraId="000003AE">
      <w:pPr>
        <w:pStyle w:val="Heading2"/>
        <w:rPr>
          <w:color w:val="dd7e6b"/>
          <w:sz w:val="24"/>
          <w:szCs w:val="24"/>
        </w:rPr>
      </w:pPr>
      <w:bookmarkStart w:colFirst="0" w:colLast="0" w:name="_9nwhda8yvaa7" w:id="63"/>
      <w:bookmarkEnd w:id="63"/>
      <w:r w:rsidDel="00000000" w:rsidR="00000000" w:rsidRPr="00000000">
        <w:rPr>
          <w:rtl w:val="0"/>
        </w:rPr>
        <w:t xml:space="preserve">-Corporeal Form </w:t>
        <w:br w:type="textWrapping"/>
      </w:r>
      <w:r w:rsidDel="00000000" w:rsidR="00000000" w:rsidRPr="00000000">
        <w:rPr>
          <w:color w:val="dd7e6b"/>
          <w:sz w:val="24"/>
          <w:szCs w:val="24"/>
          <w:rtl w:val="0"/>
        </w:rPr>
        <w:t xml:space="preserve">‘Acpf’</w:t>
      </w:r>
    </w:p>
    <w:p w:rsidR="00000000" w:rsidDel="00000000" w:rsidP="00000000" w:rsidRDefault="00000000" w:rsidRPr="00000000" w14:paraId="000003AF">
      <w:pPr>
        <w:rPr/>
      </w:pPr>
      <w:sdt>
        <w:sdtPr>
          <w:alias w:val="WE Ability tag"/>
          <w:id w:val="-1504675608"/>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sdt>
        <w:sdtPr>
          <w:alias w:val="WE Ability tag"/>
          <w:id w:val="1203123897"/>
          <w:dropDownList w:lastValue="Togg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Toggle</w:t>
          </w:r>
        </w:sdtContent>
      </w:sdt>
      <w:sdt>
        <w:sdtPr>
          <w:alias w:val="WE Ability tag"/>
          <w:id w:val="-1101070634"/>
          <w:dropDownList w:lastValue="Morph">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Morph</w:t>
          </w:r>
        </w:sdtContent>
      </w:sdt>
      <w:sdt>
        <w:sdtPr>
          <w:alias w:val="WE Ability tag"/>
          <w:id w:val="1033551901"/>
          <w:dropDownList w:lastValue="Cop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215a6c"/>
              <w:shd w:fill="c6dbe1" w:val="clear"/>
            </w:rPr>
            <w:t xml:space="preserve">Copy</w:t>
          </w:r>
        </w:sdtContent>
      </w:sdt>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3B1">
      <w:pPr>
        <w:pStyle w:val="Heading2"/>
        <w:rPr/>
      </w:pPr>
      <w:bookmarkStart w:colFirst="0" w:colLast="0" w:name="_rlxa9blr2j8c" w:id="64"/>
      <w:bookmarkEnd w:id="64"/>
      <w:r w:rsidDel="00000000" w:rsidR="00000000" w:rsidRPr="00000000">
        <w:rPr>
          <w:rtl w:val="0"/>
        </w:rPr>
        <w:t xml:space="preserve">-Detector </w:t>
      </w:r>
    </w:p>
    <w:p w:rsidR="00000000" w:rsidDel="00000000" w:rsidP="00000000" w:rsidRDefault="00000000" w:rsidRPr="00000000" w14:paraId="000003B2">
      <w:pPr>
        <w:rPr/>
      </w:pPr>
      <w:sdt>
        <w:sdtPr>
          <w:alias w:val="WE Ability tag"/>
          <w:id w:val="567722570"/>
          <w:dropDownList w:lastValue="Vis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Vision</w:t>
          </w:r>
        </w:sdtContent>
      </w:sdt>
      <w:sdt>
        <w:sdtPr>
          <w:alias w:val="WE Ability tag"/>
          <w:id w:val="-1546358361"/>
          <w:dropDownList w:lastValue="Cop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215a6c"/>
              <w:shd w:fill="c6dbe1" w:val="clear"/>
            </w:rPr>
            <w:t xml:space="preserve">Copy</w:t>
          </w:r>
        </w:sdtContent>
      </w:sdt>
      <w:r w:rsidDel="00000000" w:rsidR="00000000" w:rsidRPr="00000000">
        <w:rPr>
          <w:rtl w:val="0"/>
        </w:rPr>
      </w:r>
    </w:p>
    <w:p w:rsidR="00000000" w:rsidDel="00000000" w:rsidP="00000000" w:rsidRDefault="00000000" w:rsidRPr="00000000" w14:paraId="000003B3">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Provides vision over either burrowed or invisible units in an area around it.</w:t>
      </w:r>
    </w:p>
    <w:p w:rsidR="00000000" w:rsidDel="00000000" w:rsidP="00000000" w:rsidRDefault="00000000" w:rsidRPr="00000000" w14:paraId="000003B5">
      <w:pPr>
        <w:rPr>
          <w:b w:val="1"/>
          <w:bCs w:val="1"/>
          <w:color w:val="980000"/>
        </w:rPr>
      </w:pPr>
      <w:r w:rsidDel="00000000" w:rsidR="00000000" w:rsidRPr="00000000">
        <w:rPr>
          <w:b w:val="1"/>
          <w:bCs w:val="1"/>
          <w:color w:val="980000"/>
          <w:rtl w:val="0"/>
        </w:rPr>
        <w:t xml:space="preserve">Stats - Cast Range</w:t>
      </w:r>
    </w:p>
    <w:p w:rsidR="00000000" w:rsidDel="00000000" w:rsidP="00000000" w:rsidRDefault="00000000" w:rsidRPr="00000000" w14:paraId="000003B6">
      <w:pPr>
        <w:numPr>
          <w:ilvl w:val="0"/>
          <w:numId w:val="18"/>
        </w:numPr>
        <w:ind w:left="720" w:hanging="360"/>
      </w:pPr>
      <w:r w:rsidDel="00000000" w:rsidR="00000000" w:rsidRPr="00000000">
        <w:rPr>
          <w:rtl w:val="0"/>
        </w:rPr>
        <w:t xml:space="preserve">Sets the detection range</w:t>
      </w:r>
    </w:p>
    <w:p w:rsidR="00000000" w:rsidDel="00000000" w:rsidP="00000000" w:rsidRDefault="00000000" w:rsidRPr="00000000" w14:paraId="000003B7">
      <w:pPr>
        <w:pStyle w:val="Heading2"/>
        <w:rPr>
          <w:color w:val="dd7e6b"/>
          <w:sz w:val="24"/>
          <w:szCs w:val="24"/>
        </w:rPr>
      </w:pPr>
      <w:bookmarkStart w:colFirst="0" w:colLast="0" w:name="_4kxu9sj5zyre" w:id="65"/>
      <w:bookmarkEnd w:id="65"/>
      <w:r w:rsidDel="00000000" w:rsidR="00000000" w:rsidRPr="00000000">
        <w:rPr>
          <w:rtl w:val="0"/>
        </w:rPr>
        <w:t xml:space="preserve">-Devour </w:t>
        <w:br w:type="textWrapping"/>
      </w:r>
      <w:r w:rsidDel="00000000" w:rsidR="00000000" w:rsidRPr="00000000">
        <w:rPr>
          <w:color w:val="dd7e6b"/>
          <w:sz w:val="24"/>
          <w:szCs w:val="24"/>
          <w:rtl w:val="0"/>
        </w:rPr>
        <w:t xml:space="preserve">‘Adev’</w:t>
      </w:r>
    </w:p>
    <w:p w:rsidR="00000000" w:rsidDel="00000000" w:rsidP="00000000" w:rsidRDefault="00000000" w:rsidRPr="00000000" w14:paraId="000003B8">
      <w:pPr>
        <w:rPr/>
      </w:pPr>
      <w:sdt>
        <w:sdtPr>
          <w:alias w:val="WE Ability tag"/>
          <w:id w:val="-294057968"/>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sdt>
        <w:sdtPr>
          <w:alias w:val="WE Ability tag"/>
          <w:id w:val="1384302970"/>
          <w:dropDownList w:lastValue="Vis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Vision</w:t>
          </w:r>
        </w:sdtContent>
      </w:sdt>
      <w:sdt>
        <w:sdtPr>
          <w:alias w:val="WE Ability tag"/>
          <w:id w:val="-806636779"/>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sdt>
        <w:sdtPr>
          <w:alias w:val="WE Ability tag"/>
          <w:id w:val="1507467733"/>
          <w:dropDownList w:lastValue="Detect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Detection</w:t>
          </w:r>
        </w:sdtContent>
      </w:sdt>
      <w:sdt>
        <w:sdtPr>
          <w:alias w:val="WE Ability tag"/>
          <w:id w:val="-617579783"/>
          <w:dropDownList w:lastValue="Stun / Interrup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Stun / Interrupt</w:t>
          </w:r>
        </w:sdtContent>
      </w:sdt>
      <w:r w:rsidDel="00000000" w:rsidR="00000000" w:rsidRPr="00000000">
        <w:rPr>
          <w:rtl w:val="0"/>
        </w:rPr>
      </w:r>
    </w:p>
    <w:p w:rsidR="00000000" w:rsidDel="00000000" w:rsidP="00000000" w:rsidRDefault="00000000" w:rsidRPr="00000000" w14:paraId="000003B9">
      <w:pPr>
        <w:rPr>
          <w:color w:val="00bf00"/>
        </w:rPr>
      </w:pPr>
      <w:r w:rsidDel="00000000" w:rsidR="00000000" w:rsidRPr="00000000">
        <w:rPr>
          <w:b w:val="1"/>
          <w:bCs w:val="1"/>
          <w:color w:val="980000"/>
          <w:rtl w:val="0"/>
        </w:rPr>
        <w:t xml:space="preserve">Latest tested version</w:t>
      </w:r>
      <w:r w:rsidDel="00000000" w:rsidR="00000000" w:rsidRPr="00000000">
        <w:rPr>
          <w:rtl w:val="0"/>
        </w:rPr>
        <w:t xml:space="preserve"> 1.31.1.12173</w:t>
      </w:r>
      <w:r w:rsidDel="00000000" w:rsidR="00000000" w:rsidRPr="00000000">
        <w:rPr>
          <w:rtl w:val="0"/>
        </w:rPr>
      </w:r>
    </w:p>
    <w:p w:rsidR="00000000" w:rsidDel="00000000" w:rsidP="00000000" w:rsidRDefault="00000000" w:rsidRPr="00000000" w14:paraId="000003BA">
      <w:pPr>
        <w:numPr>
          <w:ilvl w:val="0"/>
          <w:numId w:val="80"/>
        </w:numPr>
        <w:spacing w:after="0" w:lineRule="auto"/>
        <w:ind w:left="720" w:hanging="360"/>
        <w:rPr>
          <w:rFonts w:ascii="Arial" w:cs="Arial" w:eastAsia="Arial" w:hAnsi="Arial"/>
        </w:rPr>
      </w:pPr>
      <w:r w:rsidDel="00000000" w:rsidR="00000000" w:rsidRPr="00000000">
        <w:rPr>
          <w:rtl w:val="0"/>
        </w:rPr>
        <w:t xml:space="preserve">Noms down a unit, placing it in cargo space</w:t>
      </w:r>
    </w:p>
    <w:p w:rsidR="00000000" w:rsidDel="00000000" w:rsidP="00000000" w:rsidRDefault="00000000" w:rsidRPr="00000000" w14:paraId="000003BB">
      <w:pPr>
        <w:numPr>
          <w:ilvl w:val="1"/>
          <w:numId w:val="80"/>
        </w:numPr>
        <w:spacing w:after="0" w:lineRule="auto"/>
        <w:ind w:left="1440" w:hanging="360"/>
      </w:pPr>
      <w:r w:rsidDel="00000000" w:rsidR="00000000" w:rsidRPr="00000000">
        <w:rPr>
          <w:rtl w:val="0"/>
        </w:rPr>
        <w:t xml:space="preserve">The ability cannot be cast if the amount of units inside the cargo space is above 0</w:t>
      </w:r>
    </w:p>
    <w:p w:rsidR="00000000" w:rsidDel="00000000" w:rsidP="00000000" w:rsidRDefault="00000000" w:rsidRPr="00000000" w14:paraId="000003BC">
      <w:pPr>
        <w:numPr>
          <w:ilvl w:val="1"/>
          <w:numId w:val="80"/>
        </w:numPr>
        <w:spacing w:after="0" w:lineRule="auto"/>
        <w:ind w:left="1440" w:hanging="360"/>
      </w:pPr>
      <w:r w:rsidDel="00000000" w:rsidR="00000000" w:rsidRPr="00000000">
        <w:rPr>
          <w:rtl w:val="0"/>
        </w:rPr>
        <w:t xml:space="preserve">Interrupts the target since it is now in a cargo</w:t>
      </w:r>
    </w:p>
    <w:p w:rsidR="00000000" w:rsidDel="00000000" w:rsidP="00000000" w:rsidRDefault="00000000" w:rsidRPr="00000000" w14:paraId="000003BD">
      <w:pPr>
        <w:numPr>
          <w:ilvl w:val="0"/>
          <w:numId w:val="80"/>
        </w:numPr>
        <w:spacing w:after="0" w:lineRule="auto"/>
        <w:ind w:left="720" w:hanging="360"/>
      </w:pPr>
      <w:r w:rsidDel="00000000" w:rsidR="00000000" w:rsidRPr="00000000">
        <w:rPr>
          <w:rtl w:val="0"/>
        </w:rPr>
        <w:t xml:space="preserve">Grant a 520.507 AoE flying vision (furthest result got with precise test with 0.01 error) over the devouring unit until its devoured unit dies</w:t>
      </w:r>
    </w:p>
    <w:p w:rsidR="00000000" w:rsidDel="00000000" w:rsidP="00000000" w:rsidRDefault="00000000" w:rsidRPr="00000000" w14:paraId="000003BE">
      <w:pPr>
        <w:numPr>
          <w:ilvl w:val="0"/>
          <w:numId w:val="80"/>
        </w:numPr>
        <w:spacing w:after="0" w:lineRule="auto"/>
        <w:ind w:left="720" w:hanging="360"/>
      </w:pPr>
      <w:r w:rsidDel="00000000" w:rsidR="00000000" w:rsidRPr="00000000">
        <w:rPr>
          <w:rtl w:val="0"/>
        </w:rPr>
        <w:t xml:space="preserve">The vision has both black mask and fog of war</w:t>
      </w:r>
    </w:p>
    <w:p w:rsidR="00000000" w:rsidDel="00000000" w:rsidP="00000000" w:rsidRDefault="00000000" w:rsidRPr="00000000" w14:paraId="000003BF">
      <w:pPr>
        <w:numPr>
          <w:ilvl w:val="0"/>
          <w:numId w:val="80"/>
        </w:numPr>
        <w:spacing w:after="0" w:lineRule="auto"/>
        <w:ind w:left="720" w:hanging="360"/>
      </w:pPr>
      <w:r w:rsidDel="00000000" w:rsidR="00000000" w:rsidRPr="00000000">
        <w:rPr>
          <w:rtl w:val="0"/>
        </w:rPr>
        <w:t xml:space="preserve">Provides detection over the devouring unit, even if the devouring unit turns </w:t>
      </w:r>
      <w:hyperlink w:anchor="_7ceto36p5ci4">
        <w:r w:rsidDel="00000000" w:rsidR="00000000" w:rsidRPr="00000000">
          <w:rPr>
            <w:color w:val="dd7e6b"/>
            <w:rtl w:val="0"/>
          </w:rPr>
          <w:t xml:space="preserve">Locust</w:t>
        </w:r>
      </w:hyperlink>
      <w:r w:rsidDel="00000000" w:rsidR="00000000" w:rsidRPr="00000000">
        <w:rPr>
          <w:rtl w:val="0"/>
        </w:rPr>
        <w:t xml:space="preserve"> with invisibility which normally cannot be detected through detection</w:t>
      </w:r>
    </w:p>
    <w:p w:rsidR="00000000" w:rsidDel="00000000" w:rsidP="00000000" w:rsidRDefault="00000000" w:rsidRPr="00000000" w14:paraId="000003C0">
      <w:pPr>
        <w:numPr>
          <w:ilvl w:val="0"/>
          <w:numId w:val="80"/>
        </w:numPr>
        <w:spacing w:after="0" w:lineRule="auto"/>
        <w:ind w:left="720" w:hanging="360"/>
      </w:pPr>
      <w:r w:rsidDel="00000000" w:rsidR="00000000" w:rsidRPr="00000000">
        <w:rPr>
          <w:rtl w:val="0"/>
        </w:rPr>
        <w:t xml:space="preserve">Setting a unit’s race to Demon grants them immunity to being devoured</w:t>
      </w:r>
    </w:p>
    <w:p w:rsidR="00000000" w:rsidDel="00000000" w:rsidP="00000000" w:rsidRDefault="00000000" w:rsidRPr="00000000" w14:paraId="000003C1">
      <w:pPr>
        <w:numPr>
          <w:ilvl w:val="0"/>
          <w:numId w:val="80"/>
        </w:numPr>
        <w:spacing w:after="0" w:lineRule="auto"/>
        <w:ind w:left="720" w:hanging="360"/>
      </w:pPr>
      <w:r w:rsidDel="00000000" w:rsidR="00000000" w:rsidRPr="00000000">
        <w:rPr>
          <w:rtl w:val="0"/>
        </w:rPr>
        <w:t xml:space="preserve">The transport size of the target unit must be greater than 0 and less than or equal to the cargo capacity</w:t>
      </w:r>
    </w:p>
    <w:p w:rsidR="00000000" w:rsidDel="00000000" w:rsidP="00000000" w:rsidRDefault="00000000" w:rsidRPr="00000000" w14:paraId="000003C2">
      <w:pPr>
        <w:numPr>
          <w:ilvl w:val="0"/>
          <w:numId w:val="80"/>
        </w:numPr>
        <w:spacing w:after="0" w:afterAutospacing="0"/>
        <w:ind w:left="720" w:hanging="360"/>
      </w:pPr>
      <w:r w:rsidDel="00000000" w:rsidR="00000000" w:rsidRPr="00000000">
        <w:rPr>
          <w:rtl w:val="0"/>
        </w:rPr>
        <w:t xml:space="preserve">Can be applied onto flying units under </w:t>
      </w:r>
      <w:hyperlink w:anchor="_tnvowox84xhh">
        <w:r w:rsidDel="00000000" w:rsidR="00000000" w:rsidRPr="00000000">
          <w:rPr>
            <w:color w:val="dd7e6b"/>
            <w:rtl w:val="0"/>
          </w:rPr>
          <w:t xml:space="preserve">Web</w:t>
        </w:r>
      </w:hyperlink>
      <w:r w:rsidDel="00000000" w:rsidR="00000000" w:rsidRPr="00000000">
        <w:rPr>
          <w:rtl w:val="0"/>
        </w:rPr>
        <w:t xml:space="preserve">, </w:t>
      </w:r>
      <w:hyperlink w:anchor="_c663d2vcikv4">
        <w:r w:rsidDel="00000000" w:rsidR="00000000" w:rsidRPr="00000000">
          <w:rPr>
            <w:color w:val="dd7e6b"/>
            <w:rtl w:val="0"/>
          </w:rPr>
          <w:t xml:space="preserve">Ensnare</w:t>
        </w:r>
      </w:hyperlink>
      <w:r w:rsidDel="00000000" w:rsidR="00000000" w:rsidRPr="00000000">
        <w:rPr>
          <w:rtl w:val="0"/>
        </w:rPr>
        <w:t xml:space="preserve"> and </w:t>
      </w:r>
      <w:hyperlink w:anchor="_norzruhgglgb">
        <w:r w:rsidDel="00000000" w:rsidR="00000000" w:rsidRPr="00000000">
          <w:rPr>
            <w:color w:val="dd7e6b"/>
            <w:rtl w:val="0"/>
          </w:rPr>
          <w:t xml:space="preserve">Entangling Roots</w:t>
        </w:r>
      </w:hyperlink>
      <w:r w:rsidDel="00000000" w:rsidR="00000000" w:rsidRPr="00000000">
        <w:rPr>
          <w:rtl w:val="0"/>
        </w:rPr>
      </w:r>
    </w:p>
    <w:p w:rsidR="00000000" w:rsidDel="00000000" w:rsidP="00000000" w:rsidRDefault="00000000" w:rsidRPr="00000000" w14:paraId="000003C3">
      <w:pPr>
        <w:numPr>
          <w:ilvl w:val="1"/>
          <w:numId w:val="80"/>
        </w:numPr>
        <w:spacing w:after="0" w:afterAutospacing="0"/>
        <w:ind w:left="1440" w:hanging="360"/>
      </w:pPr>
      <w:r w:rsidDel="00000000" w:rsidR="00000000" w:rsidRPr="00000000">
        <w:rPr>
          <w:rtl w:val="0"/>
        </w:rPr>
        <w:t xml:space="preserve">What happens to the buffs after ?</w:t>
      </w:r>
    </w:p>
    <w:p w:rsidR="00000000" w:rsidDel="00000000" w:rsidP="00000000" w:rsidRDefault="00000000" w:rsidRPr="00000000" w14:paraId="000003C4">
      <w:pPr>
        <w:numPr>
          <w:ilvl w:val="0"/>
          <w:numId w:val="80"/>
        </w:numPr>
        <w:spacing w:after="0" w:lineRule="auto"/>
        <w:ind w:left="720" w:hanging="360"/>
      </w:pPr>
      <w:r w:rsidDel="00000000" w:rsidR="00000000" w:rsidRPr="00000000">
        <w:rPr>
          <w:rtl w:val="0"/>
        </w:rPr>
        <w:t xml:space="preserve">Disjoint projectiles onto the target</w:t>
      </w:r>
    </w:p>
    <w:p w:rsidR="00000000" w:rsidDel="00000000" w:rsidP="00000000" w:rsidRDefault="00000000" w:rsidRPr="00000000" w14:paraId="000003C5">
      <w:pPr>
        <w:numPr>
          <w:ilvl w:val="0"/>
          <w:numId w:val="80"/>
        </w:numPr>
        <w:spacing w:after="0" w:lineRule="auto"/>
        <w:ind w:left="720" w:hanging="360"/>
      </w:pPr>
      <w:r w:rsidDel="00000000" w:rsidR="00000000" w:rsidRPr="00000000">
        <w:rPr>
          <w:rtl w:val="0"/>
        </w:rPr>
        <w:t xml:space="preserve">Deals Unknown damage type on cast</w:t>
      </w:r>
    </w:p>
    <w:p w:rsidR="00000000" w:rsidDel="00000000" w:rsidP="00000000" w:rsidRDefault="00000000" w:rsidRPr="00000000" w14:paraId="000003C6">
      <w:pPr>
        <w:numPr>
          <w:ilvl w:val="0"/>
          <w:numId w:val="80"/>
        </w:numPr>
        <w:spacing w:after="0" w:lineRule="auto"/>
        <w:ind w:left="720" w:hanging="360"/>
      </w:pPr>
      <w:r w:rsidDel="00000000" w:rsidR="00000000" w:rsidRPr="00000000">
        <w:rPr>
          <w:rtl w:val="0"/>
        </w:rPr>
        <w:t xml:space="preserve">Deals Acid damage type while in the cargo</w:t>
      </w:r>
    </w:p>
    <w:p w:rsidR="00000000" w:rsidDel="00000000" w:rsidP="00000000" w:rsidRDefault="00000000" w:rsidRPr="00000000" w14:paraId="000003C7">
      <w:pPr>
        <w:rPr>
          <w:b w:val="1"/>
          <w:bCs w:val="1"/>
          <w:color w:val="980000"/>
        </w:rPr>
      </w:pPr>
      <w:r w:rsidDel="00000000" w:rsidR="00000000" w:rsidRPr="00000000">
        <w:rPr>
          <w:b w:val="1"/>
          <w:bCs w:val="1"/>
          <w:color w:val="980000"/>
          <w:rtl w:val="0"/>
        </w:rPr>
        <w:t xml:space="preserve">Casting by AI</w:t>
      </w:r>
    </w:p>
    <w:p w:rsidR="00000000" w:rsidDel="00000000" w:rsidP="00000000" w:rsidRDefault="00000000" w:rsidRPr="00000000" w14:paraId="000003C8">
      <w:pPr>
        <w:rPr/>
      </w:pPr>
      <w:r w:rsidDel="00000000" w:rsidR="00000000" w:rsidRPr="00000000">
        <w:rPr>
          <w:rtl w:val="0"/>
        </w:rPr>
        <w:t xml:space="preserve">Spammed on anything that can be targeted, may prefer units with higher levels</w:t>
      </w:r>
    </w:p>
    <w:p w:rsidR="00000000" w:rsidDel="00000000" w:rsidP="00000000" w:rsidRDefault="00000000" w:rsidRPr="00000000" w14:paraId="000003C9">
      <w:pPr>
        <w:spacing w:after="0" w:lineRule="auto"/>
        <w:rPr>
          <w:b w:val="1"/>
          <w:bCs w:val="1"/>
          <w:color w:val="980000"/>
        </w:rPr>
      </w:pPr>
      <w:r w:rsidDel="00000000" w:rsidR="00000000" w:rsidRPr="00000000">
        <w:rPr>
          <w:b w:val="1"/>
          <w:bCs w:val="1"/>
          <w:color w:val="980000"/>
          <w:rtl w:val="0"/>
        </w:rPr>
        <w:t xml:space="preserve">Duration - Hero </w:t>
      </w:r>
      <w:r w:rsidDel="00000000" w:rsidR="00000000" w:rsidRPr="00000000">
        <w:rPr>
          <w:rtl w:val="0"/>
        </w:rPr>
        <w:t xml:space="preserve">and </w:t>
      </w:r>
      <w:r w:rsidDel="00000000" w:rsidR="00000000" w:rsidRPr="00000000">
        <w:rPr>
          <w:b w:val="1"/>
          <w:bCs w:val="1"/>
          <w:color w:val="980000"/>
          <w:rtl w:val="0"/>
        </w:rPr>
        <w:t xml:space="preserve">Normal</w:t>
      </w:r>
    </w:p>
    <w:p w:rsidR="00000000" w:rsidDel="00000000" w:rsidP="00000000" w:rsidRDefault="00000000" w:rsidRPr="00000000" w14:paraId="000003CA">
      <w:pPr>
        <w:numPr>
          <w:ilvl w:val="0"/>
          <w:numId w:val="80"/>
        </w:numPr>
        <w:spacing w:after="0" w:lineRule="auto"/>
        <w:ind w:left="720" w:hanging="360"/>
      </w:pPr>
      <w:r w:rsidDel="00000000" w:rsidR="00000000" w:rsidRPr="00000000">
        <w:rPr>
          <w:rtl w:val="0"/>
        </w:rPr>
        <w:t xml:space="preserve">Don’t appear to do anything</w:t>
      </w:r>
    </w:p>
    <w:p w:rsidR="00000000" w:rsidDel="00000000" w:rsidP="00000000" w:rsidRDefault="00000000" w:rsidRPr="00000000" w14:paraId="000003CB">
      <w:pPr>
        <w:spacing w:after="0" w:lineRule="auto"/>
        <w:rPr>
          <w:b w:val="1"/>
          <w:bCs w:val="1"/>
          <w:color w:val="980000"/>
        </w:rPr>
      </w:pPr>
      <w:r w:rsidDel="00000000" w:rsidR="00000000" w:rsidRPr="00000000">
        <w:rPr>
          <w:b w:val="1"/>
          <w:bCs w:val="1"/>
          <w:color w:val="980000"/>
          <w:rtl w:val="0"/>
        </w:rPr>
        <w:t xml:space="preserve">Target Allowed</w:t>
      </w:r>
    </w:p>
    <w:p w:rsidR="00000000" w:rsidDel="00000000" w:rsidP="00000000" w:rsidRDefault="00000000" w:rsidRPr="00000000" w14:paraId="000003CC">
      <w:pPr>
        <w:numPr>
          <w:ilvl w:val="0"/>
          <w:numId w:val="80"/>
        </w:numPr>
        <w:spacing w:after="0" w:lineRule="auto"/>
        <w:ind w:left="720" w:hanging="360"/>
      </w:pPr>
      <w:r w:rsidDel="00000000" w:rsidR="00000000" w:rsidRPr="00000000">
        <w:rPr>
          <w:rtl w:val="0"/>
        </w:rPr>
        <w:t xml:space="preserve">Cannot be cast on allies, self, buildings with any configuration. It still displays the effect and animation but nothing happens</w:t>
      </w:r>
    </w:p>
    <w:p w:rsidR="00000000" w:rsidDel="00000000" w:rsidP="00000000" w:rsidRDefault="00000000" w:rsidRPr="00000000" w14:paraId="000003CD">
      <w:pPr>
        <w:numPr>
          <w:ilvl w:val="0"/>
          <w:numId w:val="80"/>
        </w:numPr>
        <w:spacing w:after="0" w:lineRule="auto"/>
        <w:ind w:left="720" w:hanging="360"/>
      </w:pPr>
      <w:r w:rsidDel="00000000" w:rsidR="00000000" w:rsidRPr="00000000">
        <w:rPr>
          <w:rtl w:val="0"/>
        </w:rPr>
        <w:t xml:space="preserve">Can be cast on heroes</w:t>
      </w:r>
    </w:p>
    <w:p w:rsidR="00000000" w:rsidDel="00000000" w:rsidP="00000000" w:rsidRDefault="00000000" w:rsidRPr="00000000" w14:paraId="000003CE">
      <w:pPr>
        <w:pStyle w:val="Heading2"/>
        <w:rPr>
          <w:color w:val="dd7e6b"/>
          <w:sz w:val="24"/>
          <w:szCs w:val="24"/>
        </w:rPr>
      </w:pPr>
      <w:bookmarkStart w:colFirst="0" w:colLast="0" w:name="_9dhc1bvd9bki" w:id="66"/>
      <w:bookmarkEnd w:id="66"/>
      <w:r w:rsidDel="00000000" w:rsidR="00000000" w:rsidRPr="00000000">
        <w:rPr>
          <w:rFonts w:ascii="Cinzel" w:cs="Cinzel" w:eastAsia="Cinzel" w:hAnsi="Cinzel"/>
          <w:rtl w:val="0"/>
        </w:rPr>
        <w:t xml:space="preserve">-Disenchant </w:t>
      </w:r>
      <w:r w:rsidDel="00000000" w:rsidR="00000000" w:rsidRPr="00000000">
        <w:rPr>
          <w:b w:val="1"/>
          <w:bCs w:val="1"/>
          <w:rtl w:val="0"/>
        </w:rPr>
        <w:br w:type="textWrapping"/>
      </w:r>
      <w:r w:rsidDel="00000000" w:rsidR="00000000" w:rsidRPr="00000000">
        <w:rPr>
          <w:color w:val="dd7e6b"/>
          <w:sz w:val="24"/>
          <w:szCs w:val="24"/>
          <w:rtl w:val="0"/>
        </w:rPr>
        <w:t xml:space="preserve">‘Adcn Adch’</w:t>
      </w:r>
      <w:r w:rsidDel="00000000" w:rsidR="00000000" w:rsidRPr="00000000">
        <w:rPr>
          <w:rtl w:val="0"/>
        </w:rPr>
      </w:r>
    </w:p>
    <w:p w:rsidR="00000000" w:rsidDel="00000000" w:rsidP="00000000" w:rsidRDefault="00000000" w:rsidRPr="00000000" w14:paraId="000003CF">
      <w:pPr>
        <w:rPr/>
      </w:pPr>
      <w:sdt>
        <w:sdtPr>
          <w:alias w:val="WE Ability tag"/>
          <w:id w:val="1198354501"/>
          <w:dropDownList w:lastValue="Cop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215a6c"/>
              <w:shd w:fill="c6dbe1" w:val="clear"/>
            </w:rPr>
            <w:t xml:space="preserve">Copy</w:t>
          </w:r>
        </w:sdtContent>
      </w:sdt>
      <w:sdt>
        <w:sdtPr>
          <w:alias w:val="WE Ability tag"/>
          <w:id w:val="-1902611153"/>
          <w:dropDownList w:lastValue="AoE Supportiv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Supportive</w:t>
          </w:r>
        </w:sdtContent>
      </w:sdt>
      <w:sdt>
        <w:sdtPr>
          <w:alias w:val="WE Ability tag"/>
          <w:id w:val="1734371420"/>
          <w:dropDownList w:lastValue="Mana Rege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Mana Regen</w:t>
          </w:r>
        </w:sdtContent>
      </w:sdt>
      <w:sdt>
        <w:sdtPr>
          <w:alias w:val="WE Ability tag"/>
          <w:id w:val="625557061"/>
          <w:dropDownList w:lastValue="Mana Drai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Mana Drain</w:t>
          </w:r>
        </w:sdtContent>
      </w:sdt>
      <w:sdt>
        <w:sdtPr>
          <w:alias w:val="WE Ability tag"/>
          <w:id w:val="880989310"/>
          <w:dropDownList w:lastValue="Dispel Ao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Dispel AoE</w:t>
          </w:r>
        </w:sdtContent>
      </w:sdt>
      <w:sdt>
        <w:sdtPr>
          <w:alias w:val="WE Ability tag"/>
          <w:id w:val="949892845"/>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3D0">
      <w:pPr>
        <w:rPr>
          <w:b w:val="1"/>
          <w:bCs w:val="1"/>
          <w:color w:val="dd7e6b"/>
          <w:sz w:val="24"/>
          <w:szCs w:val="24"/>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Basically just re-skinned </w:t>
      </w:r>
      <w:hyperlink w:anchor="_v9i094c9m8df">
        <w:r w:rsidDel="00000000" w:rsidR="00000000" w:rsidRPr="00000000">
          <w:rPr>
            <w:color w:val="1155cc"/>
            <w:u w:val="single"/>
            <w:rtl w:val="0"/>
          </w:rPr>
          <w:t xml:space="preserve">Dispel Magic</w:t>
        </w:r>
      </w:hyperlink>
      <w:r w:rsidDel="00000000" w:rsidR="00000000" w:rsidRPr="00000000">
        <w:rPr>
          <w:rtl w:val="0"/>
        </w:rPr>
      </w:r>
    </w:p>
    <w:p w:rsidR="00000000" w:rsidDel="00000000" w:rsidP="00000000" w:rsidRDefault="00000000" w:rsidRPr="00000000" w14:paraId="000003D2">
      <w:pPr>
        <w:numPr>
          <w:ilvl w:val="0"/>
          <w:numId w:val="80"/>
        </w:numPr>
        <w:ind w:left="720" w:hanging="360"/>
      </w:pPr>
      <w:r w:rsidDel="00000000" w:rsidR="00000000" w:rsidRPr="00000000">
        <w:rPr>
          <w:rtl w:val="0"/>
        </w:rPr>
        <w:t xml:space="preserve">Deals magic type damage to summons</w:t>
      </w:r>
    </w:p>
    <w:p w:rsidR="00000000" w:rsidDel="00000000" w:rsidP="00000000" w:rsidRDefault="00000000" w:rsidRPr="00000000" w14:paraId="000003D3">
      <w:pPr>
        <w:pStyle w:val="Heading2"/>
        <w:rPr>
          <w:color w:val="dd7e6b"/>
          <w:sz w:val="24"/>
          <w:szCs w:val="24"/>
        </w:rPr>
      </w:pPr>
      <w:bookmarkStart w:colFirst="0" w:colLast="0" w:name="_c663d2vcikv4" w:id="67"/>
      <w:bookmarkEnd w:id="67"/>
      <w:r w:rsidDel="00000000" w:rsidR="00000000" w:rsidRPr="00000000">
        <w:rPr>
          <w:rFonts w:ascii="Cinzel" w:cs="Cinzel" w:eastAsia="Cinzel" w:hAnsi="Cinzel"/>
          <w:rtl w:val="0"/>
        </w:rPr>
        <w:t xml:space="preserve">-Ensnare</w:t>
      </w:r>
      <w:r w:rsidDel="00000000" w:rsidR="00000000" w:rsidRPr="00000000">
        <w:rPr>
          <w:rFonts w:ascii="Cinzel" w:cs="Cinzel" w:eastAsia="Cinzel" w:hAnsi="Cinzel"/>
          <w:rtl w:val="0"/>
        </w:rPr>
        <w:t xml:space="preserve"> </w:t>
        <w:br w:type="textWrapping"/>
      </w:r>
      <w:r w:rsidDel="00000000" w:rsidR="00000000" w:rsidRPr="00000000">
        <w:rPr>
          <w:rFonts w:ascii="Cinzel" w:cs="Cinzel" w:eastAsia="Cinzel" w:hAnsi="Cinzel"/>
          <w:color w:val="dd7e6b"/>
          <w:sz w:val="24"/>
          <w:szCs w:val="24"/>
          <w:rtl w:val="0"/>
        </w:rPr>
        <w:t xml:space="preserve">‘</w:t>
      </w:r>
      <w:r w:rsidDel="00000000" w:rsidR="00000000" w:rsidRPr="00000000">
        <w:rPr>
          <w:color w:val="dd7e6b"/>
          <w:sz w:val="24"/>
          <w:szCs w:val="24"/>
          <w:rtl w:val="0"/>
        </w:rPr>
        <w:t xml:space="preserve">Aens’</w:t>
      </w:r>
    </w:p>
    <w:p w:rsidR="00000000" w:rsidDel="00000000" w:rsidP="00000000" w:rsidRDefault="00000000" w:rsidRPr="00000000" w14:paraId="000003D4">
      <w:pPr>
        <w:rPr/>
      </w:pPr>
      <w:sdt>
        <w:sdtPr>
          <w:alias w:val="WE Ability tag"/>
          <w:id w:val="580791837"/>
          <w:dropDownList w:lastValue="Stun / Interrup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Stun / Interrupt</w:t>
          </w:r>
        </w:sdtContent>
      </w:sdt>
      <w:sdt>
        <w:sdtPr>
          <w:alias w:val="WE Ability tag"/>
          <w:id w:val="1029403851"/>
          <w:dropDownList w:lastValue="Unique 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Unique cast</w:t>
          </w:r>
        </w:sdtContent>
      </w:sdt>
      <w:r w:rsidDel="00000000" w:rsidR="00000000" w:rsidRPr="00000000">
        <w:rPr>
          <w:rtl w:val="0"/>
        </w:rPr>
      </w:r>
    </w:p>
    <w:p w:rsidR="00000000" w:rsidDel="00000000" w:rsidP="00000000" w:rsidRDefault="00000000" w:rsidRPr="00000000" w14:paraId="000003D5">
      <w:pPr>
        <w:rPr>
          <w:color w:val="00bf00"/>
        </w:rPr>
      </w:pPr>
      <w:r w:rsidDel="00000000" w:rsidR="00000000" w:rsidRPr="00000000">
        <w:rPr>
          <w:b w:val="1"/>
          <w:bCs w:val="1"/>
          <w:color w:val="980000"/>
          <w:rtl w:val="0"/>
        </w:rPr>
        <w:t xml:space="preserve">Latest tested version</w:t>
      </w:r>
      <w:r w:rsidDel="00000000" w:rsidR="00000000" w:rsidRPr="00000000">
        <w:rPr>
          <w:rtl w:val="0"/>
        </w:rPr>
        <w:t xml:space="preserve"> 1.31.1.12173</w:t>
      </w:r>
      <w:r w:rsidDel="00000000" w:rsidR="00000000" w:rsidRPr="00000000">
        <w:rPr>
          <w:rtl w:val="0"/>
        </w:rPr>
      </w:r>
    </w:p>
    <w:p w:rsidR="00000000" w:rsidDel="00000000" w:rsidP="00000000" w:rsidRDefault="00000000" w:rsidRPr="00000000" w14:paraId="000003D6">
      <w:pPr>
        <w:numPr>
          <w:ilvl w:val="0"/>
          <w:numId w:val="80"/>
        </w:numPr>
        <w:spacing w:after="0" w:afterAutospacing="0"/>
        <w:ind w:left="720" w:hanging="360"/>
      </w:pPr>
      <w:r w:rsidDel="00000000" w:rsidR="00000000" w:rsidRPr="00000000">
        <w:rPr>
          <w:rtl w:val="0"/>
        </w:rPr>
        <w:t xml:space="preserve">Brings an air unit to the ground, snaring it in the process</w:t>
      </w:r>
    </w:p>
    <w:p w:rsidR="00000000" w:rsidDel="00000000" w:rsidP="00000000" w:rsidRDefault="00000000" w:rsidRPr="00000000" w14:paraId="000003D7">
      <w:pPr>
        <w:numPr>
          <w:ilvl w:val="0"/>
          <w:numId w:val="80"/>
        </w:numPr>
        <w:spacing w:after="0" w:afterAutospacing="0"/>
        <w:ind w:left="720" w:hanging="360"/>
      </w:pPr>
      <w:r w:rsidDel="00000000" w:rsidR="00000000" w:rsidRPr="00000000">
        <w:rPr>
          <w:rtl w:val="0"/>
        </w:rPr>
        <w:t xml:space="preserve">Will ignore magic immunity depending on the </w:t>
      </w:r>
      <w:r w:rsidDel="00000000" w:rsidR="00000000" w:rsidRPr="00000000">
        <w:rPr>
          <w:i w:val="1"/>
          <w:iCs w:val="1"/>
          <w:color w:val="dd7e6b"/>
          <w:rtl w:val="0"/>
        </w:rPr>
        <w:t xml:space="preserve">Gameplay - Ensnare Checks Magic Immunity</w:t>
      </w:r>
      <w:r w:rsidDel="00000000" w:rsidR="00000000" w:rsidRPr="00000000">
        <w:rPr>
          <w:rtl w:val="0"/>
        </w:rPr>
        <w:t xml:space="preserve"> constant</w:t>
      </w:r>
    </w:p>
    <w:p w:rsidR="00000000" w:rsidDel="00000000" w:rsidP="00000000" w:rsidRDefault="00000000" w:rsidRPr="00000000" w14:paraId="000003D8">
      <w:pPr>
        <w:numPr>
          <w:ilvl w:val="0"/>
          <w:numId w:val="80"/>
        </w:numPr>
        <w:ind w:left="720" w:hanging="360"/>
      </w:pPr>
      <w:r w:rsidDel="00000000" w:rsidR="00000000" w:rsidRPr="00000000">
        <w:rPr>
          <w:rtl w:val="0"/>
        </w:rPr>
        <w:t xml:space="preserve">Cannot target units with speed 0, otherwise it will display error message </w:t>
      </w:r>
      <w:r w:rsidDel="00000000" w:rsidR="00000000" w:rsidRPr="00000000">
        <w:rPr>
          <w:i w:val="1"/>
          <w:iCs w:val="1"/>
          <w:color w:val="dd7e6b"/>
          <w:rtl w:val="0"/>
        </w:rPr>
        <w:t xml:space="preserve">Must target a moveable unit</w:t>
      </w:r>
      <w:r w:rsidDel="00000000" w:rsidR="00000000" w:rsidRPr="00000000">
        <w:rPr>
          <w:rtl w:val="0"/>
        </w:rPr>
        <w:t xml:space="preserve">,  hence it cannot target basic buildings</w:t>
      </w:r>
    </w:p>
    <w:p w:rsidR="00000000" w:rsidDel="00000000" w:rsidP="00000000" w:rsidRDefault="00000000" w:rsidRPr="00000000" w14:paraId="000003D9">
      <w:pPr>
        <w:rPr>
          <w:b w:val="1"/>
          <w:bCs w:val="1"/>
          <w:color w:val="980000"/>
        </w:rPr>
      </w:pPr>
      <w:r w:rsidDel="00000000" w:rsidR="00000000" w:rsidRPr="00000000">
        <w:rPr>
          <w:b w:val="1"/>
          <w:bCs w:val="1"/>
          <w:color w:val="980000"/>
          <w:rtl w:val="0"/>
        </w:rPr>
        <w:t xml:space="preserve">Data - Melee attack range</w:t>
      </w:r>
    </w:p>
    <w:p w:rsidR="00000000" w:rsidDel="00000000" w:rsidP="00000000" w:rsidRDefault="00000000" w:rsidRPr="00000000" w14:paraId="000003DA">
      <w:pPr>
        <w:numPr>
          <w:ilvl w:val="0"/>
          <w:numId w:val="80"/>
        </w:numPr>
        <w:spacing w:after="0" w:afterAutospacing="0"/>
        <w:ind w:left="720" w:hanging="360"/>
      </w:pPr>
      <w:r w:rsidDel="00000000" w:rsidR="00000000" w:rsidRPr="00000000">
        <w:rPr>
          <w:rtl w:val="0"/>
        </w:rPr>
        <w:t xml:space="preserve">Setting this allows for you to change the attack range of units </w:t>
      </w:r>
      <w:sdt>
        <w:sdtPr>
          <w:alias w:val="Named contributors"/>
          <w:id w:val="-500123971"/>
          <w:dropDownList w:lastValue="Tal0n">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Tal0n</w:t>
          </w:r>
        </w:sdtContent>
      </w:sdt>
      <w:r w:rsidDel="00000000" w:rsidR="00000000" w:rsidRPr="00000000">
        <w:rPr>
          <w:rtl w:val="0"/>
        </w:rPr>
      </w:r>
    </w:p>
    <w:p w:rsidR="00000000" w:rsidDel="00000000" w:rsidP="00000000" w:rsidRDefault="00000000" w:rsidRPr="00000000" w14:paraId="000003DB">
      <w:pPr>
        <w:numPr>
          <w:ilvl w:val="0"/>
          <w:numId w:val="80"/>
        </w:numPr>
        <w:spacing w:after="0" w:afterAutospacing="0"/>
        <w:ind w:left="720" w:hanging="360"/>
      </w:pPr>
      <w:commentRangeStart w:id="14"/>
      <w:commentRangeStart w:id="15"/>
      <w:commentRangeStart w:id="16"/>
      <w:r w:rsidDel="00000000" w:rsidR="00000000" w:rsidRPr="00000000">
        <w:rPr>
          <w:rtl w:val="0"/>
        </w:rPr>
        <w:t xml:space="preserve">Only works with certain units, </w:t>
      </w:r>
      <w:r w:rsidDel="00000000" w:rsidR="00000000" w:rsidRPr="00000000">
        <w:rPr>
          <w:rtl w:val="0"/>
        </w:rPr>
        <w:t xml:space="preserve">reasons why currently unknown</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 </w:t>
      </w:r>
      <w:sdt>
        <w:sdtPr>
          <w:alias w:val="Named contributors"/>
          <w:id w:val="443891562"/>
          <w:dropDownList w:lastValue="Tal0n">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Tal0n</w:t>
          </w:r>
        </w:sdtContent>
      </w:sdt>
      <w:r w:rsidDel="00000000" w:rsidR="00000000" w:rsidRPr="00000000">
        <w:rPr>
          <w:rtl w:val="0"/>
        </w:rPr>
      </w:r>
    </w:p>
    <w:p w:rsidR="00000000" w:rsidDel="00000000" w:rsidP="00000000" w:rsidRDefault="00000000" w:rsidRPr="00000000" w14:paraId="000003DC">
      <w:pPr>
        <w:numPr>
          <w:ilvl w:val="0"/>
          <w:numId w:val="80"/>
        </w:numPr>
        <w:ind w:left="720" w:hanging="360"/>
      </w:pPr>
      <w:r w:rsidDel="00000000" w:rsidR="00000000" w:rsidRPr="00000000">
        <w:rPr>
          <w:rtl w:val="0"/>
        </w:rPr>
        <w:t xml:space="preserve">Deal Unknown damage type</w:t>
      </w:r>
    </w:p>
    <w:p w:rsidR="00000000" w:rsidDel="00000000" w:rsidP="00000000" w:rsidRDefault="00000000" w:rsidRPr="00000000" w14:paraId="000003DD">
      <w:pPr>
        <w:pStyle w:val="Heading2"/>
        <w:rPr>
          <w:color w:val="dd7e6b"/>
          <w:sz w:val="24"/>
          <w:szCs w:val="24"/>
        </w:rPr>
      </w:pPr>
      <w:bookmarkStart w:colFirst="0" w:colLast="0" w:name="_b0tfgxofm7zq" w:id="68"/>
      <w:bookmarkEnd w:id="68"/>
      <w:r w:rsidDel="00000000" w:rsidR="00000000" w:rsidRPr="00000000">
        <w:rPr>
          <w:rtl w:val="0"/>
        </w:rPr>
        <w:t xml:space="preserve">-Envenomed Spears </w:t>
        <w:br w:type="textWrapping"/>
      </w:r>
      <w:r w:rsidDel="00000000" w:rsidR="00000000" w:rsidRPr="00000000">
        <w:rPr>
          <w:color w:val="dd7e6b"/>
          <w:sz w:val="24"/>
          <w:szCs w:val="24"/>
          <w:rtl w:val="0"/>
        </w:rPr>
        <w:t xml:space="preserve">‘Aven’</w:t>
      </w:r>
    </w:p>
    <w:p w:rsidR="00000000" w:rsidDel="00000000" w:rsidP="00000000" w:rsidRDefault="00000000" w:rsidRPr="00000000" w14:paraId="000003DE">
      <w:pPr>
        <w:rPr/>
      </w:pPr>
      <w:sdt>
        <w:sdtPr>
          <w:alias w:val="WE Ability tag"/>
          <w:id w:val="1605591650"/>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sdt>
        <w:sdtPr>
          <w:alias w:val="WE Ability tag"/>
          <w:id w:val="-780694061"/>
          <w:dropDownList w:lastValue="Attack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Increase</w:t>
          </w:r>
        </w:sdtContent>
      </w:sdt>
      <w:sdt>
        <w:sdtPr>
          <w:alias w:val="WE Ability tag"/>
          <w:id w:val="1937118525"/>
          <w:dropDownList w:lastValue="Attack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Decrease</w:t>
          </w:r>
        </w:sdtContent>
      </w:sdt>
      <w:sdt>
        <w:sdtPr>
          <w:alias w:val="WE Ability tag"/>
          <w:id w:val="-795227930"/>
          <w:dropDownList w:lastValue="Move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Increase</w:t>
          </w:r>
        </w:sdtContent>
      </w:sdt>
      <w:sdt>
        <w:sdtPr>
          <w:alias w:val="WE Ability tag"/>
          <w:id w:val="2069729914"/>
          <w:dropDownList w:lastValue="Move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Decrease</w:t>
          </w:r>
        </w:sdtContent>
      </w:sdt>
      <w:sdt>
        <w:sdtPr>
          <w:alias w:val="WE Ability tag"/>
          <w:id w:val="957511292"/>
          <w:dropDownList w:lastValue="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b10202"/>
              <w:shd w:fill="ffcfc9" w:val="clear"/>
            </w:rPr>
            <w:t xml:space="preserve">Stackable</w:t>
          </w:r>
        </w:sdtContent>
      </w:sdt>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color w:val="980000"/>
          <w:rtl w:val="0"/>
        </w:rPr>
        <w:t xml:space="preserve">Latest tested version</w:t>
      </w:r>
      <w:r w:rsidDel="00000000" w:rsidR="00000000" w:rsidRPr="00000000">
        <w:rPr>
          <w:rtl w:val="0"/>
        </w:rPr>
        <w:t xml:space="preserve"> 1.31.1.12173</w:t>
      </w:r>
    </w:p>
    <w:p w:rsidR="00000000" w:rsidDel="00000000" w:rsidP="00000000" w:rsidRDefault="00000000" w:rsidRPr="00000000" w14:paraId="000003E0">
      <w:pPr>
        <w:numPr>
          <w:ilvl w:val="0"/>
          <w:numId w:val="70"/>
        </w:numPr>
        <w:spacing w:after="0" w:afterAutospacing="0"/>
        <w:ind w:left="720" w:hanging="360"/>
      </w:pPr>
      <w:r w:rsidDel="00000000" w:rsidR="00000000" w:rsidRPr="00000000">
        <w:rPr>
          <w:rtl w:val="0"/>
        </w:rPr>
        <w:t xml:space="preserve">Ethereal Units are unaffected</w:t>
      </w:r>
    </w:p>
    <w:p w:rsidR="00000000" w:rsidDel="00000000" w:rsidP="00000000" w:rsidRDefault="00000000" w:rsidRPr="00000000" w14:paraId="000003E1">
      <w:pPr>
        <w:numPr>
          <w:ilvl w:val="0"/>
          <w:numId w:val="70"/>
        </w:numPr>
        <w:ind w:left="720" w:hanging="360"/>
      </w:pPr>
      <w:r w:rsidDel="00000000" w:rsidR="00000000" w:rsidRPr="00000000">
        <w:rPr>
          <w:rtl w:val="0"/>
        </w:rPr>
        <w:t xml:space="preserve">When being hit by this ability for the first time, the target also takes Unknown damage type that places the debuff</w:t>
      </w:r>
    </w:p>
    <w:p w:rsidR="00000000" w:rsidDel="00000000" w:rsidP="00000000" w:rsidRDefault="00000000" w:rsidRPr="00000000" w14:paraId="000003E2">
      <w:pPr>
        <w:rPr/>
      </w:pPr>
      <w:r w:rsidDel="00000000" w:rsidR="00000000" w:rsidRPr="00000000">
        <w:rPr>
          <w:b w:val="1"/>
          <w:bCs w:val="1"/>
          <w:color w:val="980000"/>
          <w:rtl w:val="0"/>
        </w:rPr>
        <w:t xml:space="preserve">Casting by AI</w:t>
      </w:r>
      <w:r w:rsidDel="00000000" w:rsidR="00000000" w:rsidRPr="00000000">
        <w:rPr>
          <w:rtl w:val="0"/>
        </w:rPr>
      </w:r>
    </w:p>
    <w:p w:rsidR="00000000" w:rsidDel="00000000" w:rsidP="00000000" w:rsidRDefault="00000000" w:rsidRPr="00000000" w14:paraId="000003E3">
      <w:pPr>
        <w:numPr>
          <w:ilvl w:val="0"/>
          <w:numId w:val="80"/>
        </w:numPr>
        <w:ind w:left="720" w:hanging="360"/>
      </w:pPr>
      <w:r w:rsidDel="00000000" w:rsidR="00000000" w:rsidRPr="00000000">
        <w:rPr>
          <w:rtl w:val="0"/>
        </w:rPr>
        <w:t xml:space="preserve">Causes autoattack to prioritize units who are not affected by poison yet</w:t>
      </w:r>
    </w:p>
    <w:p w:rsidR="00000000" w:rsidDel="00000000" w:rsidP="00000000" w:rsidRDefault="00000000" w:rsidRPr="00000000" w14:paraId="000003E4">
      <w:pPr>
        <w:rPr>
          <w:b w:val="1"/>
          <w:bCs w:val="1"/>
          <w:color w:val="980000"/>
        </w:rPr>
      </w:pPr>
      <w:r w:rsidDel="00000000" w:rsidR="00000000" w:rsidRPr="00000000">
        <w:rPr>
          <w:b w:val="1"/>
          <w:bCs w:val="1"/>
          <w:color w:val="980000"/>
          <w:rtl w:val="0"/>
        </w:rPr>
        <w:t xml:space="preserve">Damage Per Second</w:t>
      </w:r>
    </w:p>
    <w:p w:rsidR="00000000" w:rsidDel="00000000" w:rsidP="00000000" w:rsidRDefault="00000000" w:rsidRPr="00000000" w14:paraId="000003E5">
      <w:pPr>
        <w:numPr>
          <w:ilvl w:val="0"/>
          <w:numId w:val="1"/>
        </w:numPr>
        <w:spacing w:after="0" w:afterAutospacing="0"/>
        <w:ind w:left="720" w:hanging="360"/>
      </w:pPr>
      <w:r w:rsidDel="00000000" w:rsidR="00000000" w:rsidRPr="00000000">
        <w:rPr>
          <w:rtl w:val="0"/>
        </w:rPr>
        <w:t xml:space="preserve">Defines the damage taken per second</w:t>
      </w:r>
    </w:p>
    <w:p w:rsidR="00000000" w:rsidDel="00000000" w:rsidP="00000000" w:rsidRDefault="00000000" w:rsidRPr="00000000" w14:paraId="000003E6">
      <w:pPr>
        <w:numPr>
          <w:ilvl w:val="0"/>
          <w:numId w:val="1"/>
        </w:numPr>
        <w:spacing w:after="0" w:afterAutospacing="0"/>
        <w:ind w:left="720" w:hanging="360"/>
      </w:pPr>
      <w:r w:rsidDel="00000000" w:rsidR="00000000" w:rsidRPr="00000000">
        <w:rPr>
          <w:rtl w:val="0"/>
        </w:rPr>
        <w:t xml:space="preserve">Negative values get converted to positive ones, still doing damage ; doing twice the damage before reduction</w:t>
      </w:r>
    </w:p>
    <w:p w:rsidR="00000000" w:rsidDel="00000000" w:rsidP="00000000" w:rsidRDefault="00000000" w:rsidRPr="00000000" w14:paraId="000003E7">
      <w:pPr>
        <w:numPr>
          <w:ilvl w:val="0"/>
          <w:numId w:val="1"/>
        </w:numPr>
        <w:ind w:left="720" w:hanging="360"/>
      </w:pPr>
      <w:r w:rsidDel="00000000" w:rsidR="00000000" w:rsidRPr="00000000">
        <w:rPr>
          <w:rtl w:val="0"/>
        </w:rPr>
        <w:t xml:space="preserve">Deals poison type damage</w:t>
      </w:r>
    </w:p>
    <w:p w:rsidR="00000000" w:rsidDel="00000000" w:rsidP="00000000" w:rsidRDefault="00000000" w:rsidRPr="00000000" w14:paraId="000003E8">
      <w:pPr>
        <w:rPr/>
      </w:pPr>
      <w:r w:rsidDel="00000000" w:rsidR="00000000" w:rsidRPr="00000000">
        <w:rPr>
          <w:b w:val="1"/>
          <w:bCs w:val="1"/>
          <w:color w:val="980000"/>
          <w:rtl w:val="0"/>
        </w:rPr>
        <w:t xml:space="preserve">Attack </w:t>
      </w:r>
      <w:r w:rsidDel="00000000" w:rsidR="00000000" w:rsidRPr="00000000">
        <w:rPr>
          <w:color w:val="980000"/>
          <w:rtl w:val="0"/>
        </w:rPr>
        <w:t xml:space="preserve">and </w:t>
      </w:r>
      <w:r w:rsidDel="00000000" w:rsidR="00000000" w:rsidRPr="00000000">
        <w:rPr>
          <w:b w:val="1"/>
          <w:bCs w:val="1"/>
          <w:color w:val="980000"/>
          <w:rtl w:val="0"/>
        </w:rPr>
        <w:t xml:space="preserve">Move Speed Factor</w:t>
      </w:r>
      <w:r w:rsidDel="00000000" w:rsidR="00000000" w:rsidRPr="00000000">
        <w:rPr>
          <w:rtl w:val="0"/>
        </w:rPr>
      </w:r>
    </w:p>
    <w:p w:rsidR="00000000" w:rsidDel="00000000" w:rsidP="00000000" w:rsidRDefault="00000000" w:rsidRPr="00000000" w14:paraId="000003E9">
      <w:pPr>
        <w:numPr>
          <w:ilvl w:val="0"/>
          <w:numId w:val="79"/>
        </w:numPr>
        <w:spacing w:after="0" w:afterAutospacing="0"/>
        <w:ind w:left="720" w:hanging="360"/>
      </w:pPr>
      <w:r w:rsidDel="00000000" w:rsidR="00000000" w:rsidRPr="00000000">
        <w:rPr>
          <w:rtl w:val="0"/>
        </w:rPr>
        <w:t xml:space="preserve">Values above 0 decreases speed</w:t>
      </w:r>
    </w:p>
    <w:p w:rsidR="00000000" w:rsidDel="00000000" w:rsidP="00000000" w:rsidRDefault="00000000" w:rsidRPr="00000000" w14:paraId="000003EA">
      <w:pPr>
        <w:numPr>
          <w:ilvl w:val="0"/>
          <w:numId w:val="79"/>
        </w:numPr>
        <w:spacing w:after="0" w:afterAutospacing="0"/>
        <w:ind w:left="720" w:hanging="360"/>
      </w:pPr>
      <w:r w:rsidDel="00000000" w:rsidR="00000000" w:rsidRPr="00000000">
        <w:rPr>
          <w:rtl w:val="0"/>
        </w:rPr>
        <w:t xml:space="preserve">Values below 0 increases speed</w:t>
      </w:r>
    </w:p>
    <w:p w:rsidR="00000000" w:rsidDel="00000000" w:rsidP="00000000" w:rsidRDefault="00000000" w:rsidRPr="00000000" w14:paraId="000003EB">
      <w:pPr>
        <w:numPr>
          <w:ilvl w:val="0"/>
          <w:numId w:val="79"/>
        </w:numPr>
        <w:ind w:left="720" w:hanging="360"/>
      </w:pPr>
      <w:r w:rsidDel="00000000" w:rsidR="00000000" w:rsidRPr="00000000">
        <w:rPr>
          <w:rtl w:val="0"/>
        </w:rPr>
        <w:t xml:space="preserve">Good for dummy spell reduces speed on attack</w:t>
      </w:r>
    </w:p>
    <w:p w:rsidR="00000000" w:rsidDel="00000000" w:rsidP="00000000" w:rsidRDefault="00000000" w:rsidRPr="00000000" w14:paraId="000003EC">
      <w:pPr>
        <w:rPr>
          <w:b w:val="1"/>
          <w:bCs w:val="1"/>
          <w:color w:val="980000"/>
        </w:rPr>
      </w:pPr>
      <w:r w:rsidDel="00000000" w:rsidR="00000000" w:rsidRPr="00000000">
        <w:rPr>
          <w:b w:val="1"/>
          <w:bCs w:val="1"/>
          <w:color w:val="980000"/>
          <w:rtl w:val="0"/>
        </w:rPr>
        <w:t xml:space="preserve">Stacking Type</w:t>
      </w:r>
    </w:p>
    <w:p w:rsidR="00000000" w:rsidDel="00000000" w:rsidP="00000000" w:rsidRDefault="00000000" w:rsidRPr="00000000" w14:paraId="000003ED">
      <w:pPr>
        <w:numPr>
          <w:ilvl w:val="0"/>
          <w:numId w:val="70"/>
        </w:numPr>
        <w:spacing w:after="0" w:afterAutospacing="0"/>
        <w:ind w:left="720" w:hanging="360"/>
      </w:pPr>
      <w:r w:rsidDel="00000000" w:rsidR="00000000" w:rsidRPr="00000000">
        <w:rPr>
          <w:rtl w:val="0"/>
        </w:rPr>
        <w:t xml:space="preserve">Defines what values stack with each other</w:t>
      </w:r>
    </w:p>
    <w:p w:rsidR="00000000" w:rsidDel="00000000" w:rsidP="00000000" w:rsidRDefault="00000000" w:rsidRPr="00000000" w14:paraId="000003EE">
      <w:pPr>
        <w:numPr>
          <w:ilvl w:val="0"/>
          <w:numId w:val="70"/>
        </w:numPr>
        <w:spacing w:after="0" w:afterAutospacing="0"/>
        <w:ind w:left="720" w:hanging="360"/>
      </w:pPr>
      <w:r w:rsidDel="00000000" w:rsidR="00000000" w:rsidRPr="00000000">
        <w:rPr>
          <w:rtl w:val="0"/>
        </w:rPr>
        <w:t xml:space="preserve">The values are Damage, Movement, Attack Rate and Kill Unit</w:t>
      </w:r>
    </w:p>
    <w:p w:rsidR="00000000" w:rsidDel="00000000" w:rsidP="00000000" w:rsidRDefault="00000000" w:rsidRPr="00000000" w14:paraId="000003EF">
      <w:pPr>
        <w:numPr>
          <w:ilvl w:val="0"/>
          <w:numId w:val="70"/>
        </w:numPr>
        <w:spacing w:after="0" w:afterAutospacing="0"/>
        <w:ind w:left="720" w:hanging="360"/>
      </w:pPr>
      <w:r w:rsidDel="00000000" w:rsidR="00000000" w:rsidRPr="00000000">
        <w:rPr>
          <w:rtl w:val="0"/>
        </w:rPr>
        <w:t xml:space="preserve">The same units attack does not stack against the same target, you must have several units to apply more than 1 stack</w:t>
      </w:r>
    </w:p>
    <w:p w:rsidR="00000000" w:rsidDel="00000000" w:rsidP="00000000" w:rsidRDefault="00000000" w:rsidRPr="00000000" w14:paraId="000003F0">
      <w:pPr>
        <w:numPr>
          <w:ilvl w:val="0"/>
          <w:numId w:val="70"/>
        </w:numPr>
        <w:spacing w:after="0" w:afterAutospacing="0"/>
        <w:ind w:left="720" w:hanging="360"/>
      </w:pPr>
      <w:r w:rsidDel="00000000" w:rsidR="00000000" w:rsidRPr="00000000">
        <w:rPr>
          <w:rtl w:val="0"/>
        </w:rPr>
        <w:t xml:space="preserve">Different versions of </w:t>
      </w:r>
      <w:hyperlink w:anchor="_b0tfgxofm7zq">
        <w:r w:rsidDel="00000000" w:rsidR="00000000" w:rsidRPr="00000000">
          <w:rPr>
            <w:color w:val="dd7e6b"/>
            <w:rtl w:val="0"/>
          </w:rPr>
          <w:t xml:space="preserve">Envenomed Spears</w:t>
        </w:r>
      </w:hyperlink>
      <w:r w:rsidDel="00000000" w:rsidR="00000000" w:rsidRPr="00000000">
        <w:rPr>
          <w:rtl w:val="0"/>
        </w:rPr>
        <w:t xml:space="preserve"> stack against the same unit with their own values</w:t>
      </w:r>
    </w:p>
    <w:p w:rsidR="00000000" w:rsidDel="00000000" w:rsidP="00000000" w:rsidRDefault="00000000" w:rsidRPr="00000000" w14:paraId="000003F1">
      <w:pPr>
        <w:numPr>
          <w:ilvl w:val="0"/>
          <w:numId w:val="70"/>
        </w:numPr>
        <w:spacing w:after="0" w:afterAutospacing="0"/>
        <w:ind w:left="720" w:hanging="360"/>
      </w:pPr>
      <w:r w:rsidDel="00000000" w:rsidR="00000000" w:rsidRPr="00000000">
        <w:rPr>
          <w:rtl w:val="0"/>
        </w:rPr>
        <w:t xml:space="preserve">If a unit has multiple </w:t>
      </w:r>
      <w:hyperlink w:anchor="_b0tfgxofm7zq">
        <w:r w:rsidDel="00000000" w:rsidR="00000000" w:rsidRPr="00000000">
          <w:rPr>
            <w:color w:val="dd7e6b"/>
            <w:rtl w:val="0"/>
          </w:rPr>
          <w:t xml:space="preserve">Envenomed Spears</w:t>
        </w:r>
      </w:hyperlink>
      <w:r w:rsidDel="00000000" w:rsidR="00000000" w:rsidRPr="00000000">
        <w:rPr>
          <w:rtl w:val="0"/>
        </w:rPr>
        <w:t xml:space="preserve"> only one is used</w:t>
      </w:r>
    </w:p>
    <w:p w:rsidR="00000000" w:rsidDel="00000000" w:rsidP="00000000" w:rsidRDefault="00000000" w:rsidRPr="00000000" w14:paraId="000003F2">
      <w:pPr>
        <w:numPr>
          <w:ilvl w:val="0"/>
          <w:numId w:val="70"/>
        </w:numPr>
        <w:spacing w:after="0" w:afterAutospacing="0"/>
        <w:ind w:left="720" w:hanging="360"/>
      </w:pPr>
      <w:r w:rsidDel="00000000" w:rsidR="00000000" w:rsidRPr="00000000">
        <w:rPr>
          <w:rtl w:val="0"/>
        </w:rPr>
        <w:t xml:space="preserve">Without </w:t>
      </w:r>
      <w:r w:rsidDel="00000000" w:rsidR="00000000" w:rsidRPr="00000000">
        <w:rPr>
          <w:i w:val="1"/>
          <w:iCs w:val="1"/>
          <w:color w:val="dd7e6b"/>
          <w:rtl w:val="0"/>
        </w:rPr>
        <w:t xml:space="preserve">Kill Unit</w:t>
      </w:r>
      <w:r w:rsidDel="00000000" w:rsidR="00000000" w:rsidRPr="00000000">
        <w:rPr>
          <w:rtl w:val="0"/>
        </w:rPr>
        <w:t xml:space="preserve"> Flag, Hit points don't get reduced below 1.0</w:t>
      </w:r>
    </w:p>
    <w:p w:rsidR="00000000" w:rsidDel="00000000" w:rsidP="00000000" w:rsidRDefault="00000000" w:rsidRPr="00000000" w14:paraId="000003F3">
      <w:pPr>
        <w:numPr>
          <w:ilvl w:val="0"/>
          <w:numId w:val="70"/>
        </w:numPr>
        <w:spacing w:after="0" w:afterAutospacing="0"/>
        <w:ind w:left="720" w:hanging="360"/>
      </w:pPr>
      <w:r w:rsidDel="00000000" w:rsidR="00000000" w:rsidRPr="00000000">
        <w:rPr>
          <w:rtl w:val="0"/>
        </w:rPr>
        <w:t xml:space="preserve">This Ability applies 2 independent Buffs, if any Flag except </w:t>
      </w:r>
      <w:r w:rsidDel="00000000" w:rsidR="00000000" w:rsidRPr="00000000">
        <w:rPr>
          <w:i w:val="1"/>
          <w:iCs w:val="1"/>
          <w:color w:val="dd7e6b"/>
          <w:rtl w:val="0"/>
        </w:rPr>
        <w:t xml:space="preserve">Kill Unit</w:t>
      </w:r>
      <w:r w:rsidDel="00000000" w:rsidR="00000000" w:rsidRPr="00000000">
        <w:rPr>
          <w:rtl w:val="0"/>
        </w:rPr>
        <w:t xml:space="preserve"> is set the second is used</w:t>
      </w:r>
    </w:p>
    <w:p w:rsidR="00000000" w:rsidDel="00000000" w:rsidP="00000000" w:rsidRDefault="00000000" w:rsidRPr="00000000" w14:paraId="000003F4">
      <w:pPr>
        <w:numPr>
          <w:ilvl w:val="0"/>
          <w:numId w:val="70"/>
        </w:numPr>
        <w:spacing w:after="0" w:afterAutospacing="0"/>
        <w:ind w:left="720" w:hanging="360"/>
      </w:pPr>
      <w:r w:rsidDel="00000000" w:rsidR="00000000" w:rsidRPr="00000000">
        <w:rPr>
          <w:rtl w:val="0"/>
        </w:rPr>
        <w:t xml:space="preserve">A unit can suffer both buffs at the same time, each buff deals its own damage-Instance</w:t>
      </w:r>
    </w:p>
    <w:p w:rsidR="00000000" w:rsidDel="00000000" w:rsidP="00000000" w:rsidRDefault="00000000" w:rsidRPr="00000000" w14:paraId="000003F5">
      <w:pPr>
        <w:numPr>
          <w:ilvl w:val="1"/>
          <w:numId w:val="70"/>
        </w:numPr>
        <w:spacing w:after="0" w:afterAutospacing="0"/>
        <w:ind w:left="1440" w:hanging="360"/>
      </w:pPr>
      <w:r w:rsidDel="00000000" w:rsidR="00000000" w:rsidRPr="00000000">
        <w:rPr>
          <w:rtl w:val="0"/>
        </w:rPr>
        <w:t xml:space="preserve">If the unit has magic resistance, the magic resistance will reduce damage from each damage instance</w:t>
      </w:r>
    </w:p>
    <w:p w:rsidR="00000000" w:rsidDel="00000000" w:rsidP="00000000" w:rsidRDefault="00000000" w:rsidRPr="00000000" w14:paraId="000003F6">
      <w:pPr>
        <w:numPr>
          <w:ilvl w:val="0"/>
          <w:numId w:val="70"/>
        </w:numPr>
        <w:ind w:left="720" w:hanging="360"/>
      </w:pPr>
      <w:r w:rsidDel="00000000" w:rsidR="00000000" w:rsidRPr="00000000">
        <w:rPr>
          <w:rtl w:val="0"/>
        </w:rPr>
        <w:t xml:space="preserve">The damage source is overwritten each time the Buff is applied again</w:t>
      </w:r>
    </w:p>
    <w:p w:rsidR="00000000" w:rsidDel="00000000" w:rsidP="00000000" w:rsidRDefault="00000000" w:rsidRPr="00000000" w14:paraId="000003F7">
      <w:pPr>
        <w:pStyle w:val="Heading2"/>
        <w:rPr>
          <w:color w:val="dd7e6b"/>
          <w:sz w:val="24"/>
          <w:szCs w:val="24"/>
        </w:rPr>
      </w:pPr>
      <w:bookmarkStart w:colFirst="0" w:colLast="0" w:name="_zdabj8xxkh9e" w:id="69"/>
      <w:bookmarkEnd w:id="69"/>
      <w:r w:rsidDel="00000000" w:rsidR="00000000" w:rsidRPr="00000000">
        <w:rPr>
          <w:rtl w:val="0"/>
        </w:rPr>
        <w:t xml:space="preserve">-Ethereal Form </w:t>
      </w:r>
      <w:r w:rsidDel="00000000" w:rsidR="00000000" w:rsidRPr="00000000">
        <w:rPr>
          <w:b w:val="1"/>
          <w:bCs w:val="1"/>
          <w:rtl w:val="0"/>
        </w:rPr>
        <w:br w:type="textWrapping"/>
      </w:r>
      <w:r w:rsidDel="00000000" w:rsidR="00000000" w:rsidRPr="00000000">
        <w:rPr>
          <w:color w:val="dd7e6b"/>
          <w:sz w:val="24"/>
          <w:szCs w:val="24"/>
          <w:rtl w:val="0"/>
        </w:rPr>
        <w:t xml:space="preserve">‘Aetf’</w:t>
      </w:r>
    </w:p>
    <w:p w:rsidR="00000000" w:rsidDel="00000000" w:rsidP="00000000" w:rsidRDefault="00000000" w:rsidRPr="00000000" w14:paraId="000003F8">
      <w:pPr>
        <w:rPr/>
      </w:pPr>
      <w:sdt>
        <w:sdtPr>
          <w:alias w:val="WE Ability tag"/>
          <w:id w:val="-1380430055"/>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sdt>
        <w:sdtPr>
          <w:alias w:val="WE Ability tag"/>
          <w:id w:val="1432960011"/>
          <w:dropDownList w:lastValue="Morph">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Morph</w:t>
          </w:r>
        </w:sdtContent>
      </w:sdt>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3FA">
      <w:pPr>
        <w:pStyle w:val="Heading2"/>
        <w:rPr>
          <w:color w:val="dd7e6b"/>
          <w:sz w:val="24"/>
          <w:szCs w:val="24"/>
        </w:rPr>
      </w:pPr>
      <w:bookmarkStart w:colFirst="0" w:colLast="0" w:name="_odb529zgucaf" w:id="70"/>
      <w:bookmarkEnd w:id="70"/>
      <w:r w:rsidDel="00000000" w:rsidR="00000000" w:rsidRPr="00000000">
        <w:rPr>
          <w:rtl w:val="0"/>
        </w:rPr>
        <w:t xml:space="preserve">-Healing Ward </w:t>
        <w:br w:type="textWrapping"/>
      </w:r>
      <w:r w:rsidDel="00000000" w:rsidR="00000000" w:rsidRPr="00000000">
        <w:rPr>
          <w:color w:val="dd7e6b"/>
          <w:sz w:val="24"/>
          <w:szCs w:val="24"/>
          <w:rtl w:val="0"/>
        </w:rPr>
        <w:t xml:space="preserve">‘Ahwd’</w:t>
      </w:r>
      <w:r w:rsidDel="00000000" w:rsidR="00000000" w:rsidRPr="00000000">
        <w:rPr>
          <w:rtl w:val="0"/>
        </w:rPr>
        <w:br w:type="textWrapping"/>
        <w:t xml:space="preserve">-Sentry Ward </w:t>
        <w:br w:type="textWrapping"/>
      </w:r>
      <w:r w:rsidDel="00000000" w:rsidR="00000000" w:rsidRPr="00000000">
        <w:rPr>
          <w:color w:val="dd7e6b"/>
          <w:sz w:val="24"/>
          <w:szCs w:val="24"/>
          <w:rtl w:val="0"/>
        </w:rPr>
        <w:t xml:space="preserve">‘Aeye’</w:t>
      </w:r>
    </w:p>
    <w:p w:rsidR="00000000" w:rsidDel="00000000" w:rsidP="00000000" w:rsidRDefault="00000000" w:rsidRPr="00000000" w14:paraId="000003FB">
      <w:pPr>
        <w:rPr/>
      </w:pPr>
      <w:sdt>
        <w:sdtPr>
          <w:alias w:val="WE Ability tag"/>
          <w:id w:val="1995233549"/>
          <w:dropDownList w:lastValue="Summ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Summon</w:t>
          </w:r>
        </w:sdtContent>
      </w:sdt>
      <w:r w:rsidDel="00000000" w:rsidR="00000000" w:rsidRPr="00000000">
        <w:rPr>
          <w:rtl w:val="0"/>
        </w:rPr>
      </w:r>
    </w:p>
    <w:p w:rsidR="00000000" w:rsidDel="00000000" w:rsidP="00000000" w:rsidRDefault="00000000" w:rsidRPr="00000000" w14:paraId="000003FC">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3FD">
      <w:pPr>
        <w:numPr>
          <w:ilvl w:val="0"/>
          <w:numId w:val="80"/>
        </w:numPr>
        <w:ind w:left="720" w:hanging="360"/>
      </w:pPr>
      <w:r w:rsidDel="00000000" w:rsidR="00000000" w:rsidRPr="00000000">
        <w:rPr>
          <w:rtl w:val="0"/>
        </w:rPr>
        <w:t xml:space="preserve">If you want a point summon without the AoE circle, just use </w:t>
      </w:r>
      <w:hyperlink r:id="rId11">
        <w:r w:rsidDel="00000000" w:rsidR="00000000" w:rsidRPr="00000000">
          <w:rPr>
            <w:color w:val="dd7e6b"/>
            <w:rtl w:val="0"/>
          </w:rPr>
          <w:t xml:space="preserve">Sentry Ward</w:t>
        </w:r>
      </w:hyperlink>
      <w:r w:rsidDel="00000000" w:rsidR="00000000" w:rsidRPr="00000000">
        <w:rPr>
          <w:rtl w:val="0"/>
        </w:rPr>
        <w:t xml:space="preserve">, </w:t>
      </w:r>
      <w:hyperlink r:id="rId12">
        <w:r w:rsidDel="00000000" w:rsidR="00000000" w:rsidRPr="00000000">
          <w:rPr>
            <w:color w:val="dd7e6b"/>
            <w:rtl w:val="0"/>
          </w:rPr>
          <w:t xml:space="preserve">Serpent Ward</w:t>
        </w:r>
      </w:hyperlink>
      <w:r w:rsidDel="00000000" w:rsidR="00000000" w:rsidRPr="00000000">
        <w:rPr>
          <w:rtl w:val="0"/>
        </w:rPr>
        <w:t xml:space="preserve">, or any equivalent spell</w:t>
      </w:r>
    </w:p>
    <w:p w:rsidR="00000000" w:rsidDel="00000000" w:rsidP="00000000" w:rsidRDefault="00000000" w:rsidRPr="00000000" w14:paraId="000003FE">
      <w:pPr>
        <w:rPr/>
      </w:pPr>
      <w:r w:rsidDel="00000000" w:rsidR="00000000" w:rsidRPr="00000000">
        <w:rPr>
          <w:b w:val="1"/>
          <w:bCs w:val="1"/>
          <w:color w:val="980000"/>
          <w:rtl w:val="0"/>
        </w:rPr>
        <w:t xml:space="preserve">Data - Summoned unit</w:t>
      </w:r>
      <w:r w:rsidDel="00000000" w:rsidR="00000000" w:rsidRPr="00000000">
        <w:rPr>
          <w:rtl w:val="0"/>
        </w:rPr>
      </w:r>
    </w:p>
    <w:p w:rsidR="00000000" w:rsidDel="00000000" w:rsidP="00000000" w:rsidRDefault="00000000" w:rsidRPr="00000000" w14:paraId="000003FF">
      <w:pPr>
        <w:numPr>
          <w:ilvl w:val="0"/>
          <w:numId w:val="80"/>
        </w:numPr>
        <w:spacing w:after="0" w:afterAutospacing="0"/>
        <w:ind w:left="720" w:hanging="360"/>
      </w:pPr>
      <w:r w:rsidDel="00000000" w:rsidR="00000000" w:rsidRPr="00000000">
        <w:rPr>
          <w:rtl w:val="0"/>
        </w:rPr>
        <w:t xml:space="preserve">Making the healing ward ability summon no unit will crash the game </w:t>
      </w:r>
      <w:sdt>
        <w:sdtPr>
          <w:alias w:val="Named contributors"/>
          <w:id w:val="174300682"/>
          <w:dropDownList w:lastValue="Abovegam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Abovegame</w:t>
          </w:r>
        </w:sdtContent>
      </w:sdt>
      <w:r w:rsidDel="00000000" w:rsidR="00000000" w:rsidRPr="00000000">
        <w:rPr>
          <w:rtl w:val="0"/>
        </w:rPr>
      </w:r>
    </w:p>
    <w:p w:rsidR="00000000" w:rsidDel="00000000" w:rsidP="00000000" w:rsidRDefault="00000000" w:rsidRPr="00000000" w14:paraId="00000400">
      <w:pPr>
        <w:numPr>
          <w:ilvl w:val="0"/>
          <w:numId w:val="80"/>
        </w:numPr>
        <w:ind w:left="720" w:hanging="360"/>
      </w:pPr>
      <w:r w:rsidDel="00000000" w:rsidR="00000000" w:rsidRPr="00000000">
        <w:rPr>
          <w:rtl w:val="0"/>
        </w:rPr>
        <w:t xml:space="preserve">The above is probably the same as most other summon abilities, for obvious reasons</w:t>
      </w:r>
    </w:p>
    <w:p w:rsidR="00000000" w:rsidDel="00000000" w:rsidP="00000000" w:rsidRDefault="00000000" w:rsidRPr="00000000" w14:paraId="00000401">
      <w:pPr>
        <w:rPr>
          <w:b w:val="1"/>
          <w:bCs w:val="1"/>
          <w:color w:val="980000"/>
        </w:rPr>
      </w:pPr>
      <w:r w:rsidDel="00000000" w:rsidR="00000000" w:rsidRPr="00000000">
        <w:rPr>
          <w:b w:val="1"/>
          <w:bCs w:val="1"/>
          <w:color w:val="980000"/>
          <w:rtl w:val="0"/>
        </w:rPr>
        <w:t xml:space="preserve">Data - Area of effect</w:t>
      </w:r>
    </w:p>
    <w:p w:rsidR="00000000" w:rsidDel="00000000" w:rsidP="00000000" w:rsidRDefault="00000000" w:rsidRPr="00000000" w14:paraId="00000402">
      <w:pPr>
        <w:numPr>
          <w:ilvl w:val="0"/>
          <w:numId w:val="80"/>
        </w:numPr>
        <w:spacing w:after="0" w:afterAutospacing="0"/>
        <w:ind w:left="720" w:hanging="360"/>
      </w:pPr>
      <w:r w:rsidDel="00000000" w:rsidR="00000000" w:rsidRPr="00000000">
        <w:rPr>
          <w:rtl w:val="0"/>
        </w:rPr>
        <w:t xml:space="preserve">Sets the visual AoE circle when you’re casting it </w:t>
      </w:r>
      <w:sdt>
        <w:sdtPr>
          <w:alias w:val="Named contributors"/>
          <w:id w:val="-1571294014"/>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403">
      <w:pPr>
        <w:numPr>
          <w:ilvl w:val="0"/>
          <w:numId w:val="80"/>
        </w:numPr>
        <w:spacing w:after="0" w:afterAutospacing="0"/>
        <w:ind w:left="720" w:hanging="360"/>
      </w:pPr>
      <w:r w:rsidDel="00000000" w:rsidR="00000000" w:rsidRPr="00000000">
        <w:rPr>
          <w:rtl w:val="0"/>
        </w:rPr>
        <w:t xml:space="preserve">Healing Ward doesn’t technically have an AOE </w:t>
      </w:r>
      <w:sdt>
        <w:sdtPr>
          <w:alias w:val="Named contributors"/>
          <w:id w:val="602098033"/>
          <w:dropDownList w:lastValue="EternalOn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EternalOne</w:t>
          </w:r>
        </w:sdtContent>
      </w:sdt>
      <w:r w:rsidDel="00000000" w:rsidR="00000000" w:rsidRPr="00000000">
        <w:rPr>
          <w:rtl w:val="0"/>
        </w:rPr>
      </w:r>
    </w:p>
    <w:p w:rsidR="00000000" w:rsidDel="00000000" w:rsidP="00000000" w:rsidRDefault="00000000" w:rsidRPr="00000000" w14:paraId="00000404">
      <w:pPr>
        <w:numPr>
          <w:ilvl w:val="0"/>
          <w:numId w:val="80"/>
        </w:numPr>
        <w:ind w:left="720" w:hanging="360"/>
      </w:pPr>
      <w:r w:rsidDel="00000000" w:rsidR="00000000" w:rsidRPr="00000000">
        <w:rPr>
          <w:rtl w:val="0"/>
        </w:rPr>
        <w:t xml:space="preserve">The same is true for abilities based on it. </w:t>
      </w:r>
      <w:sdt>
        <w:sdtPr>
          <w:alias w:val="Named contributors"/>
          <w:id w:val="582499475"/>
          <w:dropDownList w:lastValue="EternalOn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EternalOne</w:t>
          </w:r>
        </w:sdtContent>
      </w:sdt>
      <w:r w:rsidDel="00000000" w:rsidR="00000000" w:rsidRPr="00000000">
        <w:rPr>
          <w:rtl w:val="0"/>
        </w:rPr>
      </w:r>
    </w:p>
    <w:p w:rsidR="00000000" w:rsidDel="00000000" w:rsidP="00000000" w:rsidRDefault="00000000" w:rsidRPr="00000000" w14:paraId="00000405">
      <w:pPr>
        <w:rPr>
          <w:b w:val="1"/>
          <w:bCs w:val="1"/>
          <w:color w:val="980000"/>
        </w:rPr>
      </w:pPr>
      <w:r w:rsidDel="00000000" w:rsidR="00000000" w:rsidRPr="00000000">
        <w:rPr>
          <w:b w:val="1"/>
          <w:bCs w:val="1"/>
          <w:color w:val="980000"/>
          <w:rtl w:val="0"/>
        </w:rPr>
        <w:t xml:space="preserve">Stats - Target Allowed</w:t>
      </w:r>
    </w:p>
    <w:p w:rsidR="00000000" w:rsidDel="00000000" w:rsidP="00000000" w:rsidRDefault="00000000" w:rsidRPr="00000000" w14:paraId="00000406">
      <w:pPr>
        <w:numPr>
          <w:ilvl w:val="0"/>
          <w:numId w:val="80"/>
        </w:numPr>
        <w:ind w:left="720" w:hanging="360"/>
      </w:pPr>
      <w:r w:rsidDel="00000000" w:rsidR="00000000" w:rsidRPr="00000000">
        <w:rPr>
          <w:rtl w:val="0"/>
        </w:rPr>
        <w:t xml:space="preserve">Must be investigated if it shows the unit hit in the AoE circle </w:t>
      </w:r>
      <w:sdt>
        <w:sdtPr>
          <w:alias w:val="Named contributors"/>
          <w:id w:val="1173125317"/>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407">
      <w:pPr>
        <w:pStyle w:val="Heading2"/>
        <w:rPr>
          <w:color w:val="dd7e6b"/>
          <w:sz w:val="24"/>
          <w:szCs w:val="24"/>
        </w:rPr>
      </w:pPr>
      <w:bookmarkStart w:colFirst="0" w:colLast="0" w:name="_fz3lcy6z61qs" w:id="71"/>
      <w:bookmarkEnd w:id="71"/>
      <w:r w:rsidDel="00000000" w:rsidR="00000000" w:rsidRPr="00000000">
        <w:rPr>
          <w:rtl w:val="0"/>
        </w:rPr>
        <w:t xml:space="preserve">-Healing Ward Aura </w:t>
        <w:br w:type="textWrapping"/>
      </w:r>
      <w:r w:rsidDel="00000000" w:rsidR="00000000" w:rsidRPr="00000000">
        <w:rPr>
          <w:color w:val="dd7e6b"/>
          <w:sz w:val="24"/>
          <w:szCs w:val="24"/>
          <w:rtl w:val="0"/>
        </w:rPr>
        <w:t xml:space="preserve">‘Aoar’</w:t>
      </w:r>
    </w:p>
    <w:p w:rsidR="00000000" w:rsidDel="00000000" w:rsidP="00000000" w:rsidRDefault="00000000" w:rsidRPr="00000000" w14:paraId="00000408">
      <w:pPr>
        <w:rPr/>
      </w:pPr>
      <w:sdt>
        <w:sdtPr>
          <w:alias w:val="WE Ability tag"/>
          <w:id w:val="-478983911"/>
          <w:dropDownList w:lastValue="Healing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 Over Time</w:t>
          </w:r>
        </w:sdtContent>
      </w:sdt>
      <w:sdt>
        <w:sdtPr>
          <w:alias w:val="WE Ability tag"/>
          <w:id w:val="-439325017"/>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sdt>
        <w:sdtPr>
          <w:alias w:val="WE Ability tag"/>
          <w:id w:val="1774418025"/>
          <w:dropDownList w:lastValue="AoE Supportiv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Supportive</w:t>
          </w:r>
        </w:sdtContent>
      </w:sdt>
      <w:sdt>
        <w:sdtPr>
          <w:alias w:val="WE Ability tag"/>
          <w:id w:val="1066073829"/>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40A">
      <w:pPr>
        <w:numPr>
          <w:ilvl w:val="0"/>
          <w:numId w:val="80"/>
        </w:numPr>
        <w:spacing w:after="0" w:afterAutospacing="0"/>
        <w:ind w:left="720" w:hanging="360"/>
      </w:pPr>
      <w:r w:rsidDel="00000000" w:rsidR="00000000" w:rsidRPr="00000000">
        <w:rPr>
          <w:rtl w:val="0"/>
        </w:rPr>
        <w:t xml:space="preserve">The visual only shows on units that are missing health </w:t>
      </w:r>
      <w:sdt>
        <w:sdtPr>
          <w:alias w:val="Named contributors"/>
          <w:id w:val="677611915"/>
          <w:dropDownList w:lastValue="Doomsheep">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Doomsheep</w:t>
          </w:r>
        </w:sdtContent>
      </w:sdt>
      <w:r w:rsidDel="00000000" w:rsidR="00000000" w:rsidRPr="00000000">
        <w:rPr>
          <w:rtl w:val="0"/>
        </w:rPr>
      </w:r>
    </w:p>
    <w:p w:rsidR="00000000" w:rsidDel="00000000" w:rsidP="00000000" w:rsidRDefault="00000000" w:rsidRPr="00000000" w14:paraId="0000040B">
      <w:pPr>
        <w:numPr>
          <w:ilvl w:val="0"/>
          <w:numId w:val="80"/>
        </w:numPr>
        <w:spacing w:after="0" w:afterAutospacing="0"/>
        <w:ind w:left="720" w:hanging="360"/>
      </w:pPr>
      <w:r w:rsidDel="00000000" w:rsidR="00000000" w:rsidRPr="00000000">
        <w:rPr>
          <w:rtl w:val="0"/>
        </w:rPr>
        <w:t xml:space="preserve">The healing buff cannot be dispelled outside of triggers</w:t>
      </w:r>
    </w:p>
    <w:p w:rsidR="00000000" w:rsidDel="00000000" w:rsidP="00000000" w:rsidRDefault="00000000" w:rsidRPr="00000000" w14:paraId="0000040C">
      <w:pPr>
        <w:numPr>
          <w:ilvl w:val="0"/>
          <w:numId w:val="80"/>
        </w:numPr>
        <w:spacing w:after="0" w:afterAutospacing="0"/>
        <w:ind w:left="720" w:hanging="360"/>
      </w:pPr>
      <w:r w:rsidDel="00000000" w:rsidR="00000000" w:rsidRPr="00000000">
        <w:rPr>
          <w:rtl w:val="0"/>
        </w:rPr>
        <w:t xml:space="preserve">The healing buff persists for few seconds when the target is no longer affected, so it may heal an amount above the mathematical estimate</w:t>
      </w:r>
    </w:p>
    <w:p w:rsidR="00000000" w:rsidDel="00000000" w:rsidP="00000000" w:rsidRDefault="00000000" w:rsidRPr="00000000" w14:paraId="0000040D">
      <w:pPr>
        <w:numPr>
          <w:ilvl w:val="0"/>
          <w:numId w:val="80"/>
        </w:numPr>
        <w:ind w:left="720" w:hanging="360"/>
      </w:pPr>
      <w:r w:rsidDel="00000000" w:rsidR="00000000" w:rsidRPr="00000000">
        <w:rPr>
          <w:rtl w:val="0"/>
        </w:rPr>
        <w:t xml:space="preserve">Adds HP regen, doesn’t replace the default HP regen of the unit</w:t>
      </w:r>
    </w:p>
    <w:p w:rsidR="00000000" w:rsidDel="00000000" w:rsidP="00000000" w:rsidRDefault="00000000" w:rsidRPr="00000000" w14:paraId="0000040E">
      <w:pPr>
        <w:rPr/>
      </w:pPr>
      <w:r w:rsidDel="00000000" w:rsidR="00000000" w:rsidRPr="00000000">
        <w:rPr>
          <w:b w:val="1"/>
          <w:bCs w:val="1"/>
          <w:color w:val="980000"/>
          <w:rtl w:val="0"/>
        </w:rPr>
        <w:t xml:space="preserve">Data - Percentage</w:t>
      </w:r>
      <w:r w:rsidDel="00000000" w:rsidR="00000000" w:rsidRPr="00000000">
        <w:rPr>
          <w:rtl w:val="0"/>
        </w:rPr>
      </w:r>
    </w:p>
    <w:p w:rsidR="00000000" w:rsidDel="00000000" w:rsidP="00000000" w:rsidRDefault="00000000" w:rsidRPr="00000000" w14:paraId="0000040F">
      <w:pPr>
        <w:numPr>
          <w:ilvl w:val="0"/>
          <w:numId w:val="6"/>
        </w:numPr>
        <w:ind w:left="720" w:hanging="360"/>
      </w:pPr>
      <w:r w:rsidDel="00000000" w:rsidR="00000000" w:rsidRPr="00000000">
        <w:rPr>
          <w:rtl w:val="0"/>
        </w:rPr>
        <w:t xml:space="preserve">Sets if the HP is a % of the unit max HP (true) or a flat amount of HP (false)</w:t>
      </w:r>
    </w:p>
    <w:p w:rsidR="00000000" w:rsidDel="00000000" w:rsidP="00000000" w:rsidRDefault="00000000" w:rsidRPr="00000000" w14:paraId="00000410">
      <w:pPr>
        <w:rPr>
          <w:b w:val="1"/>
          <w:bCs w:val="1"/>
          <w:color w:val="980000"/>
        </w:rPr>
      </w:pPr>
      <w:r w:rsidDel="00000000" w:rsidR="00000000" w:rsidRPr="00000000">
        <w:rPr>
          <w:b w:val="1"/>
          <w:bCs w:val="1"/>
          <w:color w:val="980000"/>
          <w:rtl w:val="0"/>
        </w:rPr>
        <w:t xml:space="preserve">Data - Amount of Hit Points Regenerated</w:t>
      </w:r>
    </w:p>
    <w:p w:rsidR="00000000" w:rsidDel="00000000" w:rsidP="00000000" w:rsidRDefault="00000000" w:rsidRPr="00000000" w14:paraId="00000411">
      <w:pPr>
        <w:numPr>
          <w:ilvl w:val="0"/>
          <w:numId w:val="80"/>
        </w:numPr>
        <w:spacing w:after="0" w:afterAutospacing="0"/>
        <w:ind w:left="720" w:hanging="360"/>
      </w:pPr>
      <w:r w:rsidDel="00000000" w:rsidR="00000000" w:rsidRPr="00000000">
        <w:rPr>
          <w:rtl w:val="0"/>
        </w:rPr>
        <w:t xml:space="preserve">Refers to the Flat or Percentage based healing</w:t>
      </w:r>
    </w:p>
    <w:p w:rsidR="00000000" w:rsidDel="00000000" w:rsidP="00000000" w:rsidRDefault="00000000" w:rsidRPr="00000000" w14:paraId="00000412">
      <w:pPr>
        <w:numPr>
          <w:ilvl w:val="0"/>
          <w:numId w:val="80"/>
        </w:numPr>
        <w:spacing w:after="0" w:afterAutospacing="0"/>
        <w:ind w:left="720" w:hanging="360"/>
      </w:pPr>
      <w:r w:rsidDel="00000000" w:rsidR="00000000" w:rsidRPr="00000000">
        <w:rPr>
          <w:rtl w:val="0"/>
        </w:rPr>
        <w:t xml:space="preserve">Having a value below 0.0 causes the unit to start taking damage</w:t>
      </w:r>
    </w:p>
    <w:p w:rsidR="00000000" w:rsidDel="00000000" w:rsidP="00000000" w:rsidRDefault="00000000" w:rsidRPr="00000000" w14:paraId="00000413">
      <w:pPr>
        <w:numPr>
          <w:ilvl w:val="1"/>
          <w:numId w:val="80"/>
        </w:numPr>
        <w:spacing w:after="0" w:afterAutospacing="0"/>
        <w:ind w:left="1440" w:hanging="360"/>
      </w:pPr>
      <w:r w:rsidDel="00000000" w:rsidR="00000000" w:rsidRPr="00000000">
        <w:rPr>
          <w:rtl w:val="0"/>
        </w:rPr>
        <w:t xml:space="preserve">The unit will only start taking damage if its health is NOT full</w:t>
      </w:r>
    </w:p>
    <w:p w:rsidR="00000000" w:rsidDel="00000000" w:rsidP="00000000" w:rsidRDefault="00000000" w:rsidRPr="00000000" w14:paraId="00000414">
      <w:pPr>
        <w:numPr>
          <w:ilvl w:val="0"/>
          <w:numId w:val="80"/>
        </w:numPr>
        <w:spacing w:after="0" w:afterAutospacing="0"/>
        <w:ind w:left="720" w:hanging="360"/>
      </w:pPr>
      <w:r w:rsidDel="00000000" w:rsidR="00000000" w:rsidRPr="00000000">
        <w:rPr>
          <w:rtl w:val="0"/>
        </w:rPr>
        <w:t xml:space="preserve">Anything above 0.0 cause healing</w:t>
      </w:r>
    </w:p>
    <w:p w:rsidR="00000000" w:rsidDel="00000000" w:rsidP="00000000" w:rsidRDefault="00000000" w:rsidRPr="00000000" w14:paraId="00000415">
      <w:pPr>
        <w:numPr>
          <w:ilvl w:val="0"/>
          <w:numId w:val="80"/>
        </w:numPr>
        <w:spacing w:after="0" w:afterAutospacing="0"/>
        <w:ind w:left="720" w:hanging="360"/>
      </w:pPr>
      <w:r w:rsidDel="00000000" w:rsidR="00000000" w:rsidRPr="00000000">
        <w:rPr>
          <w:rtl w:val="0"/>
        </w:rPr>
        <w:t xml:space="preserve">If </w:t>
      </w:r>
      <w:r w:rsidDel="00000000" w:rsidR="00000000" w:rsidRPr="00000000">
        <w:rPr>
          <w:i w:val="1"/>
          <w:iCs w:val="1"/>
          <w:color w:val="dd7e6b"/>
          <w:rtl w:val="0"/>
        </w:rPr>
        <w:t xml:space="preserve">Data - Percentage</w:t>
      </w:r>
      <w:r w:rsidDel="00000000" w:rsidR="00000000" w:rsidRPr="00000000">
        <w:rPr>
          <w:rtl w:val="0"/>
        </w:rPr>
        <w:t xml:space="preserve"> is set to </w:t>
      </w:r>
      <w:r w:rsidDel="00000000" w:rsidR="00000000" w:rsidRPr="00000000">
        <w:rPr>
          <w:i w:val="1"/>
          <w:iCs w:val="1"/>
          <w:color w:val="dd7e6b"/>
          <w:rtl w:val="0"/>
        </w:rPr>
        <w:t xml:space="preserve">true</w:t>
      </w:r>
      <w:r w:rsidDel="00000000" w:rsidR="00000000" w:rsidRPr="00000000">
        <w:rPr>
          <w:rtl w:val="0"/>
        </w:rPr>
        <w:t xml:space="preserve">, a 0-1 value corresponds to a 0-100% HP regen per second</w:t>
      </w:r>
    </w:p>
    <w:p w:rsidR="00000000" w:rsidDel="00000000" w:rsidP="00000000" w:rsidRDefault="00000000" w:rsidRPr="00000000" w14:paraId="00000416">
      <w:pPr>
        <w:numPr>
          <w:ilvl w:val="1"/>
          <w:numId w:val="80"/>
        </w:numPr>
        <w:ind w:left="1440" w:hanging="360"/>
      </w:pPr>
      <w:r w:rsidDel="00000000" w:rsidR="00000000" w:rsidRPr="00000000">
        <w:rPr>
          <w:rtl w:val="0"/>
        </w:rPr>
        <w:t xml:space="preserve">So if you set it for example to 1.5 and the target unit has 420 max HP, it will regain 630 HP per second !</w:t>
      </w:r>
    </w:p>
    <w:p w:rsidR="00000000" w:rsidDel="00000000" w:rsidP="00000000" w:rsidRDefault="00000000" w:rsidRPr="00000000" w14:paraId="00000417">
      <w:pPr>
        <w:rPr/>
      </w:pPr>
      <w:r w:rsidDel="00000000" w:rsidR="00000000" w:rsidRPr="00000000">
        <w:rPr>
          <w:b w:val="1"/>
          <w:bCs w:val="1"/>
          <w:color w:val="980000"/>
          <w:rtl w:val="0"/>
        </w:rPr>
        <w:t xml:space="preserve">Stats - Buff</w:t>
      </w:r>
      <w:r w:rsidDel="00000000" w:rsidR="00000000" w:rsidRPr="00000000">
        <w:rPr>
          <w:rtl w:val="0"/>
        </w:rPr>
      </w:r>
    </w:p>
    <w:p w:rsidR="00000000" w:rsidDel="00000000" w:rsidP="00000000" w:rsidRDefault="00000000" w:rsidRPr="00000000" w14:paraId="00000418">
      <w:pPr>
        <w:numPr>
          <w:ilvl w:val="0"/>
          <w:numId w:val="23"/>
        </w:numPr>
        <w:spacing w:after="0" w:afterAutospacing="0"/>
        <w:ind w:left="720" w:hanging="360"/>
      </w:pPr>
      <w:r w:rsidDel="00000000" w:rsidR="00000000" w:rsidRPr="00000000">
        <w:rPr>
          <w:rtl w:val="0"/>
        </w:rPr>
        <w:t xml:space="preserve">If this field is void, the effect would stack with multiple sources from the same ability ID (to be verified) ! </w:t>
      </w:r>
      <w:sdt>
        <w:sdtPr>
          <w:alias w:val="Named contributors"/>
          <w:id w:val="-595884206"/>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419">
      <w:pPr>
        <w:numPr>
          <w:ilvl w:val="0"/>
          <w:numId w:val="23"/>
        </w:numPr>
        <w:ind w:left="720" w:hanging="360"/>
      </w:pPr>
      <w:sdt>
        <w:sdtPr>
          <w:alias w:val="WE Ability tag"/>
          <w:id w:val="-1313195251"/>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t xml:space="preserve"> check if the buff is there even at 0 regen values</w:t>
      </w:r>
    </w:p>
    <w:p w:rsidR="00000000" w:rsidDel="00000000" w:rsidP="00000000" w:rsidRDefault="00000000" w:rsidRPr="00000000" w14:paraId="0000041A">
      <w:pPr>
        <w:rPr/>
      </w:pPr>
      <w:r w:rsidDel="00000000" w:rsidR="00000000" w:rsidRPr="00000000">
        <w:rPr>
          <w:b w:val="1"/>
          <w:bCs w:val="1"/>
          <w:color w:val="980000"/>
          <w:rtl w:val="0"/>
        </w:rPr>
        <w:t xml:space="preserve">Stats - Target Allowed</w:t>
      </w:r>
      <w:r w:rsidDel="00000000" w:rsidR="00000000" w:rsidRPr="00000000">
        <w:rPr>
          <w:rtl w:val="0"/>
        </w:rPr>
      </w:r>
    </w:p>
    <w:p w:rsidR="00000000" w:rsidDel="00000000" w:rsidP="00000000" w:rsidRDefault="00000000" w:rsidRPr="00000000" w14:paraId="0000041B">
      <w:pPr>
        <w:numPr>
          <w:ilvl w:val="0"/>
          <w:numId w:val="23"/>
        </w:numPr>
        <w:ind w:left="720" w:hanging="360"/>
      </w:pPr>
      <w:r w:rsidDel="00000000" w:rsidR="00000000" w:rsidRPr="00000000">
        <w:rPr>
          <w:rtl w:val="0"/>
        </w:rPr>
        <w:t xml:space="preserve">Affects unit no matter their regen type</w:t>
      </w:r>
    </w:p>
    <w:p w:rsidR="00000000" w:rsidDel="00000000" w:rsidP="00000000" w:rsidRDefault="00000000" w:rsidRPr="00000000" w14:paraId="0000041C">
      <w:pPr>
        <w:pStyle w:val="Heading2"/>
        <w:rPr>
          <w:color w:val="dd7e6b"/>
          <w:sz w:val="24"/>
          <w:szCs w:val="24"/>
        </w:rPr>
      </w:pPr>
      <w:bookmarkStart w:colFirst="0" w:colLast="0" w:name="_2lag8qlc99su" w:id="72"/>
      <w:bookmarkEnd w:id="72"/>
      <w:r w:rsidDel="00000000" w:rsidR="00000000" w:rsidRPr="00000000">
        <w:rPr>
          <w:rtl w:val="0"/>
        </w:rPr>
        <w:t xml:space="preserve">-Lightning Shield </w:t>
        <w:br w:type="textWrapping"/>
      </w:r>
      <w:r w:rsidDel="00000000" w:rsidR="00000000" w:rsidRPr="00000000">
        <w:rPr>
          <w:color w:val="dd7e6b"/>
          <w:sz w:val="24"/>
          <w:szCs w:val="24"/>
          <w:rtl w:val="0"/>
        </w:rPr>
        <w:t xml:space="preserve">‘Alsh’ ‘Acls’ ‘Alls’</w:t>
      </w:r>
    </w:p>
    <w:p w:rsidR="00000000" w:rsidDel="00000000" w:rsidP="00000000" w:rsidRDefault="00000000" w:rsidRPr="00000000" w14:paraId="0000041D">
      <w:pPr>
        <w:rPr/>
      </w:pPr>
      <w:sdt>
        <w:sdtPr>
          <w:alias w:val="WE Ability tag"/>
          <w:id w:val="-83884824"/>
          <w:dropDownList w:lastValue="Healing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 Over Time</w:t>
          </w:r>
        </w:sdtContent>
      </w:sdt>
      <w:sdt>
        <w:sdtPr>
          <w:alias w:val="WE Ability tag"/>
          <w:id w:val="-1558969684"/>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41F">
      <w:pPr>
        <w:numPr>
          <w:ilvl w:val="0"/>
          <w:numId w:val="80"/>
        </w:numPr>
        <w:spacing w:after="0" w:afterAutospacing="0"/>
        <w:ind w:left="720" w:hanging="360"/>
      </w:pPr>
      <w:r w:rsidDel="00000000" w:rsidR="00000000" w:rsidRPr="00000000">
        <w:rPr>
          <w:rtl w:val="0"/>
        </w:rPr>
        <w:t xml:space="preserve">No, this does not work as a temporary </w:t>
      </w:r>
      <w:hyperlink w:anchor="_kdghi0ydt20y">
        <w:r w:rsidDel="00000000" w:rsidR="00000000" w:rsidRPr="00000000">
          <w:rPr>
            <w:color w:val="dd7e6b"/>
            <w:rtl w:val="0"/>
          </w:rPr>
          <w:t xml:space="preserve">Immolation</w:t>
        </w:r>
      </w:hyperlink>
      <w:r w:rsidDel="00000000" w:rsidR="00000000" w:rsidRPr="00000000">
        <w:rPr>
          <w:rtl w:val="0"/>
        </w:rPr>
        <w:t xml:space="preserve"> buff</w:t>
      </w:r>
      <w:r w:rsidDel="00000000" w:rsidR="00000000" w:rsidRPr="00000000">
        <w:rPr>
          <w:rtl w:val="0"/>
        </w:rPr>
      </w:r>
    </w:p>
    <w:p w:rsidR="00000000" w:rsidDel="00000000" w:rsidP="00000000" w:rsidRDefault="00000000" w:rsidRPr="00000000" w14:paraId="00000420">
      <w:pPr>
        <w:numPr>
          <w:ilvl w:val="0"/>
          <w:numId w:val="80"/>
        </w:numPr>
        <w:spacing w:after="0" w:afterAutospacing="0"/>
        <w:ind w:left="720" w:hanging="360"/>
      </w:pPr>
      <w:r w:rsidDel="00000000" w:rsidR="00000000" w:rsidRPr="00000000">
        <w:rPr>
          <w:rtl w:val="0"/>
        </w:rPr>
        <w:t xml:space="preserve">Deals damage per second to everyone around the target</w:t>
      </w:r>
    </w:p>
    <w:p w:rsidR="00000000" w:rsidDel="00000000" w:rsidP="00000000" w:rsidRDefault="00000000" w:rsidRPr="00000000" w14:paraId="00000421">
      <w:pPr>
        <w:numPr>
          <w:ilvl w:val="0"/>
          <w:numId w:val="80"/>
        </w:numPr>
        <w:spacing w:after="0" w:afterAutospacing="0"/>
        <w:ind w:left="720" w:hanging="360"/>
      </w:pPr>
      <w:r w:rsidDel="00000000" w:rsidR="00000000" w:rsidRPr="00000000">
        <w:rPr>
          <w:rtl w:val="0"/>
        </w:rPr>
        <w:t xml:space="preserve">Can be applied onto flying units under </w:t>
      </w:r>
      <w:hyperlink r:id="rId13">
        <w:r w:rsidDel="00000000" w:rsidR="00000000" w:rsidRPr="00000000">
          <w:rPr>
            <w:color w:val="dd7e6b"/>
            <w:rtl w:val="0"/>
          </w:rPr>
          <w:t xml:space="preserve">Web</w:t>
        </w:r>
      </w:hyperlink>
      <w:r w:rsidDel="00000000" w:rsidR="00000000" w:rsidRPr="00000000">
        <w:rPr>
          <w:rtl w:val="0"/>
        </w:rPr>
        <w:t xml:space="preserve">/</w:t>
      </w:r>
      <w:hyperlink r:id="rId14">
        <w:r w:rsidDel="00000000" w:rsidR="00000000" w:rsidRPr="00000000">
          <w:rPr>
            <w:color w:val="dd7e6b"/>
            <w:rtl w:val="0"/>
          </w:rPr>
          <w:t xml:space="preserve">Ensnare</w:t>
        </w:r>
      </w:hyperlink>
      <w:r w:rsidDel="00000000" w:rsidR="00000000" w:rsidRPr="00000000">
        <w:rPr>
          <w:rtl w:val="0"/>
        </w:rPr>
        <w:t xml:space="preserve">/</w:t>
      </w:r>
      <w:hyperlink r:id="rId15">
        <w:r w:rsidDel="00000000" w:rsidR="00000000" w:rsidRPr="00000000">
          <w:rPr>
            <w:color w:val="dd7e6b"/>
            <w:rtl w:val="0"/>
          </w:rPr>
          <w:t xml:space="preserve">Entangling Roots</w:t>
        </w:r>
      </w:hyperlink>
      <w:r w:rsidDel="00000000" w:rsidR="00000000" w:rsidRPr="00000000">
        <w:rPr>
          <w:rtl w:val="0"/>
        </w:rPr>
      </w:r>
    </w:p>
    <w:p w:rsidR="00000000" w:rsidDel="00000000" w:rsidP="00000000" w:rsidRDefault="00000000" w:rsidRPr="00000000" w14:paraId="00000422">
      <w:pPr>
        <w:numPr>
          <w:ilvl w:val="1"/>
          <w:numId w:val="80"/>
        </w:numPr>
        <w:spacing w:after="0" w:afterAutospacing="0"/>
        <w:ind w:left="1440" w:hanging="360"/>
      </w:pPr>
      <w:r w:rsidDel="00000000" w:rsidR="00000000" w:rsidRPr="00000000">
        <w:rPr>
          <w:rtl w:val="0"/>
        </w:rPr>
        <w:t xml:space="preserve">The buff continues even when the unit becomes airborne again</w:t>
      </w:r>
    </w:p>
    <w:p w:rsidR="00000000" w:rsidDel="00000000" w:rsidP="00000000" w:rsidRDefault="00000000" w:rsidRPr="00000000" w14:paraId="00000423">
      <w:pPr>
        <w:numPr>
          <w:ilvl w:val="1"/>
          <w:numId w:val="80"/>
        </w:numPr>
        <w:ind w:left="1440" w:hanging="360"/>
      </w:pPr>
      <w:r w:rsidDel="00000000" w:rsidR="00000000" w:rsidRPr="00000000">
        <w:rPr>
          <w:rtl w:val="0"/>
        </w:rPr>
        <w:t xml:space="preserve">The lightning shield will deal damage to nearby targets as usual, regardless if the unit is airborne</w:t>
      </w:r>
    </w:p>
    <w:p w:rsidR="00000000" w:rsidDel="00000000" w:rsidP="00000000" w:rsidRDefault="00000000" w:rsidRPr="00000000" w14:paraId="00000424">
      <w:pPr>
        <w:rPr>
          <w:b w:val="1"/>
          <w:bCs w:val="1"/>
          <w:color w:val="980000"/>
        </w:rPr>
      </w:pPr>
      <w:r w:rsidDel="00000000" w:rsidR="00000000" w:rsidRPr="00000000">
        <w:rPr>
          <w:b w:val="1"/>
          <w:bCs w:val="1"/>
          <w:color w:val="980000"/>
          <w:rtl w:val="0"/>
        </w:rPr>
        <w:t xml:space="preserve">Data - Damage per Second</w:t>
      </w:r>
    </w:p>
    <w:p w:rsidR="00000000" w:rsidDel="00000000" w:rsidP="00000000" w:rsidRDefault="00000000" w:rsidRPr="00000000" w14:paraId="00000425">
      <w:pPr>
        <w:numPr>
          <w:ilvl w:val="0"/>
          <w:numId w:val="80"/>
        </w:numPr>
        <w:spacing w:after="0" w:afterAutospacing="0"/>
        <w:ind w:left="720" w:hanging="360"/>
      </w:pPr>
      <w:r w:rsidDel="00000000" w:rsidR="00000000" w:rsidRPr="00000000">
        <w:rPr>
          <w:rtl w:val="0"/>
        </w:rPr>
        <w:t xml:space="preserve">Setting to a value below 0.0 causes healing</w:t>
      </w:r>
    </w:p>
    <w:p w:rsidR="00000000" w:rsidDel="00000000" w:rsidP="00000000" w:rsidRDefault="00000000" w:rsidRPr="00000000" w14:paraId="00000426">
      <w:pPr>
        <w:numPr>
          <w:ilvl w:val="0"/>
          <w:numId w:val="80"/>
        </w:numPr>
        <w:spacing w:after="0" w:afterAutospacing="0"/>
        <w:ind w:left="720" w:hanging="360"/>
      </w:pPr>
      <w:r w:rsidDel="00000000" w:rsidR="00000000" w:rsidRPr="00000000">
        <w:rPr>
          <w:rtl w:val="0"/>
        </w:rPr>
        <w:t xml:space="preserve">Any value above 0.0 causes damage</w:t>
      </w:r>
    </w:p>
    <w:p w:rsidR="00000000" w:rsidDel="00000000" w:rsidP="00000000" w:rsidRDefault="00000000" w:rsidRPr="00000000" w14:paraId="00000427">
      <w:pPr>
        <w:numPr>
          <w:ilvl w:val="0"/>
          <w:numId w:val="80"/>
        </w:numPr>
        <w:spacing w:after="0" w:afterAutospacing="0"/>
        <w:ind w:left="720" w:hanging="360"/>
      </w:pPr>
      <w:r w:rsidDel="00000000" w:rsidR="00000000" w:rsidRPr="00000000">
        <w:rPr>
          <w:rtl w:val="0"/>
        </w:rPr>
        <w:t xml:space="preserve">The damage source of Lightning Shield is the buffed unit</w:t>
      </w:r>
    </w:p>
    <w:p w:rsidR="00000000" w:rsidDel="00000000" w:rsidP="00000000" w:rsidRDefault="00000000" w:rsidRPr="00000000" w14:paraId="00000428">
      <w:pPr>
        <w:numPr>
          <w:ilvl w:val="1"/>
          <w:numId w:val="80"/>
        </w:numPr>
        <w:spacing w:after="0" w:afterAutospacing="0"/>
        <w:ind w:left="1440" w:hanging="360"/>
      </w:pPr>
      <w:r w:rsidDel="00000000" w:rsidR="00000000" w:rsidRPr="00000000">
        <w:rPr>
          <w:rtl w:val="0"/>
        </w:rPr>
        <w:t xml:space="preserve">Except when it comes to experience, then it's the casting unit.</w:t>
      </w:r>
    </w:p>
    <w:p w:rsidR="00000000" w:rsidDel="00000000" w:rsidP="00000000" w:rsidRDefault="00000000" w:rsidRPr="00000000" w14:paraId="00000429">
      <w:pPr>
        <w:numPr>
          <w:ilvl w:val="0"/>
          <w:numId w:val="80"/>
        </w:numPr>
        <w:spacing w:after="0" w:afterAutospacing="0"/>
        <w:ind w:left="720" w:hanging="360"/>
      </w:pPr>
      <w:r w:rsidDel="00000000" w:rsidR="00000000" w:rsidRPr="00000000">
        <w:rPr>
          <w:rtl w:val="0"/>
        </w:rPr>
        <w:t xml:space="preserve">Killing neutral Hostile units with this ability doesn’t appear to grant the kill gold bounty and experience bounty </w:t>
      </w:r>
      <w:sdt>
        <w:sdtPr>
          <w:alias w:val="Named contributors"/>
          <w:id w:val="225869774"/>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42A">
      <w:pPr>
        <w:numPr>
          <w:ilvl w:val="0"/>
          <w:numId w:val="80"/>
        </w:numPr>
        <w:ind w:left="720" w:hanging="360"/>
      </w:pPr>
      <w:r w:rsidDel="00000000" w:rsidR="00000000" w:rsidRPr="00000000">
        <w:rPr>
          <w:rtl w:val="0"/>
        </w:rPr>
        <w:t xml:space="preserve">Deals lightning type damage</w:t>
      </w:r>
    </w:p>
    <w:p w:rsidR="00000000" w:rsidDel="00000000" w:rsidP="00000000" w:rsidRDefault="00000000" w:rsidRPr="00000000" w14:paraId="0000042B">
      <w:pPr>
        <w:rPr>
          <w:b w:val="1"/>
          <w:bCs w:val="1"/>
          <w:color w:val="980000"/>
        </w:rPr>
      </w:pPr>
      <w:r w:rsidDel="00000000" w:rsidR="00000000" w:rsidRPr="00000000">
        <w:rPr>
          <w:b w:val="1"/>
          <w:bCs w:val="1"/>
          <w:color w:val="980000"/>
          <w:rtl w:val="0"/>
        </w:rPr>
        <w:t xml:space="preserve">Stats - Targets Allowed</w:t>
      </w:r>
    </w:p>
    <w:p w:rsidR="00000000" w:rsidDel="00000000" w:rsidP="00000000" w:rsidRDefault="00000000" w:rsidRPr="00000000" w14:paraId="0000042C">
      <w:pPr>
        <w:numPr>
          <w:ilvl w:val="0"/>
          <w:numId w:val="80"/>
        </w:numPr>
        <w:spacing w:after="0" w:afterAutospacing="0"/>
        <w:ind w:left="720" w:hanging="360"/>
      </w:pPr>
      <w:r w:rsidDel="00000000" w:rsidR="00000000" w:rsidRPr="00000000">
        <w:rPr>
          <w:rtl w:val="0"/>
        </w:rPr>
        <w:t xml:space="preserve">Defines which targets you can cast lightning Shield on</w:t>
      </w:r>
    </w:p>
    <w:p w:rsidR="00000000" w:rsidDel="00000000" w:rsidP="00000000" w:rsidRDefault="00000000" w:rsidRPr="00000000" w14:paraId="0000042D">
      <w:pPr>
        <w:numPr>
          <w:ilvl w:val="0"/>
          <w:numId w:val="80"/>
        </w:numPr>
        <w:ind w:left="720" w:hanging="360"/>
      </w:pPr>
      <w:r w:rsidDel="00000000" w:rsidR="00000000" w:rsidRPr="00000000">
        <w:rPr>
          <w:rtl w:val="0"/>
        </w:rPr>
        <w:t xml:space="preserve">One can not change the targets taking damage </w:t>
      </w:r>
      <w:ins w:author="Luci Z" w:id="19" w:date="2024-10-07T21:53:01Z">
        <w:commentRangeStart w:id="17"/>
        <w:r w:rsidDel="00000000" w:rsidR="00000000" w:rsidRPr="00000000">
          <w:rPr>
            <w:rtl w:val="0"/>
          </w:rPr>
          <w:t xml:space="preserve">(Can someone please confirm which targets are going to be taking the damage?)</w:t>
        </w:r>
      </w:ins>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42E">
      <w:pPr>
        <w:pStyle w:val="Heading2"/>
        <w:rPr>
          <w:color w:val="dd7e6b"/>
          <w:sz w:val="24"/>
          <w:szCs w:val="24"/>
        </w:rPr>
      </w:pPr>
      <w:bookmarkStart w:colFirst="0" w:colLast="0" w:name="_aoa96dphrs9w" w:id="73"/>
      <w:bookmarkEnd w:id="73"/>
      <w:r w:rsidDel="00000000" w:rsidR="00000000" w:rsidRPr="00000000">
        <w:rPr>
          <w:rtl w:val="0"/>
        </w:rPr>
        <w:t xml:space="preserve">-Liquid Fire </w:t>
        <w:br w:type="textWrapping"/>
      </w:r>
      <w:r w:rsidDel="00000000" w:rsidR="00000000" w:rsidRPr="00000000">
        <w:rPr>
          <w:color w:val="dd7e6b"/>
          <w:sz w:val="24"/>
          <w:szCs w:val="24"/>
          <w:rtl w:val="0"/>
        </w:rPr>
        <w:t xml:space="preserve">‘Aliq’</w:t>
      </w:r>
    </w:p>
    <w:p w:rsidR="00000000" w:rsidDel="00000000" w:rsidP="00000000" w:rsidRDefault="00000000" w:rsidRPr="00000000" w14:paraId="0000042F">
      <w:pPr>
        <w:rPr/>
      </w:pPr>
      <w:sdt>
        <w:sdtPr>
          <w:alias w:val="WE Ability tag"/>
          <w:id w:val="-68885184"/>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sdt>
        <w:sdtPr>
          <w:alias w:val="WE Ability tag"/>
          <w:id w:val="965509847"/>
          <w:dropDownList w:lastValue="Attack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Increase</w:t>
          </w:r>
        </w:sdtContent>
      </w:sdt>
      <w:sdt>
        <w:sdtPr>
          <w:alias w:val="WE Ability tag"/>
          <w:id w:val="-725466668"/>
          <w:dropDownList w:lastValue="Attack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Decrease</w:t>
          </w:r>
        </w:sdtContent>
      </w:sdt>
      <w:sdt>
        <w:sdtPr>
          <w:alias w:val="WE Ability tag"/>
          <w:id w:val="-1601921300"/>
          <w:dropDownList w:lastValue="Move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Increase</w:t>
          </w:r>
        </w:sdtContent>
      </w:sdt>
      <w:sdt>
        <w:sdtPr>
          <w:alias w:val="WE Ability tag"/>
          <w:id w:val="884724418"/>
          <w:dropDownList w:lastValue="Move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Decrease</w:t>
          </w:r>
        </w:sdtContent>
      </w:sdt>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color w:val="980000"/>
          <w:rtl w:val="0"/>
        </w:rPr>
        <w:t xml:space="preserve">Latest tested version</w:t>
      </w:r>
      <w:r w:rsidDel="00000000" w:rsidR="00000000" w:rsidRPr="00000000">
        <w:rPr>
          <w:rtl w:val="0"/>
        </w:rPr>
        <w:t xml:space="preserve"> 1.31.1.12173</w:t>
      </w:r>
    </w:p>
    <w:p w:rsidR="00000000" w:rsidDel="00000000" w:rsidP="00000000" w:rsidRDefault="00000000" w:rsidRPr="00000000" w14:paraId="00000431">
      <w:pPr>
        <w:numPr>
          <w:ilvl w:val="0"/>
          <w:numId w:val="80"/>
        </w:numPr>
        <w:spacing w:after="0" w:afterAutospacing="0"/>
        <w:ind w:left="720" w:hanging="360"/>
      </w:pPr>
      <w:r w:rsidDel="00000000" w:rsidR="00000000" w:rsidRPr="00000000">
        <w:rPr>
          <w:rtl w:val="0"/>
        </w:rPr>
        <w:t xml:space="preserve">Resembles to a </w:t>
      </w:r>
      <w:hyperlink w:anchor="_tv42lvjk5hx8">
        <w:r w:rsidDel="00000000" w:rsidR="00000000" w:rsidRPr="00000000">
          <w:rPr>
            <w:color w:val="dd7e6b"/>
            <w:rtl w:val="0"/>
          </w:rPr>
          <w:t xml:space="preserve">Slow Poison</w:t>
        </w:r>
      </w:hyperlink>
      <w:r w:rsidDel="00000000" w:rsidR="00000000" w:rsidRPr="00000000">
        <w:rPr>
          <w:rtl w:val="0"/>
        </w:rPr>
        <w:t xml:space="preserve"> in some aspects, but has different applications</w:t>
      </w:r>
    </w:p>
    <w:p w:rsidR="00000000" w:rsidDel="00000000" w:rsidP="00000000" w:rsidRDefault="00000000" w:rsidRPr="00000000" w14:paraId="00000432">
      <w:pPr>
        <w:numPr>
          <w:ilvl w:val="0"/>
          <w:numId w:val="80"/>
        </w:numPr>
        <w:spacing w:after="0" w:afterAutospacing="0"/>
        <w:ind w:left="720" w:hanging="360"/>
      </w:pPr>
      <w:r w:rsidDel="00000000" w:rsidR="00000000" w:rsidRPr="00000000">
        <w:rPr>
          <w:rtl w:val="0"/>
        </w:rPr>
        <w:t xml:space="preserve">Can only be applied by ranged units</w:t>
      </w:r>
    </w:p>
    <w:p w:rsidR="00000000" w:rsidDel="00000000" w:rsidP="00000000" w:rsidRDefault="00000000" w:rsidRPr="00000000" w14:paraId="00000433">
      <w:pPr>
        <w:numPr>
          <w:ilvl w:val="1"/>
          <w:numId w:val="80"/>
        </w:numPr>
        <w:spacing w:after="0" w:afterAutospacing="0"/>
        <w:ind w:left="1440" w:hanging="360"/>
      </w:pPr>
      <w:r w:rsidDel="00000000" w:rsidR="00000000" w:rsidRPr="00000000">
        <w:rPr>
          <w:rtl w:val="0"/>
        </w:rPr>
        <w:t xml:space="preserve">To be more precise, it only works for Missile and Missile (splash)</w:t>
      </w:r>
    </w:p>
    <w:p w:rsidR="00000000" w:rsidDel="00000000" w:rsidP="00000000" w:rsidRDefault="00000000" w:rsidRPr="00000000" w14:paraId="00000434">
      <w:pPr>
        <w:numPr>
          <w:ilvl w:val="1"/>
          <w:numId w:val="80"/>
        </w:numPr>
        <w:ind w:left="1440" w:hanging="360"/>
      </w:pPr>
      <w:r w:rsidDel="00000000" w:rsidR="00000000" w:rsidRPr="00000000">
        <w:rPr>
          <w:rtl w:val="0"/>
        </w:rPr>
        <w:t xml:space="preserve">And it may also only check for attack 1 (need to be tested further)</w:t>
      </w:r>
    </w:p>
    <w:p w:rsidR="00000000" w:rsidDel="00000000" w:rsidP="00000000" w:rsidRDefault="00000000" w:rsidRPr="00000000" w14:paraId="00000435">
      <w:pPr>
        <w:rPr>
          <w:b w:val="1"/>
          <w:bCs w:val="1"/>
          <w:color w:val="980000"/>
        </w:rPr>
      </w:pPr>
      <w:r w:rsidDel="00000000" w:rsidR="00000000" w:rsidRPr="00000000">
        <w:rPr>
          <w:b w:val="1"/>
          <w:bCs w:val="1"/>
          <w:color w:val="980000"/>
          <w:rtl w:val="0"/>
        </w:rPr>
        <w:t xml:space="preserve">Data - Attack Speed </w:t>
      </w:r>
      <w:r w:rsidDel="00000000" w:rsidR="00000000" w:rsidRPr="00000000">
        <w:rPr>
          <w:color w:val="980000"/>
          <w:rtl w:val="0"/>
        </w:rPr>
        <w:t xml:space="preserve">and </w:t>
      </w:r>
      <w:r w:rsidDel="00000000" w:rsidR="00000000" w:rsidRPr="00000000">
        <w:rPr>
          <w:b w:val="1"/>
          <w:bCs w:val="1"/>
          <w:color w:val="980000"/>
          <w:rtl w:val="0"/>
        </w:rPr>
        <w:t xml:space="preserve">Move Speed Reduction</w:t>
      </w:r>
    </w:p>
    <w:p w:rsidR="00000000" w:rsidDel="00000000" w:rsidP="00000000" w:rsidRDefault="00000000" w:rsidRPr="00000000" w14:paraId="00000436">
      <w:pPr>
        <w:numPr>
          <w:ilvl w:val="0"/>
          <w:numId w:val="80"/>
        </w:numPr>
        <w:spacing w:after="0" w:afterAutospacing="0"/>
        <w:ind w:left="720" w:hanging="360"/>
      </w:pPr>
      <w:r w:rsidDel="00000000" w:rsidR="00000000" w:rsidRPr="00000000">
        <w:rPr>
          <w:rtl w:val="0"/>
        </w:rPr>
        <w:t xml:space="preserve">Works as a factor, 0-1 corresponds to 0-100%</w:t>
      </w:r>
    </w:p>
    <w:p w:rsidR="00000000" w:rsidDel="00000000" w:rsidP="00000000" w:rsidRDefault="00000000" w:rsidRPr="00000000" w14:paraId="00000437">
      <w:pPr>
        <w:numPr>
          <w:ilvl w:val="0"/>
          <w:numId w:val="80"/>
        </w:numPr>
        <w:spacing w:after="0" w:afterAutospacing="0"/>
        <w:ind w:left="720" w:hanging="360"/>
      </w:pPr>
      <w:r w:rsidDel="00000000" w:rsidR="00000000" w:rsidRPr="00000000">
        <w:rPr>
          <w:rtl w:val="0"/>
        </w:rPr>
        <w:t xml:space="preserve">Values above 0 decreases speed</w:t>
      </w:r>
    </w:p>
    <w:p w:rsidR="00000000" w:rsidDel="00000000" w:rsidP="00000000" w:rsidRDefault="00000000" w:rsidRPr="00000000" w14:paraId="00000438">
      <w:pPr>
        <w:numPr>
          <w:ilvl w:val="0"/>
          <w:numId w:val="80"/>
        </w:numPr>
        <w:spacing w:after="0" w:afterAutospacing="0"/>
        <w:ind w:left="720" w:hanging="360"/>
      </w:pPr>
      <w:r w:rsidDel="00000000" w:rsidR="00000000" w:rsidRPr="00000000">
        <w:rPr>
          <w:rtl w:val="0"/>
        </w:rPr>
        <w:t xml:space="preserve">Values above 1 will apply max movespeed reduction</w:t>
      </w:r>
    </w:p>
    <w:p w:rsidR="00000000" w:rsidDel="00000000" w:rsidP="00000000" w:rsidRDefault="00000000" w:rsidRPr="00000000" w14:paraId="00000439">
      <w:pPr>
        <w:numPr>
          <w:ilvl w:val="0"/>
          <w:numId w:val="80"/>
        </w:numPr>
        <w:ind w:left="720" w:hanging="360"/>
      </w:pPr>
      <w:r w:rsidDel="00000000" w:rsidR="00000000" w:rsidRPr="00000000">
        <w:rPr>
          <w:rtl w:val="0"/>
        </w:rPr>
        <w:t xml:space="preserve">Values below 0 increase speed</w:t>
      </w:r>
    </w:p>
    <w:p w:rsidR="00000000" w:rsidDel="00000000" w:rsidP="00000000" w:rsidRDefault="00000000" w:rsidRPr="00000000" w14:paraId="0000043A">
      <w:pPr>
        <w:rPr>
          <w:b w:val="1"/>
          <w:bCs w:val="1"/>
          <w:color w:val="980000"/>
        </w:rPr>
      </w:pPr>
      <w:r w:rsidDel="00000000" w:rsidR="00000000" w:rsidRPr="00000000">
        <w:rPr>
          <w:b w:val="1"/>
          <w:bCs w:val="1"/>
          <w:color w:val="980000"/>
          <w:rtl w:val="0"/>
        </w:rPr>
        <w:t xml:space="preserve">Data - Extra Damage Per Second</w:t>
      </w:r>
    </w:p>
    <w:p w:rsidR="00000000" w:rsidDel="00000000" w:rsidP="00000000" w:rsidRDefault="00000000" w:rsidRPr="00000000" w14:paraId="0000043B">
      <w:pPr>
        <w:numPr>
          <w:ilvl w:val="0"/>
          <w:numId w:val="80"/>
        </w:numPr>
        <w:spacing w:after="0" w:afterAutospacing="0"/>
        <w:ind w:left="720" w:hanging="360"/>
      </w:pPr>
      <w:r w:rsidDel="00000000" w:rsidR="00000000" w:rsidRPr="00000000">
        <w:rPr>
          <w:rtl w:val="0"/>
        </w:rPr>
        <w:t xml:space="preserve">Setting the value negative causes it to get converted to a positive number instead</w:t>
      </w:r>
    </w:p>
    <w:p w:rsidR="00000000" w:rsidDel="00000000" w:rsidP="00000000" w:rsidRDefault="00000000" w:rsidRPr="00000000" w14:paraId="0000043C">
      <w:pPr>
        <w:numPr>
          <w:ilvl w:val="0"/>
          <w:numId w:val="80"/>
        </w:numPr>
        <w:spacing w:after="0" w:afterAutospacing="0"/>
        <w:ind w:left="720" w:hanging="360"/>
      </w:pPr>
      <w:r w:rsidDel="00000000" w:rsidR="00000000" w:rsidRPr="00000000">
        <w:rPr>
          <w:rtl w:val="0"/>
        </w:rPr>
        <w:t xml:space="preserve">While you can set the field to a negative value in the editor, that display is purely cosmetic and in reality acts as a positive number in-game</w:t>
      </w:r>
    </w:p>
    <w:p w:rsidR="00000000" w:rsidDel="00000000" w:rsidP="00000000" w:rsidRDefault="00000000" w:rsidRPr="00000000" w14:paraId="0000043D">
      <w:pPr>
        <w:numPr>
          <w:ilvl w:val="0"/>
          <w:numId w:val="80"/>
        </w:numPr>
        <w:spacing w:after="0" w:afterAutospacing="0"/>
        <w:ind w:left="720" w:hanging="360"/>
      </w:pPr>
      <w:r w:rsidDel="00000000" w:rsidR="00000000" w:rsidRPr="00000000">
        <w:rPr>
          <w:rtl w:val="0"/>
        </w:rPr>
        <w:t xml:space="preserve">Deals fire type damage</w:t>
      </w:r>
    </w:p>
    <w:p w:rsidR="00000000" w:rsidDel="00000000" w:rsidP="00000000" w:rsidRDefault="00000000" w:rsidRPr="00000000" w14:paraId="0000043E">
      <w:pPr>
        <w:numPr>
          <w:ilvl w:val="0"/>
          <w:numId w:val="80"/>
        </w:numPr>
        <w:ind w:left="720" w:hanging="360"/>
      </w:pPr>
      <w:r w:rsidDel="00000000" w:rsidR="00000000" w:rsidRPr="00000000">
        <w:rPr>
          <w:rtl w:val="0"/>
        </w:rPr>
        <w:t xml:space="preserve">Doesn’t stack from the same buff ID</w:t>
      </w:r>
    </w:p>
    <w:p w:rsidR="00000000" w:rsidDel="00000000" w:rsidP="00000000" w:rsidRDefault="00000000" w:rsidRPr="00000000" w14:paraId="0000043F">
      <w:pPr>
        <w:rPr/>
      </w:pPr>
      <w:r w:rsidDel="00000000" w:rsidR="00000000" w:rsidRPr="00000000">
        <w:rPr>
          <w:b w:val="1"/>
          <w:bCs w:val="1"/>
          <w:color w:val="980000"/>
          <w:rtl w:val="0"/>
        </w:rPr>
        <w:t xml:space="preserve">Data - Repairs allowed</w:t>
      </w:r>
      <w:r w:rsidDel="00000000" w:rsidR="00000000" w:rsidRPr="00000000">
        <w:rPr>
          <w:rtl w:val="0"/>
        </w:rPr>
      </w:r>
    </w:p>
    <w:p w:rsidR="00000000" w:rsidDel="00000000" w:rsidP="00000000" w:rsidRDefault="00000000" w:rsidRPr="00000000" w14:paraId="00000440">
      <w:pPr>
        <w:numPr>
          <w:ilvl w:val="0"/>
          <w:numId w:val="15"/>
        </w:numPr>
        <w:spacing w:after="0" w:afterAutospacing="0"/>
        <w:ind w:left="720" w:hanging="360"/>
      </w:pPr>
      <w:r w:rsidDel="00000000" w:rsidR="00000000" w:rsidRPr="00000000">
        <w:rPr>
          <w:rtl w:val="0"/>
        </w:rPr>
        <w:t xml:space="preserve">Works as intended</w:t>
      </w:r>
    </w:p>
    <w:p w:rsidR="00000000" w:rsidDel="00000000" w:rsidP="00000000" w:rsidRDefault="00000000" w:rsidRPr="00000000" w14:paraId="00000441">
      <w:pPr>
        <w:numPr>
          <w:ilvl w:val="0"/>
          <w:numId w:val="15"/>
        </w:numPr>
        <w:spacing w:after="0" w:afterAutospacing="0"/>
        <w:ind w:left="720" w:hanging="360"/>
      </w:pPr>
      <w:r w:rsidDel="00000000" w:rsidR="00000000" w:rsidRPr="00000000">
        <w:rPr>
          <w:rtl w:val="0"/>
        </w:rPr>
        <w:t xml:space="preserve">As of 1.35.0, units with the liquid fire buff can now be repaired if this is set to true, but their repair rate is slowed by 75%</w:t>
      </w:r>
    </w:p>
    <w:p w:rsidR="00000000" w:rsidDel="00000000" w:rsidP="00000000" w:rsidRDefault="00000000" w:rsidRPr="00000000" w14:paraId="00000442">
      <w:pPr>
        <w:numPr>
          <w:ilvl w:val="1"/>
          <w:numId w:val="15"/>
        </w:numPr>
        <w:ind w:left="1440" w:hanging="360"/>
      </w:pPr>
      <w:r w:rsidDel="00000000" w:rsidR="00000000" w:rsidRPr="00000000">
        <w:rPr>
          <w:rtl w:val="0"/>
        </w:rPr>
        <w:t xml:space="preserve">It seems to be hardcoded</w:t>
      </w:r>
    </w:p>
    <w:p w:rsidR="00000000" w:rsidDel="00000000" w:rsidP="00000000" w:rsidRDefault="00000000" w:rsidRPr="00000000" w14:paraId="00000443">
      <w:pPr>
        <w:rPr>
          <w:b w:val="1"/>
          <w:bCs w:val="1"/>
        </w:rPr>
      </w:pPr>
      <w:r w:rsidDel="00000000" w:rsidR="00000000" w:rsidRPr="00000000">
        <w:rPr>
          <w:b w:val="1"/>
          <w:bCs w:val="1"/>
          <w:color w:val="980000"/>
          <w:rtl w:val="0"/>
        </w:rPr>
        <w:t xml:space="preserve">Stats - Targets Allowed</w:t>
      </w:r>
      <w:r w:rsidDel="00000000" w:rsidR="00000000" w:rsidRPr="00000000">
        <w:rPr>
          <w:rtl w:val="0"/>
        </w:rPr>
      </w:r>
    </w:p>
    <w:p w:rsidR="00000000" w:rsidDel="00000000" w:rsidP="00000000" w:rsidRDefault="00000000" w:rsidRPr="00000000" w14:paraId="00000444">
      <w:pPr>
        <w:numPr>
          <w:ilvl w:val="0"/>
          <w:numId w:val="80"/>
        </w:numPr>
        <w:spacing w:after="0" w:afterAutospacing="0"/>
        <w:ind w:left="720" w:hanging="360"/>
      </w:pPr>
      <w:r w:rsidDel="00000000" w:rsidR="00000000" w:rsidRPr="00000000">
        <w:rPr>
          <w:rtl w:val="0"/>
        </w:rPr>
        <w:t xml:space="preserve">Works as intended</w:t>
      </w:r>
    </w:p>
    <w:p w:rsidR="00000000" w:rsidDel="00000000" w:rsidP="00000000" w:rsidRDefault="00000000" w:rsidRPr="00000000" w14:paraId="00000445">
      <w:pPr>
        <w:numPr>
          <w:ilvl w:val="0"/>
          <w:numId w:val="80"/>
        </w:numPr>
        <w:ind w:left="720" w:hanging="360"/>
      </w:pPr>
      <w:r w:rsidDel="00000000" w:rsidR="00000000" w:rsidRPr="00000000">
        <w:rPr>
          <w:rtl w:val="0"/>
        </w:rPr>
        <w:t xml:space="preserve">For example removing </w:t>
      </w:r>
      <w:r w:rsidDel="00000000" w:rsidR="00000000" w:rsidRPr="00000000">
        <w:rPr>
          <w:i w:val="1"/>
          <w:iCs w:val="1"/>
          <w:color w:val="dd7e6b"/>
          <w:rtl w:val="0"/>
        </w:rPr>
        <w:t xml:space="preserve">Structure</w:t>
      </w:r>
      <w:r w:rsidDel="00000000" w:rsidR="00000000" w:rsidRPr="00000000">
        <w:rPr>
          <w:rtl w:val="0"/>
        </w:rPr>
        <w:t xml:space="preserve"> causes it to be applied to anything attacked</w:t>
      </w:r>
    </w:p>
    <w:p w:rsidR="00000000" w:rsidDel="00000000" w:rsidP="00000000" w:rsidRDefault="00000000" w:rsidRPr="00000000" w14:paraId="00000446">
      <w:pPr>
        <w:pStyle w:val="Heading2"/>
        <w:rPr>
          <w:sz w:val="24"/>
          <w:szCs w:val="24"/>
        </w:rPr>
      </w:pPr>
      <w:bookmarkStart w:colFirst="0" w:colLast="0" w:name="_ailwsr6x9nam" w:id="74"/>
      <w:bookmarkEnd w:id="74"/>
      <w:r w:rsidDel="00000000" w:rsidR="00000000" w:rsidRPr="00000000">
        <w:rPr>
          <w:b w:val="1"/>
          <w:bCs w:val="1"/>
          <w:rtl w:val="0"/>
        </w:rPr>
        <w:t xml:space="preserve">-Pack Mule</w:t>
        <w:br w:type="textWrapping"/>
      </w:r>
      <w:r w:rsidDel="00000000" w:rsidR="00000000" w:rsidRPr="00000000">
        <w:rPr>
          <w:b w:val="1"/>
          <w:bCs w:val="1"/>
          <w:sz w:val="24"/>
          <w:szCs w:val="24"/>
          <w:rtl w:val="0"/>
        </w:rPr>
        <w:t xml:space="preserve">‘</w:t>
      </w:r>
      <w:r w:rsidDel="00000000" w:rsidR="00000000" w:rsidRPr="00000000">
        <w:rPr>
          <w:sz w:val="24"/>
          <w:szCs w:val="24"/>
          <w:rtl w:val="0"/>
        </w:rPr>
        <w:t xml:space="preserve">Apak’</w:t>
      </w:r>
    </w:p>
    <w:p w:rsidR="00000000" w:rsidDel="00000000" w:rsidP="00000000" w:rsidRDefault="00000000" w:rsidRPr="00000000" w14:paraId="00000447">
      <w:pPr>
        <w:rPr/>
      </w:pPr>
      <w:sdt>
        <w:sdtPr>
          <w:alias w:val="WE Ability tag"/>
          <w:id w:val="-1044586802"/>
          <w:dropDownList w:lastValue="Cop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215a6c"/>
              <w:shd w:fill="c6dbe1" w:val="clear"/>
            </w:rPr>
            <w:t xml:space="preserve">Copy</w:t>
          </w:r>
        </w:sdtContent>
      </w:sdt>
      <w:r w:rsidDel="00000000" w:rsidR="00000000" w:rsidRPr="00000000">
        <w:rPr>
          <w:rtl w:val="0"/>
        </w:rPr>
      </w:r>
    </w:p>
    <w:p w:rsidR="00000000" w:rsidDel="00000000" w:rsidP="00000000" w:rsidRDefault="00000000" w:rsidRPr="00000000" w14:paraId="00000448">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449">
      <w:pPr>
        <w:numPr>
          <w:ilvl w:val="0"/>
          <w:numId w:val="80"/>
        </w:numPr>
        <w:spacing w:after="0" w:afterAutospacing="0"/>
        <w:ind w:left="720" w:hanging="360"/>
      </w:pPr>
      <w:r w:rsidDel="00000000" w:rsidR="00000000" w:rsidRPr="00000000">
        <w:rPr>
          <w:rtl w:val="0"/>
        </w:rPr>
        <w:t xml:space="preserve">A copy of </w:t>
      </w:r>
      <w:hyperlink w:anchor="_5yex7qqerff">
        <w:r w:rsidDel="00000000" w:rsidR="00000000" w:rsidRPr="00000000">
          <w:rPr>
            <w:color w:val="dd7e6b"/>
            <w:rtl w:val="0"/>
          </w:rPr>
          <w:t xml:space="preserve">unit inventory</w:t>
        </w:r>
      </w:hyperlink>
      <w:r w:rsidDel="00000000" w:rsidR="00000000" w:rsidRPr="00000000">
        <w:rPr>
          <w:rtl w:val="0"/>
        </w:rPr>
        <w:t xml:space="preserve"> with 4 slots and no upgrades required, for example Kodo Beast has it </w:t>
      </w:r>
      <w:sdt>
        <w:sdtPr>
          <w:alias w:val="Named contributors"/>
          <w:id w:val="-146069102"/>
          <w:dropDownList w:lastValue="EternalOn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EternalOne</w:t>
          </w:r>
        </w:sdtContent>
      </w:sdt>
      <w:r w:rsidDel="00000000" w:rsidR="00000000" w:rsidRPr="00000000">
        <w:rPr>
          <w:rtl w:val="0"/>
        </w:rPr>
      </w:r>
    </w:p>
    <w:p w:rsidR="00000000" w:rsidDel="00000000" w:rsidP="00000000" w:rsidRDefault="00000000" w:rsidRPr="00000000" w14:paraId="0000044A">
      <w:pPr>
        <w:numPr>
          <w:ilvl w:val="0"/>
          <w:numId w:val="80"/>
        </w:numPr>
        <w:ind w:left="720" w:hanging="360"/>
      </w:pPr>
      <w:r w:rsidDel="00000000" w:rsidR="00000000" w:rsidRPr="00000000">
        <w:rPr>
          <w:rtl w:val="0"/>
        </w:rPr>
        <w:t xml:space="preserve">Not limited to 4 slots, can be changed like in the copied ability</w:t>
      </w:r>
    </w:p>
    <w:p w:rsidR="00000000" w:rsidDel="00000000" w:rsidP="00000000" w:rsidRDefault="00000000" w:rsidRPr="00000000" w14:paraId="0000044B">
      <w:pPr>
        <w:pStyle w:val="Heading2"/>
        <w:rPr>
          <w:color w:val="dd7e6b"/>
          <w:sz w:val="24"/>
          <w:szCs w:val="24"/>
        </w:rPr>
      </w:pPr>
      <w:bookmarkStart w:colFirst="0" w:colLast="0" w:name="_ma56g0wdkn4w" w:id="75"/>
      <w:bookmarkEnd w:id="75"/>
      <w:r w:rsidDel="00000000" w:rsidR="00000000" w:rsidRPr="00000000">
        <w:rPr>
          <w:rtl w:val="0"/>
        </w:rPr>
        <w:t xml:space="preserve">-Pillage </w:t>
        <w:br w:type="textWrapping"/>
      </w:r>
      <w:r w:rsidDel="00000000" w:rsidR="00000000" w:rsidRPr="00000000">
        <w:rPr>
          <w:color w:val="dd7e6b"/>
          <w:sz w:val="24"/>
          <w:szCs w:val="24"/>
          <w:rtl w:val="0"/>
        </w:rPr>
        <w:t xml:space="preserve">‘Asal’</w:t>
      </w:r>
    </w:p>
    <w:p w:rsidR="00000000" w:rsidDel="00000000" w:rsidP="00000000" w:rsidRDefault="00000000" w:rsidRPr="00000000" w14:paraId="0000044C">
      <w:pPr>
        <w:rPr>
          <w:color w:val="ff9900"/>
        </w:rPr>
      </w:pPr>
      <w:sdt>
        <w:sdtPr>
          <w:alias w:val="WE Ability tag"/>
          <w:id w:val="-976302070"/>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sdt>
        <w:sdtPr>
          <w:alias w:val="WE Ability tag"/>
          <w:id w:val="-1421777878"/>
          <w:dropDownList w:lastValue="Hit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Hit Triggered</w:t>
          </w:r>
        </w:sdtContent>
      </w:sdt>
      <w:r w:rsidDel="00000000" w:rsidR="00000000" w:rsidRPr="00000000">
        <w:rPr>
          <w:rtl w:val="0"/>
        </w:rPr>
      </w:r>
    </w:p>
    <w:p w:rsidR="00000000" w:rsidDel="00000000" w:rsidP="00000000" w:rsidRDefault="00000000" w:rsidRPr="00000000" w14:paraId="0000044D">
      <w:pPr>
        <w:rPr/>
      </w:pPr>
      <w:r w:rsidDel="00000000" w:rsidR="00000000" w:rsidRPr="00000000">
        <w:rPr>
          <w:b w:val="1"/>
          <w:bCs w:val="1"/>
          <w:color w:val="980000"/>
          <w:rtl w:val="0"/>
        </w:rPr>
        <w:t xml:space="preserve">Latest tested version</w:t>
      </w:r>
      <w:r w:rsidDel="00000000" w:rsidR="00000000" w:rsidRPr="00000000">
        <w:rPr>
          <w:rtl w:val="0"/>
        </w:rPr>
        <w:t xml:space="preserve"> 1.28.5.7680, 1.27</w:t>
      </w:r>
    </w:p>
    <w:p w:rsidR="00000000" w:rsidDel="00000000" w:rsidP="00000000" w:rsidRDefault="00000000" w:rsidRPr="00000000" w14:paraId="0000044E">
      <w:pPr>
        <w:numPr>
          <w:ilvl w:val="0"/>
          <w:numId w:val="80"/>
        </w:numPr>
        <w:ind w:left="720" w:hanging="360"/>
      </w:pPr>
      <w:r w:rsidDel="00000000" w:rsidR="00000000" w:rsidRPr="00000000">
        <w:rPr>
          <w:rtl w:val="0"/>
        </w:rPr>
        <w:t xml:space="preserve">Doesn’t trigger if the unit has </w:t>
      </w:r>
      <w:hyperlink w:anchor="_2qsh5tfed6s1">
        <w:r w:rsidDel="00000000" w:rsidR="00000000" w:rsidRPr="00000000">
          <w:rPr>
            <w:color w:val="dd7e6b"/>
            <w:rtl w:val="0"/>
          </w:rPr>
          <w:t xml:space="preserve">Spider attack</w:t>
        </w:r>
      </w:hyperlink>
      <w:r w:rsidDel="00000000" w:rsidR="00000000" w:rsidRPr="00000000">
        <w:rPr>
          <w:rtl w:val="0"/>
        </w:rPr>
        <w:t xml:space="preserve"> </w:t>
      </w:r>
      <w:sdt>
        <w:sdtPr>
          <w:alias w:val="Named contributors"/>
          <w:id w:val="-652119906"/>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t xml:space="preserve"> (2.0.4)</w:t>
      </w:r>
    </w:p>
    <w:p w:rsidR="00000000" w:rsidDel="00000000" w:rsidP="00000000" w:rsidRDefault="00000000" w:rsidRPr="00000000" w14:paraId="0000044F">
      <w:pPr>
        <w:rPr>
          <w:b w:val="1"/>
          <w:bCs w:val="1"/>
          <w:color w:val="980000"/>
        </w:rPr>
      </w:pPr>
      <w:r w:rsidDel="00000000" w:rsidR="00000000" w:rsidRPr="00000000">
        <w:rPr>
          <w:b w:val="1"/>
          <w:bCs w:val="1"/>
          <w:color w:val="980000"/>
          <w:rtl w:val="0"/>
        </w:rPr>
        <w:t xml:space="preserve">Data - Accumulation Step</w:t>
      </w:r>
    </w:p>
    <w:p w:rsidR="00000000" w:rsidDel="00000000" w:rsidP="00000000" w:rsidRDefault="00000000" w:rsidRPr="00000000" w14:paraId="00000450">
      <w:pPr>
        <w:numPr>
          <w:ilvl w:val="0"/>
          <w:numId w:val="80"/>
        </w:numPr>
        <w:spacing w:after="0" w:afterAutospacing="0"/>
        <w:ind w:left="720" w:hanging="360"/>
      </w:pPr>
      <w:r w:rsidDel="00000000" w:rsidR="00000000" w:rsidRPr="00000000">
        <w:rPr>
          <w:rtl w:val="0"/>
        </w:rPr>
        <w:t xml:space="preserve">Dictates how many hits needed to get the Resources from the target.</w:t>
      </w:r>
    </w:p>
    <w:p w:rsidR="00000000" w:rsidDel="00000000" w:rsidP="00000000" w:rsidRDefault="00000000" w:rsidRPr="00000000" w14:paraId="00000451">
      <w:pPr>
        <w:numPr>
          <w:ilvl w:val="0"/>
          <w:numId w:val="80"/>
        </w:numPr>
        <w:spacing w:after="0" w:afterAutospacing="0"/>
        <w:ind w:left="720" w:hanging="360"/>
      </w:pPr>
      <w:r w:rsidDel="00000000" w:rsidR="00000000" w:rsidRPr="00000000">
        <w:rPr>
          <w:rtl w:val="0"/>
        </w:rPr>
        <w:t xml:space="preserve">Anything above 0 acts normal.</w:t>
      </w:r>
    </w:p>
    <w:p w:rsidR="00000000" w:rsidDel="00000000" w:rsidP="00000000" w:rsidRDefault="00000000" w:rsidRPr="00000000" w14:paraId="00000452">
      <w:pPr>
        <w:numPr>
          <w:ilvl w:val="0"/>
          <w:numId w:val="80"/>
        </w:numPr>
        <w:ind w:left="720" w:hanging="360"/>
      </w:pPr>
      <w:r w:rsidDel="00000000" w:rsidR="00000000" w:rsidRPr="00000000">
        <w:rPr>
          <w:rtl w:val="0"/>
        </w:rPr>
        <w:t xml:space="preserve">Setting to 0 or below causes warcraft 3 to enter an infinite loop, effectively freezing the game</w:t>
      </w:r>
    </w:p>
    <w:p w:rsidR="00000000" w:rsidDel="00000000" w:rsidP="00000000" w:rsidRDefault="00000000" w:rsidRPr="00000000" w14:paraId="00000453">
      <w:pPr>
        <w:rPr>
          <w:color w:val="9900ff"/>
        </w:rPr>
      </w:pPr>
      <w:r w:rsidDel="00000000" w:rsidR="00000000" w:rsidRPr="00000000">
        <w:rPr>
          <w:color w:val="ff0000"/>
          <w:rtl w:val="0"/>
        </w:rPr>
        <w:t xml:space="preserve">More information on how this is calculated would be appreciated.</w:t>
      </w:r>
      <w:r w:rsidDel="00000000" w:rsidR="00000000" w:rsidRPr="00000000">
        <w:rPr>
          <w:color w:val="9900ff"/>
          <w:rtl w:val="0"/>
        </w:rPr>
        <w:t xml:space="preserve"> </w:t>
      </w:r>
    </w:p>
    <w:p w:rsidR="00000000" w:rsidDel="00000000" w:rsidP="00000000" w:rsidRDefault="00000000" w:rsidRPr="00000000" w14:paraId="00000454">
      <w:pPr>
        <w:rPr/>
      </w:pPr>
      <w:r w:rsidDel="00000000" w:rsidR="00000000" w:rsidRPr="00000000">
        <w:rPr>
          <w:rtl w:val="0"/>
        </w:rPr>
        <w:t xml:space="preserve">All bellow by </w:t>
      </w:r>
      <w:sdt>
        <w:sdtPr>
          <w:alias w:val="Named contributors"/>
          <w:id w:val="615796144"/>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455">
      <w:pPr>
        <w:rPr>
          <w:b w:val="1"/>
          <w:bCs w:val="1"/>
          <w:color w:val="980000"/>
        </w:rPr>
      </w:pPr>
      <w:r w:rsidDel="00000000" w:rsidR="00000000" w:rsidRPr="00000000">
        <w:rPr>
          <w:b w:val="1"/>
          <w:bCs w:val="1"/>
          <w:color w:val="980000"/>
          <w:rtl w:val="0"/>
        </w:rPr>
        <w:t xml:space="preserve">Data - Salvage Cost Ratio</w:t>
      </w:r>
    </w:p>
    <w:p w:rsidR="00000000" w:rsidDel="00000000" w:rsidP="00000000" w:rsidRDefault="00000000" w:rsidRPr="00000000" w14:paraId="00000456">
      <w:pPr>
        <w:numPr>
          <w:ilvl w:val="0"/>
          <w:numId w:val="80"/>
        </w:numPr>
        <w:spacing w:after="0" w:afterAutospacing="0"/>
        <w:ind w:left="720" w:hanging="360"/>
      </w:pPr>
      <w:r w:rsidDel="00000000" w:rsidR="00000000" w:rsidRPr="00000000">
        <w:rPr>
          <w:rtl w:val="0"/>
        </w:rPr>
        <w:t xml:space="preserve">seems to control the ratio of damage to resources using the building's resource costs.</w:t>
      </w:r>
      <w:r w:rsidDel="00000000" w:rsidR="00000000" w:rsidRPr="00000000">
        <w:rPr>
          <w:rtl w:val="0"/>
        </w:rPr>
      </w:r>
    </w:p>
    <w:p w:rsidR="00000000" w:rsidDel="00000000" w:rsidP="00000000" w:rsidRDefault="00000000" w:rsidRPr="00000000" w14:paraId="00000457">
      <w:pPr>
        <w:numPr>
          <w:ilvl w:val="0"/>
          <w:numId w:val="80"/>
        </w:numPr>
        <w:spacing w:after="0" w:afterAutospacing="0"/>
        <w:ind w:left="720" w:hanging="360"/>
        <w:rPr>
          <w:color w:val="333333"/>
        </w:rPr>
      </w:pPr>
      <w:r w:rsidDel="00000000" w:rsidR="00000000" w:rsidRPr="00000000">
        <w:rPr>
          <w:color w:val="333333"/>
          <w:rtl w:val="0"/>
        </w:rPr>
        <w:t xml:space="preserve">This shares the same data fields as Unsummon Building (which I wrote a ton of details about), but is instead appended to the attacking unit, and still allows the building being attacked to be interacted with and repaired.</w:t>
      </w:r>
    </w:p>
    <w:p w:rsidR="00000000" w:rsidDel="00000000" w:rsidP="00000000" w:rsidRDefault="00000000" w:rsidRPr="00000000" w14:paraId="00000458">
      <w:pPr>
        <w:numPr>
          <w:ilvl w:val="0"/>
          <w:numId w:val="80"/>
        </w:numPr>
        <w:ind w:left="720" w:hanging="360"/>
        <w:rPr>
          <w:color w:val="333333"/>
        </w:rPr>
      </w:pPr>
      <w:r w:rsidDel="00000000" w:rsidR="00000000" w:rsidRPr="00000000">
        <w:rPr>
          <w:color w:val="333333"/>
          <w:rtl w:val="0"/>
        </w:rPr>
        <w:t xml:space="preserve">Just like Unsummon Building, “Data - Salvage Cost Ratio” refers to the total percentage of the building’s gold and lumber cost to be returned upon its destruction, and not per attack.</w:t>
      </w:r>
    </w:p>
    <w:p w:rsidR="00000000" w:rsidDel="00000000" w:rsidP="00000000" w:rsidRDefault="00000000" w:rsidRPr="00000000" w14:paraId="00000459">
      <w:pPr>
        <w:rPr>
          <w:b w:val="1"/>
          <w:bCs w:val="1"/>
          <w:color w:val="980000"/>
        </w:rPr>
      </w:pPr>
      <w:r w:rsidDel="00000000" w:rsidR="00000000" w:rsidRPr="00000000">
        <w:rPr>
          <w:b w:val="1"/>
          <w:bCs w:val="1"/>
          <w:color w:val="980000"/>
          <w:rtl w:val="0"/>
        </w:rPr>
        <w:t xml:space="preserve">Data - Accumulation Step</w:t>
      </w:r>
    </w:p>
    <w:p w:rsidR="00000000" w:rsidDel="00000000" w:rsidP="00000000" w:rsidRDefault="00000000" w:rsidRPr="00000000" w14:paraId="0000045A">
      <w:pPr>
        <w:numPr>
          <w:ilvl w:val="0"/>
          <w:numId w:val="80"/>
        </w:numPr>
        <w:spacing w:after="0" w:afterAutospacing="0"/>
        <w:ind w:left="720" w:hanging="360"/>
        <w:rPr>
          <w:color w:val="333333"/>
        </w:rPr>
      </w:pPr>
      <w:r w:rsidDel="00000000" w:rsidR="00000000" w:rsidRPr="00000000">
        <w:rPr>
          <w:color w:val="333333"/>
          <w:rtl w:val="0"/>
        </w:rPr>
        <w:t xml:space="preserve">has some differences from its equivalent in Unsummon Building</w:t>
      </w:r>
    </w:p>
    <w:p w:rsidR="00000000" w:rsidDel="00000000" w:rsidP="00000000" w:rsidRDefault="00000000" w:rsidRPr="00000000" w14:paraId="0000045B">
      <w:pPr>
        <w:numPr>
          <w:ilvl w:val="0"/>
          <w:numId w:val="80"/>
        </w:numPr>
        <w:spacing w:after="0" w:afterAutospacing="0"/>
        <w:ind w:left="720" w:hanging="360"/>
        <w:rPr>
          <w:color w:val="333333"/>
        </w:rPr>
      </w:pPr>
      <w:r w:rsidDel="00000000" w:rsidR="00000000" w:rsidRPr="00000000">
        <w:rPr>
          <w:color w:val="333333"/>
          <w:rtl w:val="0"/>
        </w:rPr>
        <w:t xml:space="preserve">Instead of ticking resources every 1 second, it instead ticks when the HP lost by the building is equal to the value set.</w:t>
      </w:r>
    </w:p>
    <w:p w:rsidR="00000000" w:rsidDel="00000000" w:rsidP="00000000" w:rsidRDefault="00000000" w:rsidRPr="00000000" w14:paraId="0000045C">
      <w:pPr>
        <w:numPr>
          <w:ilvl w:val="1"/>
          <w:numId w:val="80"/>
        </w:numPr>
        <w:spacing w:after="0" w:afterAutospacing="0"/>
        <w:ind w:left="1440" w:hanging="360"/>
        <w:rPr>
          <w:color w:val="333333"/>
        </w:rPr>
      </w:pPr>
      <w:r w:rsidDel="00000000" w:rsidR="00000000" w:rsidRPr="00000000">
        <w:rPr>
          <w:color w:val="333333"/>
          <w:rtl w:val="0"/>
        </w:rPr>
        <w:t xml:space="preserve">HP lost refers to the damage dealt by attacking units with the Pillage ability, after reductions and amplifications by armor type.</w:t>
      </w:r>
    </w:p>
    <w:p w:rsidR="00000000" w:rsidDel="00000000" w:rsidP="00000000" w:rsidRDefault="00000000" w:rsidRPr="00000000" w14:paraId="0000045D">
      <w:pPr>
        <w:numPr>
          <w:ilvl w:val="0"/>
          <w:numId w:val="80"/>
        </w:numPr>
        <w:spacing w:after="0" w:afterAutospacing="0"/>
        <w:ind w:left="720" w:hanging="360"/>
        <w:rPr>
          <w:color w:val="333333"/>
        </w:rPr>
      </w:pPr>
      <w:r w:rsidDel="00000000" w:rsidR="00000000" w:rsidRPr="00000000">
        <w:rPr>
          <w:color w:val="333333"/>
          <w:rtl w:val="0"/>
        </w:rPr>
        <w:t xml:space="preserve">Setting this value to be greater than 1 also causes the resources gained to become divisible by the value you set, causing resources gained to be sometimes less than the percentage set in </w:t>
      </w:r>
      <w:r w:rsidDel="00000000" w:rsidR="00000000" w:rsidRPr="00000000">
        <w:rPr>
          <w:i w:val="1"/>
          <w:iCs w:val="1"/>
          <w:color w:val="dd7e6b"/>
          <w:rtl w:val="0"/>
        </w:rPr>
        <w:t xml:space="preserve">Salvage Cost Ratio</w:t>
      </w:r>
      <w:r w:rsidDel="00000000" w:rsidR="00000000" w:rsidRPr="00000000">
        <w:rPr>
          <w:color w:val="333333"/>
          <w:rtl w:val="0"/>
        </w:rPr>
        <w:t xml:space="preserve">, which is why it's best to leave it at 1, as all numbers are divisible by 1.</w:t>
      </w:r>
    </w:p>
    <w:p w:rsidR="00000000" w:rsidDel="00000000" w:rsidP="00000000" w:rsidRDefault="00000000" w:rsidRPr="00000000" w14:paraId="0000045E">
      <w:pPr>
        <w:numPr>
          <w:ilvl w:val="1"/>
          <w:numId w:val="80"/>
        </w:numPr>
        <w:spacing w:after="0" w:afterAutospacing="0"/>
        <w:ind w:left="1440" w:hanging="360"/>
        <w:rPr>
          <w:color w:val="333333"/>
        </w:rPr>
      </w:pPr>
      <w:r w:rsidDel="00000000" w:rsidR="00000000" w:rsidRPr="00000000">
        <w:rPr>
          <w:color w:val="333333"/>
          <w:rtl w:val="0"/>
        </w:rPr>
        <w:t xml:space="preserve">Setting it to zero causes the game to freeze, you’re dividing by zero</w:t>
      </w:r>
    </w:p>
    <w:p w:rsidR="00000000" w:rsidDel="00000000" w:rsidP="00000000" w:rsidRDefault="00000000" w:rsidRPr="00000000" w14:paraId="0000045F">
      <w:pPr>
        <w:numPr>
          <w:ilvl w:val="0"/>
          <w:numId w:val="80"/>
        </w:numPr>
        <w:spacing w:after="0" w:afterAutospacing="0"/>
        <w:ind w:left="720" w:hanging="360"/>
        <w:rPr>
          <w:color w:val="333333"/>
        </w:rPr>
      </w:pPr>
      <w:r w:rsidDel="00000000" w:rsidR="00000000" w:rsidRPr="00000000">
        <w:rPr>
          <w:color w:val="333333"/>
          <w:rtl w:val="0"/>
        </w:rPr>
        <w:t xml:space="preserve">The amount of resources gained per tick uses this formula </w:t>
      </w:r>
      <w:r w:rsidDel="00000000" w:rsidR="00000000" w:rsidRPr="00000000">
        <w:rPr>
          <w:rFonts w:ascii="Consolas" w:cs="Consolas" w:eastAsia="Consolas" w:hAnsi="Consolas"/>
          <w:color w:val="333333"/>
          <w:rtl w:val="0"/>
        </w:rPr>
        <w:t xml:space="preserve">Building’s max HP / Accumulation Step</w:t>
      </w:r>
      <w:r w:rsidDel="00000000" w:rsidR="00000000" w:rsidRPr="00000000">
        <w:rPr>
          <w:color w:val="333333"/>
          <w:rtl w:val="0"/>
        </w:rPr>
        <w:t xml:space="preserve"> set upon building construction completion and does not adapt, (all remainders are ignored).</w:t>
      </w:r>
    </w:p>
    <w:p w:rsidR="00000000" w:rsidDel="00000000" w:rsidP="00000000" w:rsidRDefault="00000000" w:rsidRPr="00000000" w14:paraId="00000460">
      <w:pPr>
        <w:numPr>
          <w:ilvl w:val="1"/>
          <w:numId w:val="80"/>
        </w:numPr>
        <w:spacing w:after="0" w:afterAutospacing="0"/>
        <w:ind w:left="1440" w:hanging="360"/>
        <w:rPr>
          <w:color w:val="333333"/>
        </w:rPr>
      </w:pPr>
      <w:r w:rsidDel="00000000" w:rsidR="00000000" w:rsidRPr="00000000">
        <w:rPr>
          <w:color w:val="333333"/>
          <w:rtl w:val="0"/>
        </w:rPr>
        <w:t xml:space="preserve">This means that if the building takes damage (or gets repaired) from other units without Pillage, you lose (or gain) some of the resources.</w:t>
      </w:r>
    </w:p>
    <w:p w:rsidR="00000000" w:rsidDel="00000000" w:rsidP="00000000" w:rsidRDefault="00000000" w:rsidRPr="00000000" w14:paraId="00000461">
      <w:pPr>
        <w:numPr>
          <w:ilvl w:val="0"/>
          <w:numId w:val="80"/>
        </w:numPr>
        <w:spacing w:after="0" w:afterAutospacing="0"/>
        <w:ind w:left="720" w:hanging="360"/>
        <w:rPr>
          <w:color w:val="333333"/>
        </w:rPr>
      </w:pPr>
      <w:r w:rsidDel="00000000" w:rsidR="00000000" w:rsidRPr="00000000">
        <w:rPr>
          <w:color w:val="333333"/>
          <w:rtl w:val="0"/>
        </w:rPr>
        <w:t xml:space="preserve">For example, a unit’ attack deals 100 Chaos Damage on a Building with 1000HP that cost </w:t>
      </w:r>
      <w:r w:rsidDel="00000000" w:rsidR="00000000" w:rsidRPr="00000000">
        <w:rPr>
          <w:b w:val="1"/>
          <w:bCs w:val="1"/>
          <w:color w:val="bf9000"/>
          <w:rtl w:val="0"/>
        </w:rPr>
        <w:t xml:space="preserve">500</w:t>
      </w:r>
      <w:r w:rsidDel="00000000" w:rsidR="00000000" w:rsidRPr="00000000">
        <w:rPr>
          <w:color w:val="333333"/>
          <w:rtl w:val="0"/>
        </w:rPr>
        <w:t xml:space="preserve"> </w:t>
      </w:r>
      <w:r w:rsidDel="00000000" w:rsidR="00000000" w:rsidRPr="00000000">
        <w:rPr>
          <w:b w:val="1"/>
          <w:bCs w:val="1"/>
          <w:color w:val="38761d"/>
          <w:rtl w:val="0"/>
        </w:rPr>
        <w:t xml:space="preserve">300</w:t>
      </w:r>
      <w:r w:rsidDel="00000000" w:rsidR="00000000" w:rsidRPr="00000000">
        <w:rPr>
          <w:color w:val="333333"/>
          <w:rtl w:val="0"/>
        </w:rPr>
        <w:t xml:space="preserve"> to build, assuming that you set Accumulation Step to 1, and Salvage Cost Ratio to 0.50, you should gain </w:t>
      </w:r>
      <w:r w:rsidDel="00000000" w:rsidR="00000000" w:rsidRPr="00000000">
        <w:rPr>
          <w:b w:val="1"/>
          <w:bCs w:val="1"/>
          <w:color w:val="bf9000"/>
          <w:rtl w:val="0"/>
        </w:rPr>
        <w:t xml:space="preserve">25</w:t>
      </w:r>
      <w:r w:rsidDel="00000000" w:rsidR="00000000" w:rsidRPr="00000000">
        <w:rPr>
          <w:color w:val="333333"/>
          <w:rtl w:val="0"/>
        </w:rPr>
        <w:t xml:space="preserve"> </w:t>
      </w:r>
      <w:r w:rsidDel="00000000" w:rsidR="00000000" w:rsidRPr="00000000">
        <w:rPr>
          <w:b w:val="1"/>
          <w:bCs w:val="1"/>
          <w:color w:val="38761d"/>
          <w:rtl w:val="0"/>
        </w:rPr>
        <w:t xml:space="preserve">15</w:t>
      </w:r>
      <w:r w:rsidDel="00000000" w:rsidR="00000000" w:rsidRPr="00000000">
        <w:rPr>
          <w:color w:val="333333"/>
          <w:rtl w:val="0"/>
        </w:rPr>
        <w:t xml:space="preserve"> per attack.</w:t>
      </w:r>
    </w:p>
    <w:p w:rsidR="00000000" w:rsidDel="00000000" w:rsidP="00000000" w:rsidRDefault="00000000" w:rsidRPr="00000000" w14:paraId="00000462">
      <w:pPr>
        <w:numPr>
          <w:ilvl w:val="1"/>
          <w:numId w:val="80"/>
        </w:numPr>
        <w:spacing w:after="0" w:afterAutospacing="0"/>
        <w:ind w:left="1440" w:hanging="360"/>
        <w:rPr>
          <w:color w:val="333333"/>
        </w:rPr>
      </w:pPr>
      <w:r w:rsidDel="00000000" w:rsidR="00000000" w:rsidRPr="00000000">
        <w:rPr>
          <w:color w:val="333333"/>
          <w:rtl w:val="0"/>
        </w:rPr>
        <w:t xml:space="preserve">Sometimes though, due to decimal rounding calculations, resources gained will be a point more or less than the supposed percentage amount, it becomes more prevalent when many units are attacking (eg: instead of </w:t>
      </w:r>
      <w:r w:rsidDel="00000000" w:rsidR="00000000" w:rsidRPr="00000000">
        <w:rPr>
          <w:b w:val="1"/>
          <w:bCs w:val="1"/>
          <w:color w:val="bf9000"/>
          <w:rtl w:val="0"/>
        </w:rPr>
        <w:t xml:space="preserve">250</w:t>
      </w:r>
      <w:r w:rsidDel="00000000" w:rsidR="00000000" w:rsidRPr="00000000">
        <w:rPr>
          <w:color w:val="333333"/>
          <w:rtl w:val="0"/>
        </w:rPr>
        <w:t xml:space="preserve">, it becomes </w:t>
      </w:r>
      <w:r w:rsidDel="00000000" w:rsidR="00000000" w:rsidRPr="00000000">
        <w:rPr>
          <w:b w:val="1"/>
          <w:bCs w:val="1"/>
          <w:color w:val="bf9000"/>
          <w:rtl w:val="0"/>
        </w:rPr>
        <w:t xml:space="preserve">249</w:t>
      </w:r>
      <w:r w:rsidDel="00000000" w:rsidR="00000000" w:rsidRPr="00000000">
        <w:rPr>
          <w:color w:val="333333"/>
          <w:rtl w:val="0"/>
        </w:rPr>
        <w:t xml:space="preserve">).</w:t>
      </w:r>
    </w:p>
    <w:p w:rsidR="00000000" w:rsidDel="00000000" w:rsidP="00000000" w:rsidRDefault="00000000" w:rsidRPr="00000000" w14:paraId="00000463">
      <w:pPr>
        <w:numPr>
          <w:ilvl w:val="0"/>
          <w:numId w:val="80"/>
        </w:numPr>
        <w:spacing w:after="0" w:afterAutospacing="0"/>
        <w:ind w:left="720" w:hanging="360"/>
        <w:rPr>
          <w:color w:val="333333"/>
        </w:rPr>
      </w:pPr>
      <w:r w:rsidDel="00000000" w:rsidR="00000000" w:rsidRPr="00000000">
        <w:rPr>
          <w:color w:val="333333"/>
          <w:rtl w:val="0"/>
        </w:rPr>
        <w:t xml:space="preserve">Calculation of resources is the same for as long as units with Pillage are the ones attacking, regardless of unit count, unit type, unit damage, and even damage type. (assuming you set Accumulation Value to 1, otherwise it's not smooth sailing)</w:t>
      </w:r>
    </w:p>
    <w:p w:rsidR="00000000" w:rsidDel="00000000" w:rsidP="00000000" w:rsidRDefault="00000000" w:rsidRPr="00000000" w14:paraId="00000464">
      <w:pPr>
        <w:numPr>
          <w:ilvl w:val="1"/>
          <w:numId w:val="80"/>
        </w:numPr>
        <w:spacing w:after="0" w:afterAutospacing="0"/>
        <w:ind w:left="1440" w:hanging="360"/>
        <w:rPr>
          <w:color w:val="333333"/>
        </w:rPr>
      </w:pPr>
      <w:r w:rsidDel="00000000" w:rsidR="00000000" w:rsidRPr="00000000">
        <w:rPr>
          <w:color w:val="333333"/>
          <w:rtl w:val="0"/>
        </w:rPr>
        <w:t xml:space="preserve">This means that Pillage DOES NOT stack, and that you should not put multiple units with Pillage to attack a single building, instead try to spread them out to attack other buildings to maximize resources gained.</w:t>
      </w:r>
    </w:p>
    <w:p w:rsidR="00000000" w:rsidDel="00000000" w:rsidP="00000000" w:rsidRDefault="00000000" w:rsidRPr="00000000" w14:paraId="00000465">
      <w:pPr>
        <w:numPr>
          <w:ilvl w:val="0"/>
          <w:numId w:val="80"/>
        </w:numPr>
        <w:spacing w:after="0" w:afterAutospacing="0"/>
        <w:ind w:left="720" w:hanging="360"/>
      </w:pPr>
      <w:r w:rsidDel="00000000" w:rsidR="00000000" w:rsidRPr="00000000">
        <w:rPr>
          <w:strike w:val="1"/>
          <w:color w:val="333333"/>
          <w:rtl w:val="0"/>
        </w:rPr>
        <w:t xml:space="preserve">This ability doesn’t seem to work on buildings (or units) with exactly or more than 10,000 HP for some reason.(needs more testing)</w:t>
      </w:r>
      <w:r w:rsidDel="00000000" w:rsidR="00000000" w:rsidRPr="00000000">
        <w:rPr>
          <w:color w:val="333333"/>
          <w:rtl w:val="0"/>
        </w:rPr>
        <w:t xml:space="preserve"> It actually works, it’s just that the resource calculation is so small that the resources gained often ends up getting rounded down</w:t>
      </w:r>
    </w:p>
    <w:p w:rsidR="00000000" w:rsidDel="00000000" w:rsidP="00000000" w:rsidRDefault="00000000" w:rsidRPr="00000000" w14:paraId="00000466">
      <w:pPr>
        <w:numPr>
          <w:ilvl w:val="0"/>
          <w:numId w:val="80"/>
        </w:numPr>
        <w:spacing w:after="0" w:afterAutospacing="0"/>
        <w:ind w:left="720" w:hanging="360"/>
      </w:pPr>
      <w:r w:rsidDel="00000000" w:rsidR="00000000" w:rsidRPr="00000000">
        <w:rPr>
          <w:color w:val="333333"/>
          <w:rtl w:val="0"/>
        </w:rPr>
        <w:t xml:space="preserve">Pillage does not gain resources from buildings under construction, or have not yet finished building</w:t>
      </w:r>
    </w:p>
    <w:p w:rsidR="00000000" w:rsidDel="00000000" w:rsidP="00000000" w:rsidRDefault="00000000" w:rsidRPr="00000000" w14:paraId="00000467">
      <w:pPr>
        <w:numPr>
          <w:ilvl w:val="1"/>
          <w:numId w:val="80"/>
        </w:numPr>
        <w:spacing w:after="0" w:afterAutospacing="0"/>
        <w:ind w:left="1440" w:hanging="360"/>
        <w:rPr>
          <w:color w:val="333333"/>
        </w:rPr>
      </w:pPr>
      <w:r w:rsidDel="00000000" w:rsidR="00000000" w:rsidRPr="00000000">
        <w:rPr>
          <w:color w:val="333333"/>
          <w:rtl w:val="0"/>
        </w:rPr>
        <w:t xml:space="preserve">When a building is upgrading itself (for example Town Hall into Keep), it uses the gold and lumber cost of the building of the base Town Hall, as the upgrade has not yet finished</w:t>
      </w:r>
    </w:p>
    <w:p w:rsidR="00000000" w:rsidDel="00000000" w:rsidP="00000000" w:rsidRDefault="00000000" w:rsidRPr="00000000" w14:paraId="00000468">
      <w:pPr>
        <w:numPr>
          <w:ilvl w:val="1"/>
          <w:numId w:val="80"/>
        </w:numPr>
        <w:spacing w:after="0" w:afterAutospacing="0"/>
        <w:ind w:left="1440" w:hanging="360"/>
        <w:rPr>
          <w:color w:val="333333"/>
        </w:rPr>
      </w:pPr>
      <w:r w:rsidDel="00000000" w:rsidR="00000000" w:rsidRPr="00000000">
        <w:rPr>
          <w:color w:val="333333"/>
          <w:rtl w:val="0"/>
        </w:rPr>
        <w:t xml:space="preserve">If Town Hall upgrades have finished, it uses the gold and lumber cost of that instead</w:t>
      </w:r>
    </w:p>
    <w:p w:rsidR="00000000" w:rsidDel="00000000" w:rsidP="00000000" w:rsidRDefault="00000000" w:rsidRPr="00000000" w14:paraId="00000469">
      <w:pPr>
        <w:numPr>
          <w:ilvl w:val="0"/>
          <w:numId w:val="80"/>
        </w:numPr>
        <w:spacing w:after="0" w:afterAutospacing="0"/>
        <w:ind w:left="720" w:hanging="360"/>
      </w:pPr>
      <w:r w:rsidDel="00000000" w:rsidR="00000000" w:rsidRPr="00000000">
        <w:rPr>
          <w:color w:val="333333"/>
          <w:rtl w:val="0"/>
        </w:rPr>
        <w:t xml:space="preserve">Works with ranged units, with the resource gained upon projectile impact provided that it doesn’t miss.</w:t>
      </w:r>
    </w:p>
    <w:p w:rsidR="00000000" w:rsidDel="00000000" w:rsidP="00000000" w:rsidRDefault="00000000" w:rsidRPr="00000000" w14:paraId="0000046A">
      <w:pPr>
        <w:numPr>
          <w:ilvl w:val="1"/>
          <w:numId w:val="80"/>
        </w:numPr>
        <w:spacing w:after="0" w:afterAutospacing="0"/>
        <w:ind w:left="1440" w:hanging="360"/>
        <w:rPr>
          <w:color w:val="333333"/>
        </w:rPr>
      </w:pPr>
      <w:r w:rsidDel="00000000" w:rsidR="00000000" w:rsidRPr="00000000">
        <w:rPr>
          <w:color w:val="333333"/>
          <w:rtl w:val="0"/>
        </w:rPr>
        <w:t xml:space="preserve">Similarly, resources are gained after successful projectile impact, and after all damage reductions and amplifications have been calculated.</w:t>
      </w:r>
    </w:p>
    <w:p w:rsidR="00000000" w:rsidDel="00000000" w:rsidP="00000000" w:rsidRDefault="00000000" w:rsidRPr="00000000" w14:paraId="0000046B">
      <w:pPr>
        <w:numPr>
          <w:ilvl w:val="1"/>
          <w:numId w:val="80"/>
        </w:numPr>
        <w:spacing w:after="0" w:afterAutospacing="0"/>
        <w:ind w:left="1440" w:hanging="360"/>
      </w:pPr>
      <w:r w:rsidDel="00000000" w:rsidR="00000000" w:rsidRPr="00000000">
        <w:rPr>
          <w:color w:val="333333"/>
          <w:rtl w:val="0"/>
        </w:rPr>
        <w:t xml:space="preserve">Attack modifier abilities such as Searing Arrows or even Critical Strike do not count in resource calculations.</w:t>
      </w:r>
    </w:p>
    <w:p w:rsidR="00000000" w:rsidDel="00000000" w:rsidP="00000000" w:rsidRDefault="00000000" w:rsidRPr="00000000" w14:paraId="0000046C">
      <w:pPr>
        <w:numPr>
          <w:ilvl w:val="1"/>
          <w:numId w:val="80"/>
        </w:numPr>
        <w:spacing w:after="0" w:afterAutospacing="0"/>
        <w:ind w:left="1440" w:hanging="360"/>
      </w:pPr>
      <w:r w:rsidDel="00000000" w:rsidR="00000000" w:rsidRPr="00000000">
        <w:rPr>
          <w:color w:val="333333"/>
          <w:rtl w:val="0"/>
        </w:rPr>
        <w:t xml:space="preserve">Siege units that deal splash damage do not gain resources when using the Attack Ground command to deal damage. It must be a direct attack on said structure.</w:t>
      </w:r>
    </w:p>
    <w:p w:rsidR="00000000" w:rsidDel="00000000" w:rsidP="00000000" w:rsidRDefault="00000000" w:rsidRPr="00000000" w14:paraId="0000046D">
      <w:pPr>
        <w:numPr>
          <w:ilvl w:val="1"/>
          <w:numId w:val="80"/>
        </w:numPr>
        <w:spacing w:after="0" w:afterAutospacing="0"/>
        <w:ind w:left="1440" w:hanging="360"/>
      </w:pPr>
      <w:r w:rsidDel="00000000" w:rsidR="00000000" w:rsidRPr="00000000">
        <w:rPr>
          <w:color w:val="333333"/>
          <w:rtl w:val="0"/>
        </w:rPr>
        <w:t xml:space="preserve">Ranged units that deal splash damage do not gain resources on the units hit by the splash damage, only the primary target grants resources.</w:t>
      </w:r>
    </w:p>
    <w:p w:rsidR="00000000" w:rsidDel="00000000" w:rsidP="00000000" w:rsidRDefault="00000000" w:rsidRPr="00000000" w14:paraId="0000046E">
      <w:pPr>
        <w:numPr>
          <w:ilvl w:val="1"/>
          <w:numId w:val="80"/>
        </w:numPr>
        <w:ind w:left="1440" w:hanging="360"/>
        <w:rPr>
          <w:color w:val="333333"/>
        </w:rPr>
      </w:pPr>
      <w:r w:rsidDel="00000000" w:rsidR="00000000" w:rsidRPr="00000000">
        <w:rPr>
          <w:color w:val="333333"/>
          <w:rtl w:val="0"/>
        </w:rPr>
        <w:t xml:space="preserve">Same thing applies for Missile (Bounce) and Artillery (Line) attack type units, as well as units with Cleaving Attack ability, only the primary target gains resources.</w:t>
      </w:r>
    </w:p>
    <w:p w:rsidR="00000000" w:rsidDel="00000000" w:rsidP="00000000" w:rsidRDefault="00000000" w:rsidRPr="00000000" w14:paraId="0000046F">
      <w:pPr>
        <w:rPr>
          <w:b w:val="1"/>
          <w:bCs w:val="1"/>
          <w:color w:val="980000"/>
        </w:rPr>
      </w:pPr>
      <w:r w:rsidDel="00000000" w:rsidR="00000000" w:rsidRPr="00000000">
        <w:rPr>
          <w:b w:val="1"/>
          <w:bCs w:val="1"/>
          <w:color w:val="980000"/>
          <w:rtl w:val="0"/>
        </w:rPr>
        <w:t xml:space="preserve">Stats - Targets Allowed</w:t>
      </w:r>
    </w:p>
    <w:p w:rsidR="00000000" w:rsidDel="00000000" w:rsidP="00000000" w:rsidRDefault="00000000" w:rsidRPr="00000000" w14:paraId="00000470">
      <w:pPr>
        <w:numPr>
          <w:ilvl w:val="0"/>
          <w:numId w:val="80"/>
        </w:numPr>
        <w:spacing w:after="0" w:afterAutospacing="0"/>
        <w:ind w:left="720" w:hanging="360"/>
        <w:rPr>
          <w:color w:val="333333"/>
        </w:rPr>
      </w:pPr>
      <w:r w:rsidDel="00000000" w:rsidR="00000000" w:rsidRPr="00000000">
        <w:rPr>
          <w:color w:val="333333"/>
          <w:rtl w:val="0"/>
        </w:rPr>
        <w:t xml:space="preserve">Adheres to it, allowing you to gain resources when attacking enemy units</w:t>
      </w:r>
    </w:p>
    <w:p w:rsidR="00000000" w:rsidDel="00000000" w:rsidP="00000000" w:rsidRDefault="00000000" w:rsidRPr="00000000" w14:paraId="00000471">
      <w:pPr>
        <w:numPr>
          <w:ilvl w:val="0"/>
          <w:numId w:val="80"/>
        </w:numPr>
        <w:spacing w:after="0" w:afterAutospacing="0"/>
        <w:ind w:left="720" w:hanging="360"/>
        <w:rPr>
          <w:color w:val="333333"/>
        </w:rPr>
      </w:pPr>
      <w:r w:rsidDel="00000000" w:rsidR="00000000" w:rsidRPr="00000000">
        <w:rPr>
          <w:color w:val="333333"/>
          <w:rtl w:val="0"/>
        </w:rPr>
        <w:t xml:space="preserve">Does not work on allied/friendly units and buildings</w:t>
      </w:r>
    </w:p>
    <w:p w:rsidR="00000000" w:rsidDel="00000000" w:rsidP="00000000" w:rsidRDefault="00000000" w:rsidRPr="00000000" w14:paraId="00000472">
      <w:pPr>
        <w:numPr>
          <w:ilvl w:val="0"/>
          <w:numId w:val="80"/>
        </w:numPr>
        <w:spacing w:after="0" w:afterAutospacing="0"/>
        <w:ind w:left="720" w:hanging="360"/>
        <w:rPr>
          <w:color w:val="333333"/>
        </w:rPr>
      </w:pPr>
      <w:r w:rsidDel="00000000" w:rsidR="00000000" w:rsidRPr="00000000">
        <w:rPr>
          <w:color w:val="333333"/>
          <w:rtl w:val="0"/>
        </w:rPr>
        <w:t xml:space="preserve">When attacking units, and even buildings, their researchable upgrades and abilities (some of them) are also taken into account in cost calculation</w:t>
      </w:r>
    </w:p>
    <w:p w:rsidR="00000000" w:rsidDel="00000000" w:rsidP="00000000" w:rsidRDefault="00000000" w:rsidRPr="00000000" w14:paraId="00000473">
      <w:pPr>
        <w:numPr>
          <w:ilvl w:val="0"/>
          <w:numId w:val="80"/>
        </w:numPr>
        <w:ind w:left="720" w:hanging="360"/>
        <w:rPr>
          <w:color w:val="333333"/>
        </w:rPr>
      </w:pPr>
      <w:r w:rsidDel="00000000" w:rsidR="00000000" w:rsidRPr="00000000">
        <w:rPr>
          <w:color w:val="333333"/>
          <w:rtl w:val="0"/>
        </w:rPr>
        <w:t xml:space="preserve">However, they only seem to take the first tier of weapon/armor upgrades on units that have any tier of them</w:t>
        <w:br w:type="textWrapping"/>
      </w:r>
      <w:r w:rsidDel="00000000" w:rsidR="00000000" w:rsidRPr="00000000">
        <w:rPr>
          <w:color w:val="ff0000"/>
          <w:rtl w:val="0"/>
        </w:rPr>
        <w:t xml:space="preserve">(needs more testing)</w:t>
      </w:r>
      <w:r w:rsidDel="00000000" w:rsidR="00000000" w:rsidRPr="00000000">
        <w:rPr>
          <w:rtl w:val="0"/>
        </w:rPr>
      </w:r>
    </w:p>
    <w:p w:rsidR="00000000" w:rsidDel="00000000" w:rsidP="00000000" w:rsidRDefault="00000000" w:rsidRPr="00000000" w14:paraId="00000474">
      <w:pPr>
        <w:pStyle w:val="Heading2"/>
        <w:rPr>
          <w:color w:val="dd7e6b"/>
          <w:sz w:val="24"/>
          <w:szCs w:val="24"/>
        </w:rPr>
      </w:pPr>
      <w:bookmarkStart w:colFirst="0" w:colLast="0" w:name="_5u0ioq2uu9m2" w:id="76"/>
      <w:bookmarkEnd w:id="76"/>
      <w:r w:rsidDel="00000000" w:rsidR="00000000" w:rsidRPr="00000000">
        <w:rPr>
          <w:b w:val="1"/>
          <w:bCs w:val="1"/>
          <w:rtl w:val="0"/>
        </w:rPr>
        <w:t xml:space="preserve">-Pulverize</w:t>
        <w:br w:type="textWrapping"/>
      </w:r>
      <w:r w:rsidDel="00000000" w:rsidR="00000000" w:rsidRPr="00000000">
        <w:rPr>
          <w:b w:val="1"/>
          <w:bCs w:val="1"/>
          <w:color w:val="dd7e6b"/>
          <w:sz w:val="24"/>
          <w:szCs w:val="24"/>
          <w:rtl w:val="0"/>
        </w:rPr>
        <w:t xml:space="preserve">‘</w:t>
      </w:r>
      <w:r w:rsidDel="00000000" w:rsidR="00000000" w:rsidRPr="00000000">
        <w:rPr>
          <w:color w:val="dd7e6b"/>
          <w:sz w:val="24"/>
          <w:szCs w:val="24"/>
          <w:rtl w:val="0"/>
        </w:rPr>
        <w:t xml:space="preserve">Awar’</w:t>
      </w:r>
    </w:p>
    <w:p w:rsidR="00000000" w:rsidDel="00000000" w:rsidP="00000000" w:rsidRDefault="00000000" w:rsidRPr="00000000" w14:paraId="00000475">
      <w:pPr>
        <w:rPr/>
      </w:pPr>
      <w:sdt>
        <w:sdtPr>
          <w:alias w:val="WE Ability tag"/>
          <w:id w:val="1198093700"/>
          <w:dropDownList w:lastValue="Attack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 triggered</w:t>
          </w:r>
        </w:sdtContent>
      </w:sdt>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477">
      <w:pPr>
        <w:numPr>
          <w:ilvl w:val="0"/>
          <w:numId w:val="80"/>
        </w:numPr>
        <w:ind w:left="720" w:hanging="360"/>
      </w:pPr>
      <w:r w:rsidDel="00000000" w:rsidR="00000000" w:rsidRPr="00000000">
        <w:rPr>
          <w:rtl w:val="0"/>
        </w:rPr>
        <w:t xml:space="preserve">Ability can be made into a simple ‘on attack, AOE lifesteal’ with proper targets allowed tags set. I might also heal enemy entities, but need the ‘Enemy’ target tag to work.</w:t>
      </w:r>
    </w:p>
    <w:p w:rsidR="00000000" w:rsidDel="00000000" w:rsidP="00000000" w:rsidRDefault="00000000" w:rsidRPr="00000000" w14:paraId="00000478">
      <w:pPr>
        <w:rPr>
          <w:b w:val="1"/>
          <w:bCs w:val="1"/>
          <w:color w:val="980000"/>
        </w:rPr>
      </w:pPr>
      <w:r w:rsidDel="00000000" w:rsidR="00000000" w:rsidRPr="00000000">
        <w:rPr>
          <w:b w:val="1"/>
          <w:bCs w:val="1"/>
          <w:color w:val="980000"/>
          <w:rtl w:val="0"/>
        </w:rPr>
        <w:t xml:space="preserve">Data - Damage Dealt</w:t>
      </w:r>
    </w:p>
    <w:p w:rsidR="00000000" w:rsidDel="00000000" w:rsidP="00000000" w:rsidRDefault="00000000" w:rsidRPr="00000000" w14:paraId="00000479">
      <w:pPr>
        <w:numPr>
          <w:ilvl w:val="0"/>
          <w:numId w:val="80"/>
        </w:numPr>
        <w:spacing w:after="0" w:afterAutospacing="0"/>
        <w:ind w:left="720" w:hanging="360"/>
      </w:pPr>
      <w:r w:rsidDel="00000000" w:rsidR="00000000" w:rsidRPr="00000000">
        <w:rPr>
          <w:rtl w:val="0"/>
        </w:rPr>
        <w:t xml:space="preserve">Dictates how much damage is dealt around the caster unit</w:t>
      </w:r>
    </w:p>
    <w:p w:rsidR="00000000" w:rsidDel="00000000" w:rsidP="00000000" w:rsidRDefault="00000000" w:rsidRPr="00000000" w14:paraId="0000047A">
      <w:pPr>
        <w:numPr>
          <w:ilvl w:val="0"/>
          <w:numId w:val="80"/>
        </w:numPr>
        <w:spacing w:after="0" w:afterAutospacing="0"/>
        <w:ind w:left="720" w:hanging="360"/>
      </w:pPr>
      <w:r w:rsidDel="00000000" w:rsidR="00000000" w:rsidRPr="00000000">
        <w:rPr>
          <w:rtl w:val="0"/>
        </w:rPr>
        <w:t xml:space="preserve">Adheres to positive and negative values</w:t>
      </w:r>
    </w:p>
    <w:p w:rsidR="00000000" w:rsidDel="00000000" w:rsidP="00000000" w:rsidRDefault="00000000" w:rsidRPr="00000000" w14:paraId="0000047B">
      <w:pPr>
        <w:numPr>
          <w:ilvl w:val="1"/>
          <w:numId w:val="80"/>
        </w:numPr>
        <w:spacing w:after="0" w:afterAutospacing="0"/>
        <w:ind w:left="1440" w:hanging="360"/>
      </w:pPr>
      <w:r w:rsidDel="00000000" w:rsidR="00000000" w:rsidRPr="00000000">
        <w:rPr>
          <w:rtl w:val="0"/>
        </w:rPr>
        <w:t xml:space="preserve">Positive values deal damage, negative ones restore hit points</w:t>
      </w:r>
    </w:p>
    <w:p w:rsidR="00000000" w:rsidDel="00000000" w:rsidP="00000000" w:rsidRDefault="00000000" w:rsidRPr="00000000" w14:paraId="0000047C">
      <w:pPr>
        <w:numPr>
          <w:ilvl w:val="0"/>
          <w:numId w:val="80"/>
        </w:numPr>
        <w:ind w:left="720" w:hanging="360"/>
      </w:pPr>
      <w:r w:rsidDel="00000000" w:rsidR="00000000" w:rsidRPr="00000000">
        <w:rPr>
          <w:rtl w:val="0"/>
        </w:rPr>
        <w:t xml:space="preserve">Deals enhanced type damage</w:t>
      </w:r>
    </w:p>
    <w:p w:rsidR="00000000" w:rsidDel="00000000" w:rsidP="00000000" w:rsidRDefault="00000000" w:rsidRPr="00000000" w14:paraId="0000047D">
      <w:pPr>
        <w:rPr>
          <w:b w:val="1"/>
          <w:bCs w:val="1"/>
          <w:color w:val="980000"/>
        </w:rPr>
      </w:pPr>
      <w:r w:rsidDel="00000000" w:rsidR="00000000" w:rsidRPr="00000000">
        <w:rPr>
          <w:b w:val="1"/>
          <w:bCs w:val="1"/>
          <w:color w:val="980000"/>
          <w:rtl w:val="0"/>
        </w:rPr>
        <w:t xml:space="preserve">Data - Chance to Stomp</w:t>
      </w:r>
    </w:p>
    <w:p w:rsidR="00000000" w:rsidDel="00000000" w:rsidP="00000000" w:rsidRDefault="00000000" w:rsidRPr="00000000" w14:paraId="0000047E">
      <w:pPr>
        <w:numPr>
          <w:ilvl w:val="0"/>
          <w:numId w:val="42"/>
        </w:numPr>
        <w:ind w:left="720" w:hanging="360"/>
      </w:pPr>
      <w:r w:rsidDel="00000000" w:rsidR="00000000" w:rsidRPr="00000000">
        <w:rPr>
          <w:rtl w:val="0"/>
        </w:rPr>
        <w:t xml:space="preserve">Ranges from 0.000 to 100.000 with 100.00 being the ability always casting</w:t>
      </w:r>
    </w:p>
    <w:p w:rsidR="00000000" w:rsidDel="00000000" w:rsidP="00000000" w:rsidRDefault="00000000" w:rsidRPr="00000000" w14:paraId="0000047F">
      <w:pPr>
        <w:rPr>
          <w:b w:val="1"/>
          <w:bCs w:val="1"/>
          <w:color w:val="980000"/>
        </w:rPr>
      </w:pPr>
      <w:r w:rsidDel="00000000" w:rsidR="00000000" w:rsidRPr="00000000">
        <w:rPr>
          <w:b w:val="1"/>
          <w:bCs w:val="1"/>
          <w:color w:val="980000"/>
          <w:rtl w:val="0"/>
        </w:rPr>
        <w:t xml:space="preserve">Sound - Effect Sound</w:t>
      </w:r>
    </w:p>
    <w:p w:rsidR="00000000" w:rsidDel="00000000" w:rsidP="00000000" w:rsidRDefault="00000000" w:rsidRPr="00000000" w14:paraId="00000480">
      <w:pPr>
        <w:numPr>
          <w:ilvl w:val="0"/>
          <w:numId w:val="42"/>
        </w:numPr>
        <w:spacing w:after="0" w:afterAutospacing="0"/>
        <w:ind w:left="720" w:hanging="360"/>
      </w:pPr>
      <w:r w:rsidDel="00000000" w:rsidR="00000000" w:rsidRPr="00000000">
        <w:rPr>
          <w:rtl w:val="0"/>
        </w:rPr>
        <w:t xml:space="preserve">This passive can play a sound !</w:t>
      </w:r>
    </w:p>
    <w:p w:rsidR="00000000" w:rsidDel="00000000" w:rsidP="00000000" w:rsidRDefault="00000000" w:rsidRPr="00000000" w14:paraId="00000481">
      <w:pPr>
        <w:numPr>
          <w:ilvl w:val="0"/>
          <w:numId w:val="42"/>
        </w:numPr>
        <w:ind w:left="720" w:hanging="360"/>
      </w:pPr>
      <w:r w:rsidDel="00000000" w:rsidR="00000000" w:rsidRPr="00000000">
        <w:rPr>
          <w:rtl w:val="0"/>
        </w:rPr>
        <w:t xml:space="preserve">Will play on the effect trigger</w:t>
      </w:r>
    </w:p>
    <w:p w:rsidR="00000000" w:rsidDel="00000000" w:rsidP="00000000" w:rsidRDefault="00000000" w:rsidRPr="00000000" w14:paraId="00000482">
      <w:pPr>
        <w:rPr>
          <w:b w:val="1"/>
          <w:bCs w:val="1"/>
          <w:color w:val="980000"/>
        </w:rPr>
      </w:pPr>
      <w:r w:rsidDel="00000000" w:rsidR="00000000" w:rsidRPr="00000000">
        <w:rPr>
          <w:b w:val="1"/>
          <w:bCs w:val="1"/>
          <w:color w:val="980000"/>
          <w:rtl w:val="0"/>
        </w:rPr>
        <w:t xml:space="preserve">Stats - Targets allowed</w:t>
      </w:r>
    </w:p>
    <w:p w:rsidR="00000000" w:rsidDel="00000000" w:rsidP="00000000" w:rsidRDefault="00000000" w:rsidRPr="00000000" w14:paraId="00000483">
      <w:pPr>
        <w:numPr>
          <w:ilvl w:val="0"/>
          <w:numId w:val="80"/>
        </w:numPr>
        <w:ind w:left="720" w:hanging="360"/>
      </w:pPr>
      <w:r w:rsidDel="00000000" w:rsidR="00000000" w:rsidRPr="00000000">
        <w:rPr>
          <w:rtl w:val="0"/>
        </w:rPr>
        <w:t xml:space="preserve">Adheres to tags</w:t>
      </w:r>
    </w:p>
    <w:p w:rsidR="00000000" w:rsidDel="00000000" w:rsidP="00000000" w:rsidRDefault="00000000" w:rsidRPr="00000000" w14:paraId="00000484">
      <w:pPr>
        <w:pStyle w:val="Heading2"/>
        <w:rPr>
          <w:color w:val="dd7e6b"/>
          <w:sz w:val="24"/>
          <w:szCs w:val="24"/>
        </w:rPr>
      </w:pPr>
      <w:bookmarkStart w:colFirst="0" w:colLast="0" w:name="_wx6hexiv81ol" w:id="77"/>
      <w:bookmarkEnd w:id="77"/>
      <w:r w:rsidDel="00000000" w:rsidR="00000000" w:rsidRPr="00000000">
        <w:rPr>
          <w:rtl w:val="0"/>
        </w:rPr>
        <w:t xml:space="preserve">-Purge </w:t>
        <w:br w:type="textWrapping"/>
      </w:r>
      <w:r w:rsidDel="00000000" w:rsidR="00000000" w:rsidRPr="00000000">
        <w:rPr>
          <w:color w:val="dd7e6b"/>
          <w:sz w:val="24"/>
          <w:szCs w:val="24"/>
          <w:rtl w:val="0"/>
        </w:rPr>
        <w:t xml:space="preserve">‘</w:t>
      </w:r>
      <w:commentRangeStart w:id="18"/>
      <w:commentRangeStart w:id="19"/>
      <w:r w:rsidDel="00000000" w:rsidR="00000000" w:rsidRPr="00000000">
        <w:rPr>
          <w:color w:val="dd7e6b"/>
          <w:sz w:val="24"/>
          <w:szCs w:val="24"/>
          <w:rtl w:val="0"/>
        </w:rPr>
        <w:t xml:space="preserve">Aprg’ ‘Apg2’ ‘ACpu</w:t>
      </w:r>
      <w:commentRangeEnd w:id="18"/>
      <w:r w:rsidDel="00000000" w:rsidR="00000000" w:rsidRPr="00000000">
        <w:commentReference w:id="18"/>
      </w:r>
      <w:commentRangeEnd w:id="19"/>
      <w:r w:rsidDel="00000000" w:rsidR="00000000" w:rsidRPr="00000000">
        <w:commentReference w:id="19"/>
      </w:r>
      <w:r w:rsidDel="00000000" w:rsidR="00000000" w:rsidRPr="00000000">
        <w:rPr>
          <w:color w:val="dd7e6b"/>
          <w:sz w:val="24"/>
          <w:szCs w:val="24"/>
          <w:rtl w:val="0"/>
        </w:rPr>
        <w:t xml:space="preserve">’</w:t>
      </w:r>
    </w:p>
    <w:p w:rsidR="00000000" w:rsidDel="00000000" w:rsidP="00000000" w:rsidRDefault="00000000" w:rsidRPr="00000000" w14:paraId="00000485">
      <w:pPr>
        <w:rPr/>
      </w:pPr>
      <w:sdt>
        <w:sdtPr>
          <w:alias w:val="WE Ability tag"/>
          <w:id w:val="1981563923"/>
          <w:dropDownList w:lastValue="Move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Decrease</w:t>
          </w:r>
        </w:sdtContent>
      </w:sdt>
      <w:sdt>
        <w:sdtPr>
          <w:alias w:val="WE Ability tag"/>
          <w:id w:val="405258429"/>
          <w:dropDownList w:lastValue="Dispel Targe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Dispel Target</w:t>
          </w:r>
        </w:sdtContent>
      </w:sdt>
      <w:r w:rsidDel="00000000" w:rsidR="00000000" w:rsidRPr="00000000">
        <w:rPr>
          <w:rtl w:val="0"/>
        </w:rPr>
      </w:r>
    </w:p>
    <w:p w:rsidR="00000000" w:rsidDel="00000000" w:rsidP="00000000" w:rsidRDefault="00000000" w:rsidRPr="00000000" w14:paraId="00000486">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487">
      <w:pPr>
        <w:numPr>
          <w:ilvl w:val="0"/>
          <w:numId w:val="80"/>
        </w:numPr>
        <w:spacing w:after="0" w:afterAutospacing="0"/>
        <w:ind w:left="720" w:hanging="360"/>
      </w:pPr>
      <w:r w:rsidDel="00000000" w:rsidR="00000000" w:rsidRPr="00000000">
        <w:rPr>
          <w:rtl w:val="0"/>
        </w:rPr>
        <w:t xml:space="preserve">Can be cast on trees with </w:t>
      </w:r>
      <w:hyperlink w:anchor="_bi1onu5xj3d3">
        <w:r w:rsidDel="00000000" w:rsidR="00000000" w:rsidRPr="00000000">
          <w:rPr>
            <w:color w:val="1155cc"/>
            <w:u w:val="single"/>
            <w:rtl w:val="0"/>
          </w:rPr>
          <w:t xml:space="preserve">Sentinel</w:t>
        </w:r>
      </w:hyperlink>
      <w:r w:rsidDel="00000000" w:rsidR="00000000" w:rsidRPr="00000000">
        <w:rPr>
          <w:rtl w:val="0"/>
        </w:rPr>
        <w:t xml:space="preserve"> to dispel it</w:t>
      </w:r>
    </w:p>
    <w:p w:rsidR="00000000" w:rsidDel="00000000" w:rsidP="00000000" w:rsidRDefault="00000000" w:rsidRPr="00000000" w14:paraId="00000488">
      <w:pPr>
        <w:numPr>
          <w:ilvl w:val="0"/>
          <w:numId w:val="80"/>
        </w:numPr>
        <w:spacing w:after="0" w:afterAutospacing="0"/>
        <w:ind w:left="720" w:hanging="360"/>
      </w:pPr>
      <w:r w:rsidDel="00000000" w:rsidR="00000000" w:rsidRPr="00000000">
        <w:rPr>
          <w:rtl w:val="0"/>
        </w:rPr>
        <w:t xml:space="preserve">The dispelled tree can be cast </w:t>
      </w:r>
      <w:hyperlink w:anchor="_bi1onu5xj3d3">
        <w:r w:rsidDel="00000000" w:rsidR="00000000" w:rsidRPr="00000000">
          <w:rPr>
            <w:color w:val="1155cc"/>
            <w:u w:val="single"/>
            <w:rtl w:val="0"/>
          </w:rPr>
          <w:t xml:space="preserve">Sentinel</w:t>
        </w:r>
      </w:hyperlink>
      <w:r w:rsidDel="00000000" w:rsidR="00000000" w:rsidRPr="00000000">
        <w:rPr>
          <w:rtl w:val="0"/>
        </w:rPr>
        <w:t xml:space="preserve"> on again</w:t>
      </w:r>
    </w:p>
    <w:p w:rsidR="00000000" w:rsidDel="00000000" w:rsidP="00000000" w:rsidRDefault="00000000" w:rsidRPr="00000000" w14:paraId="00000489">
      <w:pPr>
        <w:numPr>
          <w:ilvl w:val="0"/>
          <w:numId w:val="80"/>
        </w:numPr>
        <w:spacing w:after="0" w:afterAutospacing="0"/>
        <w:ind w:left="720" w:hanging="360"/>
      </w:pPr>
      <w:r w:rsidDel="00000000" w:rsidR="00000000" w:rsidRPr="00000000">
        <w:rPr>
          <w:rtl w:val="0"/>
        </w:rPr>
        <w:t xml:space="preserve">The dispelled tree cannot be cast Purge again as long as there’s no </w:t>
      </w:r>
      <w:hyperlink w:anchor="_bi1onu5xj3d3">
        <w:r w:rsidDel="00000000" w:rsidR="00000000" w:rsidRPr="00000000">
          <w:rPr>
            <w:color w:val="1155cc"/>
            <w:u w:val="single"/>
            <w:rtl w:val="0"/>
          </w:rPr>
          <w:t xml:space="preserve">Sentinel</w:t>
        </w:r>
      </w:hyperlink>
      <w:r w:rsidDel="00000000" w:rsidR="00000000" w:rsidRPr="00000000">
        <w:rPr>
          <w:rtl w:val="0"/>
        </w:rPr>
        <w:t xml:space="preserve"> </w:t>
      </w:r>
    </w:p>
    <w:p w:rsidR="00000000" w:rsidDel="00000000" w:rsidP="00000000" w:rsidRDefault="00000000" w:rsidRPr="00000000" w14:paraId="0000048A">
      <w:pPr>
        <w:numPr>
          <w:ilvl w:val="0"/>
          <w:numId w:val="80"/>
        </w:numPr>
        <w:spacing w:after="0" w:afterAutospacing="0"/>
        <w:ind w:left="720" w:hanging="360"/>
      </w:pPr>
      <w:r w:rsidDel="00000000" w:rsidR="00000000" w:rsidRPr="00000000">
        <w:rPr>
          <w:rtl w:val="0"/>
        </w:rPr>
        <w:t xml:space="preserve">Deals magic type damage to summons</w:t>
      </w:r>
    </w:p>
    <w:p w:rsidR="00000000" w:rsidDel="00000000" w:rsidP="00000000" w:rsidRDefault="00000000" w:rsidRPr="00000000" w14:paraId="0000048B">
      <w:pPr>
        <w:numPr>
          <w:ilvl w:val="0"/>
          <w:numId w:val="80"/>
        </w:numPr>
        <w:ind w:left="720" w:hanging="360"/>
      </w:pPr>
      <w:r w:rsidDel="00000000" w:rsidR="00000000" w:rsidRPr="00000000">
        <w:rPr>
          <w:rtl w:val="0"/>
        </w:rPr>
        <w:t xml:space="preserve">The new movement speed of the target is not capped by the minimum movement speed constant </w:t>
      </w:r>
      <w:sdt>
        <w:sdtPr>
          <w:alias w:val="Named contributors"/>
          <w:id w:val="1834637039"/>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48C">
      <w:pPr>
        <w:rPr>
          <w:b w:val="1"/>
          <w:bCs w:val="1"/>
          <w:color w:val="980000"/>
        </w:rPr>
      </w:pPr>
      <w:r w:rsidDel="00000000" w:rsidR="00000000" w:rsidRPr="00000000">
        <w:rPr>
          <w:b w:val="1"/>
          <w:bCs w:val="1"/>
          <w:color w:val="980000"/>
          <w:rtl w:val="0"/>
        </w:rPr>
        <w:t xml:space="preserve">Data - xxxx Pause Duration</w:t>
      </w:r>
    </w:p>
    <w:p w:rsidR="00000000" w:rsidDel="00000000" w:rsidP="00000000" w:rsidRDefault="00000000" w:rsidRPr="00000000" w14:paraId="0000048D">
      <w:pPr>
        <w:numPr>
          <w:ilvl w:val="0"/>
          <w:numId w:val="80"/>
        </w:numPr>
        <w:spacing w:after="0" w:afterAutospacing="0"/>
        <w:ind w:left="720" w:hanging="360"/>
      </w:pPr>
      <w:r w:rsidDel="00000000" w:rsidR="00000000" w:rsidRPr="00000000">
        <w:rPr>
          <w:rtl w:val="0"/>
        </w:rPr>
        <w:t xml:space="preserve">Dictates how long the unit is suppressed, or rather </w:t>
      </w:r>
      <w:r w:rsidDel="00000000" w:rsidR="00000000" w:rsidRPr="00000000">
        <w:rPr>
          <w:i w:val="1"/>
          <w:iCs w:val="1"/>
          <w:rtl w:val="0"/>
        </w:rPr>
        <w:t xml:space="preserve">paused</w:t>
      </w:r>
      <w:r w:rsidDel="00000000" w:rsidR="00000000" w:rsidRPr="00000000">
        <w:rPr>
          <w:rtl w:val="0"/>
        </w:rPr>
        <w:t xml:space="preserve"> from taking any action</w:t>
      </w:r>
    </w:p>
    <w:p w:rsidR="00000000" w:rsidDel="00000000" w:rsidP="00000000" w:rsidRDefault="00000000" w:rsidRPr="00000000" w14:paraId="0000048E">
      <w:pPr>
        <w:numPr>
          <w:ilvl w:val="0"/>
          <w:numId w:val="80"/>
        </w:numPr>
        <w:ind w:left="720" w:hanging="360"/>
      </w:pPr>
      <w:r w:rsidDel="00000000" w:rsidR="00000000" w:rsidRPr="00000000">
        <w:rPr>
          <w:rtl w:val="0"/>
        </w:rPr>
        <w:t xml:space="preserve">Negative value does nothing</w:t>
      </w:r>
    </w:p>
    <w:p w:rsidR="00000000" w:rsidDel="00000000" w:rsidP="00000000" w:rsidRDefault="00000000" w:rsidRPr="00000000" w14:paraId="0000048F">
      <w:pPr>
        <w:rPr>
          <w:b w:val="1"/>
          <w:bCs w:val="1"/>
          <w:color w:val="980000"/>
        </w:rPr>
      </w:pPr>
      <w:r w:rsidDel="00000000" w:rsidR="00000000" w:rsidRPr="00000000">
        <w:rPr>
          <w:b w:val="1"/>
          <w:bCs w:val="1"/>
          <w:color w:val="980000"/>
          <w:rtl w:val="0"/>
        </w:rPr>
        <w:t xml:space="preserve">Movement Update Frequency</w:t>
      </w:r>
    </w:p>
    <w:p w:rsidR="00000000" w:rsidDel="00000000" w:rsidP="00000000" w:rsidRDefault="00000000" w:rsidRPr="00000000" w14:paraId="00000490">
      <w:pPr>
        <w:numPr>
          <w:ilvl w:val="0"/>
          <w:numId w:val="80"/>
        </w:numPr>
        <w:spacing w:after="0" w:afterAutospacing="0"/>
        <w:ind w:left="720" w:hanging="360"/>
      </w:pPr>
      <w:r w:rsidDel="00000000" w:rsidR="00000000" w:rsidRPr="00000000">
        <w:rPr>
          <w:rtl w:val="0"/>
        </w:rPr>
        <w:t xml:space="preserve">supposedly changes the factor of which the unit is slowed</w:t>
      </w:r>
    </w:p>
    <w:p w:rsidR="00000000" w:rsidDel="00000000" w:rsidP="00000000" w:rsidRDefault="00000000" w:rsidRPr="00000000" w14:paraId="00000491">
      <w:pPr>
        <w:numPr>
          <w:ilvl w:val="0"/>
          <w:numId w:val="80"/>
        </w:numPr>
        <w:ind w:left="720" w:hanging="360"/>
      </w:pPr>
      <w:r w:rsidDel="00000000" w:rsidR="00000000" w:rsidRPr="00000000">
        <w:rPr>
          <w:rtl w:val="0"/>
        </w:rPr>
        <w:t xml:space="preserve">A value below 0 appears to do nothing</w:t>
      </w:r>
    </w:p>
    <w:p w:rsidR="00000000" w:rsidDel="00000000" w:rsidP="00000000" w:rsidRDefault="00000000" w:rsidRPr="00000000" w14:paraId="00000492">
      <w:pPr>
        <w:pStyle w:val="Heading2"/>
        <w:rPr>
          <w:b w:val="1"/>
          <w:bCs w:val="1"/>
        </w:rPr>
      </w:pPr>
      <w:bookmarkStart w:colFirst="0" w:colLast="0" w:name="_j72br3dfgxgr" w:id="78"/>
      <w:bookmarkEnd w:id="78"/>
      <w:r w:rsidDel="00000000" w:rsidR="00000000" w:rsidRPr="00000000">
        <w:rPr>
          <w:rtl w:val="0"/>
        </w:rPr>
        <w:tab/>
      </w:r>
      <w:r w:rsidDel="00000000" w:rsidR="00000000" w:rsidRPr="00000000">
        <w:rPr>
          <w:b w:val="1"/>
          <w:bCs w:val="1"/>
          <w:rtl w:val="0"/>
        </w:rPr>
        <w:t xml:space="preserve">-Reinforced Burrows Upgrade:</w:t>
      </w:r>
    </w:p>
    <w:p w:rsidR="00000000" w:rsidDel="00000000" w:rsidP="00000000" w:rsidRDefault="00000000" w:rsidRPr="00000000" w14:paraId="00000493">
      <w:pPr>
        <w:rPr/>
      </w:pPr>
      <w:r w:rsidDel="00000000" w:rsidR="00000000" w:rsidRPr="00000000">
        <w:rPr>
          <w:rtl w:val="0"/>
        </w:rPr>
        <w:tab/>
        <w:tab/>
        <w:t xml:space="preserve">Tags: </w:t>
      </w:r>
      <w:r w:rsidDel="00000000" w:rsidR="00000000" w:rsidRPr="00000000">
        <w:rPr>
          <w:color w:val="0000ff"/>
          <w:rtl w:val="0"/>
        </w:rPr>
        <w:t xml:space="preserve">[Dummy Ability]</w:t>
      </w:r>
      <w:r w:rsidDel="00000000" w:rsidR="00000000" w:rsidRPr="00000000">
        <w:rPr>
          <w:rtl w:val="0"/>
        </w:rPr>
      </w:r>
    </w:p>
    <w:p w:rsidR="00000000" w:rsidDel="00000000" w:rsidP="00000000" w:rsidRDefault="00000000" w:rsidRPr="00000000" w14:paraId="0000049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Doesn't do anything, it’s all handled by the Upgrade</w:t>
      </w:r>
    </w:p>
    <w:p w:rsidR="00000000" w:rsidDel="00000000" w:rsidP="00000000" w:rsidRDefault="00000000" w:rsidRPr="00000000" w14:paraId="00000495">
      <w:pPr>
        <w:ind w:left="720" w:firstLine="720"/>
        <w:rPr/>
      </w:pPr>
      <w:r w:rsidDel="00000000" w:rsidR="00000000" w:rsidRPr="00000000">
        <w:rPr>
          <w:rtl w:val="0"/>
        </w:rPr>
        <w:t xml:space="preserve">RawCode: Arbr</w:t>
      </w:r>
    </w:p>
    <w:p w:rsidR="00000000" w:rsidDel="00000000" w:rsidP="00000000" w:rsidRDefault="00000000" w:rsidRPr="00000000" w14:paraId="0000049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497">
      <w:pPr>
        <w:numPr>
          <w:ilvl w:val="0"/>
          <w:numId w:val="80"/>
        </w:numPr>
        <w:ind w:left="720" w:hanging="360"/>
      </w:pPr>
      <w:r w:rsidDel="00000000" w:rsidR="00000000" w:rsidRPr="00000000">
        <w:rPr>
          <w:rtl w:val="0"/>
        </w:rPr>
        <w:t xml:space="preserve">The one thing that this ability does is add the metal blocks to the four sides of Burrows and Watch Towers once the upgrade is in effect. Upgrades can’t add attached effects, after all.</w:t>
      </w:r>
      <w:r w:rsidDel="00000000" w:rsidR="00000000" w:rsidRPr="00000000">
        <w:rPr>
          <w:color w:val="0000ff"/>
          <w:rtl w:val="0"/>
        </w:rPr>
        <w:t xml:space="preserve"> (</w:t>
      </w:r>
      <w:r w:rsidDel="00000000" w:rsidR="00000000" w:rsidRPr="00000000">
        <w:rPr>
          <w:color w:val="9900ff"/>
          <w:rtl w:val="0"/>
        </w:rPr>
        <w:t xml:space="preserve">EternalOne</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498">
      <w:pPr>
        <w:pStyle w:val="Heading2"/>
        <w:rPr>
          <w:b w:val="1"/>
          <w:bCs w:val="1"/>
        </w:rPr>
      </w:pPr>
      <w:bookmarkStart w:colFirst="0" w:colLast="0" w:name="_js8ccltqiqf4" w:id="79"/>
      <w:bookmarkEnd w:id="79"/>
      <w:r w:rsidDel="00000000" w:rsidR="00000000" w:rsidRPr="00000000">
        <w:rPr>
          <w:rtl w:val="0"/>
        </w:rPr>
        <w:tab/>
      </w:r>
      <w:r w:rsidDel="00000000" w:rsidR="00000000" w:rsidRPr="00000000">
        <w:rPr>
          <w:b w:val="1"/>
          <w:bCs w:val="1"/>
          <w:rtl w:val="0"/>
        </w:rPr>
        <w:t xml:space="preserve">-Sentry Ward:</w:t>
      </w:r>
    </w:p>
    <w:p w:rsidR="00000000" w:rsidDel="00000000" w:rsidP="00000000" w:rsidRDefault="00000000" w:rsidRPr="00000000" w14:paraId="00000499">
      <w:pPr>
        <w:rPr/>
      </w:pPr>
      <w:r w:rsidDel="00000000" w:rsidR="00000000" w:rsidRPr="00000000">
        <w:rPr>
          <w:rtl w:val="0"/>
        </w:rPr>
        <w:tab/>
        <w:tab/>
        <w:t xml:space="preserve">Tags:</w:t>
      </w:r>
      <w:r w:rsidDel="00000000" w:rsidR="00000000" w:rsidRPr="00000000">
        <w:rPr>
          <w:color w:val="0000ff"/>
          <w:rtl w:val="0"/>
        </w:rPr>
        <w:t xml:space="preserve"> [Summon]</w:t>
      </w:r>
      <w:r w:rsidDel="00000000" w:rsidR="00000000" w:rsidRPr="00000000">
        <w:rPr>
          <w:rtl w:val="0"/>
        </w:rPr>
      </w:r>
    </w:p>
    <w:p w:rsidR="00000000" w:rsidDel="00000000" w:rsidP="00000000" w:rsidRDefault="00000000" w:rsidRPr="00000000" w14:paraId="0000049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49B">
      <w:pPr>
        <w:ind w:left="720" w:firstLine="720"/>
        <w:rPr/>
      </w:pPr>
      <w:r w:rsidDel="00000000" w:rsidR="00000000" w:rsidRPr="00000000">
        <w:rPr>
          <w:rtl w:val="0"/>
        </w:rPr>
        <w:t xml:space="preserve">RawCode: Aeye</w:t>
      </w:r>
    </w:p>
    <w:p w:rsidR="00000000" w:rsidDel="00000000" w:rsidP="00000000" w:rsidRDefault="00000000" w:rsidRPr="00000000" w14:paraId="0000049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49D">
      <w:pPr>
        <w:numPr>
          <w:ilvl w:val="0"/>
          <w:numId w:val="80"/>
        </w:numPr>
        <w:spacing w:after="0" w:afterAutospacing="0"/>
        <w:ind w:left="720" w:hanging="360"/>
      </w:pPr>
      <w:r w:rsidDel="00000000" w:rsidR="00000000" w:rsidRPr="00000000">
        <w:rPr>
          <w:rtl w:val="0"/>
        </w:rPr>
        <w:t xml:space="preserve">Targeted Summon Skill.</w:t>
      </w:r>
    </w:p>
    <w:p w:rsidR="00000000" w:rsidDel="00000000" w:rsidP="00000000" w:rsidRDefault="00000000" w:rsidRPr="00000000" w14:paraId="0000049E">
      <w:pPr>
        <w:numPr>
          <w:ilvl w:val="0"/>
          <w:numId w:val="80"/>
        </w:numPr>
        <w:spacing w:after="0" w:afterAutospacing="0"/>
        <w:ind w:left="720" w:hanging="360"/>
      </w:pPr>
      <w:r w:rsidDel="00000000" w:rsidR="00000000" w:rsidRPr="00000000">
        <w:rPr>
          <w:rtl w:val="0"/>
        </w:rPr>
        <w:t xml:space="preserve"> Sentry Ward always turns the unit it summons invisible for the spell’s duration.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w:t>
      </w:r>
      <w:r w:rsidDel="00000000" w:rsidR="00000000" w:rsidRPr="00000000">
        <w:rPr>
          <w:rtl w:val="0"/>
        </w:rPr>
        <w:t xml:space="preserve"> </w:t>
      </w:r>
    </w:p>
    <w:p w:rsidR="00000000" w:rsidDel="00000000" w:rsidP="00000000" w:rsidRDefault="00000000" w:rsidRPr="00000000" w14:paraId="0000049F">
      <w:pPr>
        <w:numPr>
          <w:ilvl w:val="1"/>
          <w:numId w:val="80"/>
        </w:numPr>
        <w:spacing w:after="0" w:afterAutospacing="0"/>
        <w:ind w:left="1440" w:hanging="360"/>
      </w:pPr>
      <w:r w:rsidDel="00000000" w:rsidR="00000000" w:rsidRPr="00000000">
        <w:rPr>
          <w:rtl w:val="0"/>
        </w:rPr>
        <w:t xml:space="preserve">For a non-invisible version use </w:t>
      </w:r>
      <w:hyperlink w:anchor="_9qmfifqwjl5s">
        <w:r w:rsidDel="00000000" w:rsidR="00000000" w:rsidRPr="00000000">
          <w:rPr>
            <w:color w:val="1155cc"/>
            <w:u w:val="single"/>
            <w:rtl w:val="0"/>
          </w:rPr>
          <w:t xml:space="preserve">serpent ward</w:t>
        </w:r>
      </w:hyperlink>
      <w:r w:rsidDel="00000000" w:rsidR="00000000" w:rsidRPr="00000000">
        <w:rPr>
          <w:rtl w:val="0"/>
        </w:rPr>
      </w:r>
    </w:p>
    <w:p w:rsidR="00000000" w:rsidDel="00000000" w:rsidP="00000000" w:rsidRDefault="00000000" w:rsidRPr="00000000" w14:paraId="000004A0">
      <w:pPr>
        <w:numPr>
          <w:ilvl w:val="1"/>
          <w:numId w:val="80"/>
        </w:numPr>
        <w:ind w:left="1440" w:hanging="360"/>
      </w:pPr>
      <w:r w:rsidDel="00000000" w:rsidR="00000000" w:rsidRPr="00000000">
        <w:rPr>
          <w:rtl w:val="0"/>
        </w:rPr>
        <w:t xml:space="preserve">For a AoE circle target use </w:t>
      </w:r>
      <w:hyperlink w:anchor="_odb529zgucaf">
        <w:r w:rsidDel="00000000" w:rsidR="00000000" w:rsidRPr="00000000">
          <w:rPr>
            <w:color w:val="1155cc"/>
            <w:u w:val="single"/>
            <w:rtl w:val="0"/>
          </w:rPr>
          <w:t xml:space="preserve">Healing Ward</w:t>
        </w:r>
      </w:hyperlink>
      <w:r w:rsidDel="00000000" w:rsidR="00000000" w:rsidRPr="00000000">
        <w:rPr>
          <w:rtl w:val="0"/>
        </w:rPr>
      </w:r>
    </w:p>
    <w:p w:rsidR="00000000" w:rsidDel="00000000" w:rsidP="00000000" w:rsidRDefault="00000000" w:rsidRPr="00000000" w14:paraId="000004A1">
      <w:pPr>
        <w:pStyle w:val="Heading2"/>
        <w:rPr>
          <w:b w:val="1"/>
          <w:bCs w:val="1"/>
        </w:rPr>
      </w:pPr>
      <w:bookmarkStart w:colFirst="0" w:colLast="0" w:name="_40udfke31ly9" w:id="80"/>
      <w:bookmarkEnd w:id="80"/>
      <w:r w:rsidDel="00000000" w:rsidR="00000000" w:rsidRPr="00000000">
        <w:rPr>
          <w:rtl w:val="0"/>
        </w:rPr>
        <w:tab/>
      </w:r>
      <w:r w:rsidDel="00000000" w:rsidR="00000000" w:rsidRPr="00000000">
        <w:rPr>
          <w:b w:val="1"/>
          <w:bCs w:val="1"/>
          <w:rtl w:val="0"/>
        </w:rPr>
        <w:t xml:space="preserve">-Spiked Barricades:</w:t>
      </w:r>
    </w:p>
    <w:p w:rsidR="00000000" w:rsidDel="00000000" w:rsidP="00000000" w:rsidRDefault="00000000" w:rsidRPr="00000000" w14:paraId="000004A2">
      <w:pPr>
        <w:rPr/>
      </w:pPr>
      <w:r w:rsidDel="00000000" w:rsidR="00000000" w:rsidRPr="00000000">
        <w:rPr>
          <w:rtl w:val="0"/>
        </w:rPr>
        <w:tab/>
        <w:tab/>
        <w:t xml:space="preserve">Tags:</w:t>
      </w:r>
      <w:r w:rsidDel="00000000" w:rsidR="00000000" w:rsidRPr="00000000">
        <w:rPr>
          <w:color w:val="0000ff"/>
          <w:rtl w:val="0"/>
        </w:rPr>
        <w:t xml:space="preserve"> [TODO]</w:t>
      </w:r>
      <w:r w:rsidDel="00000000" w:rsidR="00000000" w:rsidRPr="00000000">
        <w:rPr>
          <w:rtl w:val="0"/>
        </w:rPr>
      </w:r>
    </w:p>
    <w:p w:rsidR="00000000" w:rsidDel="00000000" w:rsidP="00000000" w:rsidRDefault="00000000" w:rsidRPr="00000000" w14:paraId="000004A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Spiked Carapace for buildings, but deals flat damage instead</w:t>
      </w:r>
    </w:p>
    <w:p w:rsidR="00000000" w:rsidDel="00000000" w:rsidP="00000000" w:rsidRDefault="00000000" w:rsidRPr="00000000" w14:paraId="000004A4">
      <w:pPr>
        <w:ind w:left="720" w:firstLine="720"/>
        <w:rPr/>
      </w:pPr>
      <w:r w:rsidDel="00000000" w:rsidR="00000000" w:rsidRPr="00000000">
        <w:rPr>
          <w:rtl w:val="0"/>
        </w:rPr>
        <w:t xml:space="preserve">RawCode: Aspi</w:t>
      </w:r>
    </w:p>
    <w:p w:rsidR="00000000" w:rsidDel="00000000" w:rsidP="00000000" w:rsidRDefault="00000000" w:rsidRPr="00000000" w14:paraId="000004A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1.36.1.20719</w:t>
      </w:r>
      <w:r w:rsidDel="00000000" w:rsidR="00000000" w:rsidRPr="00000000">
        <w:rPr>
          <w:rtl w:val="0"/>
        </w:rPr>
      </w:r>
    </w:p>
    <w:p w:rsidR="00000000" w:rsidDel="00000000" w:rsidP="00000000" w:rsidRDefault="00000000" w:rsidRPr="00000000" w14:paraId="000004A6">
      <w:pPr>
        <w:numPr>
          <w:ilvl w:val="0"/>
          <w:numId w:val="80"/>
        </w:numPr>
        <w:spacing w:after="0" w:afterAutospacing="0"/>
        <w:ind w:left="720" w:hanging="360"/>
      </w:pPr>
      <w:r w:rsidDel="00000000" w:rsidR="00000000" w:rsidRPr="00000000">
        <w:rPr>
          <w:rtl w:val="0"/>
        </w:rPr>
        <w:t xml:space="preserve">This ability is needed in order for a unit that uses the spiked barricades research to actually return any damage.</w:t>
      </w:r>
    </w:p>
    <w:p w:rsidR="00000000" w:rsidDel="00000000" w:rsidP="00000000" w:rsidRDefault="00000000" w:rsidRPr="00000000" w14:paraId="000004A7">
      <w:pPr>
        <w:numPr>
          <w:ilvl w:val="0"/>
          <w:numId w:val="80"/>
        </w:numPr>
        <w:spacing w:after="0" w:afterAutospacing="0"/>
        <w:ind w:left="720" w:hanging="360"/>
      </w:pPr>
      <w:r w:rsidDel="00000000" w:rsidR="00000000" w:rsidRPr="00000000">
        <w:rPr>
          <w:rtl w:val="0"/>
        </w:rPr>
        <w:t xml:space="preserve">The amount of reflected damage is set through the Spiked Barricades research.</w:t>
      </w:r>
    </w:p>
    <w:p w:rsidR="00000000" w:rsidDel="00000000" w:rsidP="00000000" w:rsidRDefault="00000000" w:rsidRPr="00000000" w14:paraId="000004A8">
      <w:pPr>
        <w:numPr>
          <w:ilvl w:val="1"/>
          <w:numId w:val="80"/>
        </w:numPr>
        <w:spacing w:after="0" w:afterAutospacing="0"/>
        <w:ind w:left="1440" w:hanging="360"/>
      </w:pPr>
      <w:r w:rsidDel="00000000" w:rsidR="00000000" w:rsidRPr="00000000">
        <w:rPr>
          <w:rtl w:val="0"/>
        </w:rPr>
        <w:t xml:space="preserve">Research effect Spiked Barricades sets an absolute amount</w:t>
      </w:r>
    </w:p>
    <w:p w:rsidR="00000000" w:rsidDel="00000000" w:rsidP="00000000" w:rsidRDefault="00000000" w:rsidRPr="00000000" w14:paraId="000004A9">
      <w:pPr>
        <w:numPr>
          <w:ilvl w:val="1"/>
          <w:numId w:val="80"/>
        </w:numPr>
        <w:spacing w:after="0" w:afterAutospacing="0"/>
        <w:ind w:left="1440" w:hanging="360"/>
      </w:pPr>
      <w:r w:rsidDel="00000000" w:rsidR="00000000" w:rsidRPr="00000000">
        <w:rPr>
          <w:rtl w:val="0"/>
        </w:rPr>
        <w:t xml:space="preserve">Research effect Spiked Barricades (%) sets a factor multiplied with the received damage</w:t>
      </w:r>
    </w:p>
    <w:p w:rsidR="00000000" w:rsidDel="00000000" w:rsidP="00000000" w:rsidRDefault="00000000" w:rsidRPr="00000000" w14:paraId="000004AA">
      <w:pPr>
        <w:numPr>
          <w:ilvl w:val="2"/>
          <w:numId w:val="80"/>
        </w:numPr>
        <w:spacing w:after="0" w:afterAutospacing="0"/>
        <w:ind w:left="2160" w:hanging="360"/>
      </w:pPr>
      <w:r w:rsidDel="00000000" w:rsidR="00000000" w:rsidRPr="00000000">
        <w:rPr>
          <w:rtl w:val="0"/>
        </w:rPr>
        <w:t xml:space="preserve">This received damage refers to the damage amount dealt by the damage source before any reductions</w:t>
      </w:r>
    </w:p>
    <w:p w:rsidR="00000000" w:rsidDel="00000000" w:rsidP="00000000" w:rsidRDefault="00000000" w:rsidRPr="00000000" w14:paraId="000004AB">
      <w:pPr>
        <w:numPr>
          <w:ilvl w:val="0"/>
          <w:numId w:val="80"/>
        </w:numPr>
        <w:spacing w:after="0" w:afterAutospacing="0"/>
        <w:ind w:left="720" w:hanging="360"/>
      </w:pPr>
      <w:r w:rsidDel="00000000" w:rsidR="00000000" w:rsidRPr="00000000">
        <w:rPr>
          <w:rtl w:val="0"/>
        </w:rPr>
        <w:t xml:space="preserve">The damage is reflected before the unit with Spiked Barricades (called caster here) effectively takes damage from the damage event that triggered Spiked Barricades</w:t>
      </w:r>
    </w:p>
    <w:p w:rsidR="00000000" w:rsidDel="00000000" w:rsidP="00000000" w:rsidRDefault="00000000" w:rsidRPr="00000000" w14:paraId="000004AC">
      <w:pPr>
        <w:numPr>
          <w:ilvl w:val="1"/>
          <w:numId w:val="80"/>
        </w:numPr>
        <w:spacing w:after="0" w:afterAutospacing="0"/>
        <w:ind w:left="1440" w:hanging="360"/>
      </w:pPr>
      <w:r w:rsidDel="00000000" w:rsidR="00000000" w:rsidRPr="00000000">
        <w:rPr>
          <w:rtl w:val="0"/>
        </w:rPr>
        <w:t xml:space="preserve">The event order is: caster is about to take damage, target is about to take damage, target takes damage, caster takes damage</w:t>
      </w:r>
    </w:p>
    <w:p w:rsidR="00000000" w:rsidDel="00000000" w:rsidP="00000000" w:rsidRDefault="00000000" w:rsidRPr="00000000" w14:paraId="000004AD">
      <w:pPr>
        <w:numPr>
          <w:ilvl w:val="0"/>
          <w:numId w:val="80"/>
        </w:numPr>
        <w:spacing w:after="0" w:afterAutospacing="0"/>
        <w:ind w:left="720" w:hanging="360"/>
      </w:pPr>
      <w:r w:rsidDel="00000000" w:rsidR="00000000" w:rsidRPr="00000000">
        <w:rPr>
          <w:rtl w:val="0"/>
        </w:rPr>
        <w:t xml:space="preserve">Deals spell attack type damage, meaning magic immune units receive no reflection damage</w:t>
      </w:r>
    </w:p>
    <w:p w:rsidR="00000000" w:rsidDel="00000000" w:rsidP="00000000" w:rsidRDefault="00000000" w:rsidRPr="00000000" w14:paraId="000004AE">
      <w:pPr>
        <w:numPr>
          <w:ilvl w:val="0"/>
          <w:numId w:val="80"/>
        </w:numPr>
        <w:ind w:left="720" w:hanging="360"/>
      </w:pPr>
      <w:r w:rsidDel="00000000" w:rsidR="00000000" w:rsidRPr="00000000">
        <w:rPr>
          <w:rtl w:val="0"/>
        </w:rPr>
        <w:t xml:space="preserve">Deals defensive type damage</w:t>
      </w:r>
    </w:p>
    <w:p w:rsidR="00000000" w:rsidDel="00000000" w:rsidP="00000000" w:rsidRDefault="00000000" w:rsidRPr="00000000" w14:paraId="000004AF">
      <w:pPr>
        <w:pStyle w:val="Heading2"/>
        <w:ind w:firstLine="720"/>
        <w:rPr/>
      </w:pPr>
      <w:bookmarkStart w:colFirst="0" w:colLast="0" w:name="_4dfvrwcnmy1x" w:id="81"/>
      <w:bookmarkEnd w:id="81"/>
      <w:r w:rsidDel="00000000" w:rsidR="00000000" w:rsidRPr="00000000">
        <w:rPr>
          <w:rtl w:val="0"/>
        </w:rPr>
        <w:t xml:space="preserve">-Spirit Link: </w:t>
      </w:r>
    </w:p>
    <w:p w:rsidR="00000000" w:rsidDel="00000000" w:rsidP="00000000" w:rsidRDefault="00000000" w:rsidRPr="00000000" w14:paraId="000004B0">
      <w:pPr>
        <w:rPr/>
      </w:pPr>
      <w:r w:rsidDel="00000000" w:rsidR="00000000" w:rsidRPr="00000000">
        <w:rPr>
          <w:rtl w:val="0"/>
        </w:rPr>
        <w:tab/>
        <w:tab/>
        <w:t xml:space="preserve">Tags: </w:t>
      </w:r>
      <w:r w:rsidDel="00000000" w:rsidR="00000000" w:rsidRPr="00000000">
        <w:rPr>
          <w:color w:val="0000ff"/>
          <w:rtl w:val="0"/>
        </w:rPr>
        <w:t xml:space="preserve">[Percent Damage Taken Increase] [Percent Damage Taken Decrease]</w:t>
      </w:r>
      <w:r w:rsidDel="00000000" w:rsidR="00000000" w:rsidRPr="00000000">
        <w:rPr>
          <w:rtl w:val="0"/>
        </w:rPr>
      </w:r>
    </w:p>
    <w:p w:rsidR="00000000" w:rsidDel="00000000" w:rsidP="00000000" w:rsidRDefault="00000000" w:rsidRPr="00000000" w14:paraId="000004B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Next generation trolling, no pun intended.</w:t>
      </w:r>
    </w:p>
    <w:p w:rsidR="00000000" w:rsidDel="00000000" w:rsidP="00000000" w:rsidRDefault="00000000" w:rsidRPr="00000000" w14:paraId="000004B2">
      <w:pPr>
        <w:ind w:left="720" w:firstLine="720"/>
        <w:rPr/>
      </w:pPr>
      <w:r w:rsidDel="00000000" w:rsidR="00000000" w:rsidRPr="00000000">
        <w:rPr>
          <w:rtl w:val="0"/>
        </w:rPr>
        <w:t xml:space="preserve">Casting by AI: Casts on friendly units that are engaged</w:t>
      </w:r>
    </w:p>
    <w:p w:rsidR="00000000" w:rsidDel="00000000" w:rsidP="00000000" w:rsidRDefault="00000000" w:rsidRPr="00000000" w14:paraId="000004B3">
      <w:pPr>
        <w:ind w:left="720" w:firstLine="720"/>
        <w:rPr/>
      </w:pPr>
      <w:r w:rsidDel="00000000" w:rsidR="00000000" w:rsidRPr="00000000">
        <w:rPr>
          <w:rtl w:val="0"/>
        </w:rPr>
        <w:t xml:space="preserve">RawCode: Aspl</w:t>
      </w:r>
    </w:p>
    <w:p w:rsidR="00000000" w:rsidDel="00000000" w:rsidP="00000000" w:rsidRDefault="00000000" w:rsidRPr="00000000" w14:paraId="000004B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4B5">
      <w:pPr>
        <w:numPr>
          <w:ilvl w:val="0"/>
          <w:numId w:val="80"/>
        </w:numPr>
        <w:spacing w:after="0" w:afterAutospacing="0"/>
        <w:ind w:left="720" w:hanging="360"/>
      </w:pPr>
      <w:r w:rsidDel="00000000" w:rsidR="00000000" w:rsidRPr="00000000">
        <w:rPr>
          <w:rtl w:val="0"/>
        </w:rPr>
        <w:t xml:space="preserve">“Distributed Damage Factor” is the % of the damage redirected to other units.</w:t>
      </w:r>
    </w:p>
    <w:p w:rsidR="00000000" w:rsidDel="00000000" w:rsidP="00000000" w:rsidRDefault="00000000" w:rsidRPr="00000000" w14:paraId="000004B6">
      <w:pPr>
        <w:numPr>
          <w:ilvl w:val="1"/>
          <w:numId w:val="80"/>
        </w:numPr>
        <w:spacing w:after="0" w:afterAutospacing="0"/>
        <w:ind w:left="1440" w:hanging="360"/>
      </w:pPr>
      <w:r w:rsidDel="00000000" w:rsidR="00000000" w:rsidRPr="00000000">
        <w:rPr>
          <w:rtl w:val="0"/>
        </w:rPr>
        <w:t xml:space="preserve">At 1 and above no damage is distributed.</w:t>
      </w:r>
    </w:p>
    <w:p w:rsidR="00000000" w:rsidDel="00000000" w:rsidP="00000000" w:rsidRDefault="00000000" w:rsidRPr="00000000" w14:paraId="000004B7">
      <w:pPr>
        <w:numPr>
          <w:ilvl w:val="1"/>
          <w:numId w:val="80"/>
        </w:numPr>
        <w:spacing w:after="0" w:afterAutospacing="0"/>
        <w:ind w:left="1440" w:hanging="360"/>
      </w:pPr>
      <w:r w:rsidDel="00000000" w:rsidR="00000000" w:rsidRPr="00000000">
        <w:rPr>
          <w:rtl w:val="0"/>
        </w:rPr>
        <w:t xml:space="preserve">At 0 approx 100% is distributed to other targets.(including self)</w:t>
      </w:r>
    </w:p>
    <w:p w:rsidR="00000000" w:rsidDel="00000000" w:rsidP="00000000" w:rsidRDefault="00000000" w:rsidRPr="00000000" w14:paraId="000004B8">
      <w:pPr>
        <w:numPr>
          <w:ilvl w:val="1"/>
          <w:numId w:val="80"/>
        </w:numPr>
        <w:spacing w:after="0" w:afterAutospacing="0"/>
        <w:ind w:left="1440" w:hanging="360"/>
      </w:pPr>
      <w:r w:rsidDel="00000000" w:rsidR="00000000" w:rsidRPr="00000000">
        <w:rPr>
          <w:rtl w:val="0"/>
        </w:rPr>
        <w:t xml:space="preserve">At any value below 0, all units linked are gonna start taking more damage.</w:t>
      </w:r>
    </w:p>
    <w:p w:rsidR="00000000" w:rsidDel="00000000" w:rsidP="00000000" w:rsidRDefault="00000000" w:rsidRPr="00000000" w14:paraId="000004B9">
      <w:pPr>
        <w:numPr>
          <w:ilvl w:val="0"/>
          <w:numId w:val="80"/>
        </w:numPr>
        <w:spacing w:after="0" w:afterAutospacing="0"/>
        <w:ind w:left="720" w:hanging="360"/>
      </w:pPr>
      <w:r w:rsidDel="00000000" w:rsidR="00000000" w:rsidRPr="00000000">
        <w:rPr>
          <w:rtl w:val="0"/>
        </w:rPr>
        <w:t xml:space="preserve">The damage sharing ignores distance and whenever they are actually “linked” from the same skill cast.</w:t>
      </w:r>
    </w:p>
    <w:p w:rsidR="00000000" w:rsidDel="00000000" w:rsidP="00000000" w:rsidRDefault="00000000" w:rsidRPr="00000000" w14:paraId="000004BA">
      <w:pPr>
        <w:numPr>
          <w:ilvl w:val="1"/>
          <w:numId w:val="80"/>
        </w:numPr>
        <w:spacing w:after="0" w:afterAutospacing="0"/>
        <w:ind w:left="1440" w:hanging="360"/>
      </w:pPr>
      <w:r w:rsidDel="00000000" w:rsidR="00000000" w:rsidRPr="00000000">
        <w:rPr>
          <w:rtl w:val="0"/>
        </w:rPr>
        <w:t xml:space="preserve">In reality you can have 2 Spirit walkers on the opposite sides of the map casting the buff, and the damage will still be distributed between all units whom are “Spirit Linked”.</w:t>
      </w:r>
    </w:p>
    <w:p w:rsidR="00000000" w:rsidDel="00000000" w:rsidP="00000000" w:rsidRDefault="00000000" w:rsidRPr="00000000" w14:paraId="000004BB">
      <w:pPr>
        <w:numPr>
          <w:ilvl w:val="1"/>
          <w:numId w:val="80"/>
        </w:numPr>
        <w:spacing w:after="0" w:afterAutospacing="0"/>
        <w:ind w:left="1440" w:hanging="360"/>
      </w:pPr>
      <w:r w:rsidDel="00000000" w:rsidR="00000000" w:rsidRPr="00000000">
        <w:rPr>
          <w:rtl w:val="0"/>
        </w:rPr>
        <w:t xml:space="preserve">The link also works towards allied units with the buff.</w:t>
      </w:r>
    </w:p>
    <w:p w:rsidR="00000000" w:rsidDel="00000000" w:rsidP="00000000" w:rsidRDefault="00000000" w:rsidRPr="00000000" w14:paraId="000004BC">
      <w:pPr>
        <w:numPr>
          <w:ilvl w:val="2"/>
          <w:numId w:val="80"/>
        </w:numPr>
        <w:spacing w:after="0" w:afterAutospacing="0"/>
        <w:ind w:left="2160" w:hanging="360"/>
      </w:pPr>
      <w:r w:rsidDel="00000000" w:rsidR="00000000" w:rsidRPr="00000000">
        <w:rPr>
          <w:rtl w:val="0"/>
        </w:rPr>
        <w:t xml:space="preserve">So technically in a melee game you can apply the buff to your allies peasants and then run a few tanky suicidal units into the enemy base.</w:t>
      </w:r>
    </w:p>
    <w:p w:rsidR="00000000" w:rsidDel="00000000" w:rsidP="00000000" w:rsidRDefault="00000000" w:rsidRPr="00000000" w14:paraId="000004BD">
      <w:pPr>
        <w:numPr>
          <w:ilvl w:val="1"/>
          <w:numId w:val="80"/>
        </w:numPr>
        <w:ind w:left="1440" w:hanging="360"/>
      </w:pPr>
      <w:r w:rsidDel="00000000" w:rsidR="00000000" w:rsidRPr="00000000">
        <w:rPr>
          <w:rtl w:val="0"/>
        </w:rPr>
        <w:t xml:space="preserve">Does not share the “unit takes damage” with enemies. But if you throw the buff at an enemy they will get their own sided buff.</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numPr>
          <w:ilvl w:val="0"/>
          <w:numId w:val="80"/>
        </w:numPr>
        <w:spacing w:after="0" w:afterAutospacing="0"/>
        <w:ind w:left="720" w:hanging="360"/>
      </w:pPr>
      <w:r w:rsidDel="00000000" w:rsidR="00000000" w:rsidRPr="00000000">
        <w:rPr>
          <w:rtl w:val="0"/>
        </w:rPr>
        <w:t xml:space="preserve">You can reverse the spell to deal more damage to linked enemy units by having a dummy (owned by target enemy unit) cast the spell. However this change for whatever reason is known to desync as of 1.31.1 </w:t>
      </w:r>
      <w:r w:rsidDel="00000000" w:rsidR="00000000" w:rsidRPr="00000000">
        <w:rPr>
          <w:color w:val="660000"/>
          <w:rtl w:val="0"/>
        </w:rPr>
        <w:t xml:space="preserve">(</w:t>
      </w:r>
      <w:r w:rsidDel="00000000" w:rsidR="00000000" w:rsidRPr="00000000">
        <w:rPr>
          <w:color w:val="9900ff"/>
          <w:rtl w:val="0"/>
        </w:rPr>
        <w:t xml:space="preserve">Nudl</w:t>
      </w:r>
      <w:r w:rsidDel="00000000" w:rsidR="00000000" w:rsidRPr="00000000">
        <w:rPr>
          <w:color w:val="660000"/>
          <w:rtl w:val="0"/>
        </w:rPr>
        <w:t xml:space="preserve">)</w:t>
      </w:r>
    </w:p>
    <w:p w:rsidR="00000000" w:rsidDel="00000000" w:rsidP="00000000" w:rsidRDefault="00000000" w:rsidRPr="00000000" w14:paraId="000004C0">
      <w:pPr>
        <w:numPr>
          <w:ilvl w:val="0"/>
          <w:numId w:val="80"/>
        </w:numPr>
        <w:ind w:left="720" w:hanging="360"/>
      </w:pPr>
      <w:r w:rsidDel="00000000" w:rsidR="00000000" w:rsidRPr="00000000">
        <w:rPr>
          <w:rtl w:val="0"/>
        </w:rPr>
        <w:t xml:space="preserve">Deals spirit link type damage</w:t>
      </w:r>
    </w:p>
    <w:p w:rsidR="00000000" w:rsidDel="00000000" w:rsidP="00000000" w:rsidRDefault="00000000" w:rsidRPr="00000000" w14:paraId="000004C1">
      <w:pPr>
        <w:pStyle w:val="Heading2"/>
        <w:rPr>
          <w:b w:val="1"/>
          <w:bCs w:val="1"/>
        </w:rPr>
      </w:pPr>
      <w:bookmarkStart w:colFirst="0" w:colLast="0" w:name="_klswl2nspvtl" w:id="82"/>
      <w:bookmarkEnd w:id="82"/>
      <w:r w:rsidDel="00000000" w:rsidR="00000000" w:rsidRPr="00000000">
        <w:rPr>
          <w:rtl w:val="0"/>
        </w:rPr>
        <w:tab/>
      </w:r>
      <w:r w:rsidDel="00000000" w:rsidR="00000000" w:rsidRPr="00000000">
        <w:rPr>
          <w:b w:val="1"/>
          <w:bCs w:val="1"/>
          <w:rtl w:val="0"/>
        </w:rPr>
        <w:t xml:space="preserve">-Stand Down:</w:t>
      </w:r>
    </w:p>
    <w:p w:rsidR="00000000" w:rsidDel="00000000" w:rsidP="00000000" w:rsidRDefault="00000000" w:rsidRPr="00000000" w14:paraId="000004C2">
      <w:pPr>
        <w:rPr/>
      </w:pPr>
      <w:r w:rsidDel="00000000" w:rsidR="00000000" w:rsidRPr="00000000">
        <w:rPr>
          <w:rtl w:val="0"/>
        </w:rPr>
        <w:tab/>
        <w:tab/>
        <w:t xml:space="preserve">Tags:</w:t>
      </w:r>
      <w:r w:rsidDel="00000000" w:rsidR="00000000" w:rsidRPr="00000000">
        <w:rPr>
          <w:color w:val="0000ff"/>
          <w:rtl w:val="0"/>
        </w:rPr>
        <w:t xml:space="preserve"> [TODO]</w:t>
      </w:r>
      <w:r w:rsidDel="00000000" w:rsidR="00000000" w:rsidRPr="00000000">
        <w:rPr>
          <w:rtl w:val="0"/>
        </w:rPr>
      </w:r>
    </w:p>
    <w:p w:rsidR="00000000" w:rsidDel="00000000" w:rsidP="00000000" w:rsidRDefault="00000000" w:rsidRPr="00000000" w14:paraId="000004C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4C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4C5">
      <w:pPr>
        <w:numPr>
          <w:ilvl w:val="0"/>
          <w:numId w:val="80"/>
        </w:numPr>
        <w:ind w:left="720" w:hanging="360"/>
      </w:pPr>
      <w:r w:rsidDel="00000000" w:rsidR="00000000" w:rsidRPr="00000000">
        <w:rPr>
          <w:rtl w:val="0"/>
        </w:rPr>
        <w:t xml:space="preserve">Null</w:t>
      </w:r>
    </w:p>
    <w:p w:rsidR="00000000" w:rsidDel="00000000" w:rsidP="00000000" w:rsidRDefault="00000000" w:rsidRPr="00000000" w14:paraId="000004C6">
      <w:pPr>
        <w:pStyle w:val="Heading2"/>
        <w:rPr>
          <w:b w:val="1"/>
          <w:bCs w:val="1"/>
        </w:rPr>
      </w:pPr>
      <w:bookmarkStart w:colFirst="0" w:colLast="0" w:name="_2n7mtxb64us1" w:id="83"/>
      <w:bookmarkEnd w:id="83"/>
      <w:r w:rsidDel="00000000" w:rsidR="00000000" w:rsidRPr="00000000">
        <w:rPr>
          <w:rtl w:val="0"/>
        </w:rPr>
        <w:tab/>
      </w:r>
      <w:r w:rsidDel="00000000" w:rsidR="00000000" w:rsidRPr="00000000">
        <w:rPr>
          <w:b w:val="1"/>
          <w:bCs w:val="1"/>
          <w:rtl w:val="0"/>
        </w:rPr>
        <w:t xml:space="preserve">-Stasis Trap:</w:t>
      </w:r>
    </w:p>
    <w:p w:rsidR="00000000" w:rsidDel="00000000" w:rsidP="00000000" w:rsidRDefault="00000000" w:rsidRPr="00000000" w14:paraId="000004C7">
      <w:pPr>
        <w:rPr/>
      </w:pPr>
      <w:r w:rsidDel="00000000" w:rsidR="00000000" w:rsidRPr="00000000">
        <w:rPr>
          <w:rtl w:val="0"/>
        </w:rPr>
        <w:tab/>
        <w:tab/>
        <w:t xml:space="preserve">Tags:</w:t>
      </w:r>
      <w:r w:rsidDel="00000000" w:rsidR="00000000" w:rsidRPr="00000000">
        <w:rPr>
          <w:color w:val="0000ff"/>
          <w:rtl w:val="0"/>
        </w:rPr>
        <w:t xml:space="preserve"> [Summon]</w:t>
      </w:r>
      <w:r w:rsidDel="00000000" w:rsidR="00000000" w:rsidRPr="00000000">
        <w:rPr>
          <w:rtl w:val="0"/>
        </w:rPr>
      </w:r>
    </w:p>
    <w:p w:rsidR="00000000" w:rsidDel="00000000" w:rsidP="00000000" w:rsidRDefault="00000000" w:rsidRPr="00000000" w14:paraId="000004C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4C9">
      <w:pPr>
        <w:ind w:left="720" w:firstLine="720"/>
        <w:rPr/>
      </w:pPr>
      <w:r w:rsidDel="00000000" w:rsidR="00000000" w:rsidRPr="00000000">
        <w:rPr>
          <w:rtl w:val="0"/>
        </w:rPr>
        <w:t xml:space="preserve">RawCode: Asta</w:t>
      </w:r>
    </w:p>
    <w:p w:rsidR="00000000" w:rsidDel="00000000" w:rsidP="00000000" w:rsidRDefault="00000000" w:rsidRPr="00000000" w14:paraId="000004C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4CB">
      <w:pPr>
        <w:numPr>
          <w:ilvl w:val="0"/>
          <w:numId w:val="80"/>
        </w:numPr>
        <w:spacing w:after="0" w:afterAutospacing="0"/>
        <w:ind w:left="720" w:hanging="360"/>
      </w:pPr>
      <w:r w:rsidDel="00000000" w:rsidR="00000000" w:rsidRPr="00000000">
        <w:rPr>
          <w:rtl w:val="0"/>
        </w:rPr>
        <w:t xml:space="preserve">Targeted Summon Skill.</w:t>
      </w:r>
    </w:p>
    <w:p w:rsidR="00000000" w:rsidDel="00000000" w:rsidP="00000000" w:rsidRDefault="00000000" w:rsidRPr="00000000" w14:paraId="000004CC">
      <w:pPr>
        <w:numPr>
          <w:ilvl w:val="0"/>
          <w:numId w:val="80"/>
        </w:numPr>
        <w:spacing w:after="0" w:afterAutospacing="0"/>
        <w:ind w:left="720" w:hanging="360"/>
      </w:pPr>
      <w:r w:rsidDel="00000000" w:rsidR="00000000" w:rsidRPr="00000000">
        <w:rPr>
          <w:rtl w:val="0"/>
        </w:rPr>
        <w:t xml:space="preserve">Summon will turn invisible at the end of Data - Activation Delay </w:t>
      </w:r>
      <w:r w:rsidDel="00000000" w:rsidR="00000000" w:rsidRPr="00000000">
        <w:rPr>
          <w:color w:val="9900ff"/>
          <w:rtl w:val="0"/>
        </w:rPr>
        <w:t xml:space="preserve">(Khyrberos, 1.26.0.6401) </w:t>
      </w:r>
      <w:r w:rsidDel="00000000" w:rsidR="00000000" w:rsidRPr="00000000">
        <w:rPr>
          <w:rtl w:val="0"/>
        </w:rPr>
      </w:r>
    </w:p>
    <w:p w:rsidR="00000000" w:rsidDel="00000000" w:rsidP="00000000" w:rsidRDefault="00000000" w:rsidRPr="00000000" w14:paraId="000004CD">
      <w:pPr>
        <w:numPr>
          <w:ilvl w:val="0"/>
          <w:numId w:val="80"/>
        </w:numPr>
        <w:spacing w:after="0" w:afterAutospacing="0"/>
        <w:ind w:left="720" w:hanging="360"/>
      </w:pPr>
      <w:r w:rsidDel="00000000" w:rsidR="00000000" w:rsidRPr="00000000">
        <w:rPr>
          <w:rtl w:val="0"/>
        </w:rPr>
        <w:t xml:space="preserve">Data - Stun Duration: Unit stun duration.</w:t>
      </w:r>
    </w:p>
    <w:p w:rsidR="00000000" w:rsidDel="00000000" w:rsidP="00000000" w:rsidRDefault="00000000" w:rsidRPr="00000000" w14:paraId="000004CE">
      <w:pPr>
        <w:numPr>
          <w:ilvl w:val="0"/>
          <w:numId w:val="80"/>
        </w:numPr>
        <w:spacing w:after="0" w:afterAutospacing="0"/>
        <w:ind w:left="720" w:hanging="360"/>
      </w:pPr>
      <w:r w:rsidDel="00000000" w:rsidR="00000000" w:rsidRPr="00000000">
        <w:rPr>
          <w:rtl w:val="0"/>
        </w:rPr>
        <w:t xml:space="preserve">Stats - Duration - Hero: Hero stun duration.  </w:t>
      </w:r>
      <w:r w:rsidDel="00000000" w:rsidR="00000000" w:rsidRPr="00000000">
        <w:rPr>
          <w:color w:val="9900ff"/>
          <w:rtl w:val="0"/>
        </w:rPr>
        <w:t xml:space="preserve">(TGleds)</w:t>
      </w:r>
      <w:r w:rsidDel="00000000" w:rsidR="00000000" w:rsidRPr="00000000">
        <w:rPr>
          <w:rtl w:val="0"/>
        </w:rPr>
      </w:r>
    </w:p>
    <w:p w:rsidR="00000000" w:rsidDel="00000000" w:rsidP="00000000" w:rsidRDefault="00000000" w:rsidRPr="00000000" w14:paraId="000004CF">
      <w:pPr>
        <w:numPr>
          <w:ilvl w:val="0"/>
          <w:numId w:val="80"/>
        </w:numPr>
        <w:spacing w:after="0" w:afterAutospacing="0"/>
        <w:ind w:left="720" w:hanging="360"/>
      </w:pPr>
      <w:r w:rsidDel="00000000" w:rsidR="00000000" w:rsidRPr="00000000">
        <w:rPr>
          <w:rtl w:val="0"/>
        </w:rPr>
        <w:t xml:space="preserve">Setting stun duration to 0 makes it infinite, to avoid this put 0.01</w:t>
      </w:r>
    </w:p>
    <w:p w:rsidR="00000000" w:rsidDel="00000000" w:rsidP="00000000" w:rsidRDefault="00000000" w:rsidRPr="00000000" w14:paraId="000004D0">
      <w:pPr>
        <w:numPr>
          <w:ilvl w:val="0"/>
          <w:numId w:val="80"/>
        </w:numPr>
        <w:spacing w:after="0" w:afterAutospacing="0"/>
        <w:ind w:left="720" w:hanging="360"/>
      </w:pPr>
      <w:r w:rsidDel="00000000" w:rsidR="00000000" w:rsidRPr="00000000">
        <w:rPr>
          <w:rtl w:val="0"/>
        </w:rPr>
        <w:t xml:space="preserve">Data - Detonation Radius: Determines the AoE range of the Stun…  But also the size of the AoE targeting image for the Casting Unit </w:t>
      </w:r>
      <w:r w:rsidDel="00000000" w:rsidR="00000000" w:rsidRPr="00000000">
        <w:rPr>
          <w:color w:val="9900ff"/>
          <w:rtl w:val="0"/>
        </w:rPr>
        <w:t xml:space="preserve">(Khyrberos, 1.26.0.6401) </w:t>
      </w:r>
      <w:r w:rsidDel="00000000" w:rsidR="00000000" w:rsidRPr="00000000">
        <w:rPr>
          <w:rtl w:val="0"/>
        </w:rPr>
      </w:r>
    </w:p>
    <w:p w:rsidR="00000000" w:rsidDel="00000000" w:rsidP="00000000" w:rsidRDefault="00000000" w:rsidRPr="00000000" w14:paraId="000004D1">
      <w:pPr>
        <w:numPr>
          <w:ilvl w:val="0"/>
          <w:numId w:val="80"/>
        </w:numPr>
        <w:spacing w:after="0" w:afterAutospacing="0"/>
        <w:ind w:left="720" w:hanging="360"/>
      </w:pPr>
      <w:r w:rsidDel="00000000" w:rsidR="00000000" w:rsidRPr="00000000">
        <w:rPr>
          <w:rtl w:val="0"/>
        </w:rPr>
        <w:t xml:space="preserve">Data - Detection Radius:  Determines how close a target needs to get to the summoned unit before it will ‘detonate’ (IF it has already been ‘primed’) </w:t>
      </w:r>
      <w:r w:rsidDel="00000000" w:rsidR="00000000" w:rsidRPr="00000000">
        <w:rPr>
          <w:color w:val="9900ff"/>
          <w:rtl w:val="0"/>
        </w:rPr>
        <w:t xml:space="preserve">(Khyrberos, 1.26.0.6401) </w:t>
      </w:r>
      <w:r w:rsidDel="00000000" w:rsidR="00000000" w:rsidRPr="00000000">
        <w:rPr>
          <w:rtl w:val="0"/>
        </w:rPr>
      </w:r>
    </w:p>
    <w:p w:rsidR="00000000" w:rsidDel="00000000" w:rsidP="00000000" w:rsidRDefault="00000000" w:rsidRPr="00000000" w14:paraId="000004D2">
      <w:pPr>
        <w:numPr>
          <w:ilvl w:val="0"/>
          <w:numId w:val="80"/>
        </w:numPr>
        <w:spacing w:after="0" w:afterAutospacing="0"/>
        <w:ind w:left="720" w:hanging="360"/>
      </w:pPr>
      <w:r w:rsidDel="00000000" w:rsidR="00000000" w:rsidRPr="00000000">
        <w:rPr>
          <w:rtl w:val="0"/>
        </w:rPr>
        <w:t xml:space="preserve">Data - Activation Delay:  Determines the amount of time before the summoned unit A) turns invisible &amp; B) becomes ‘primed’ (able to ‘trigger’ on a target in its Detonation Radius, turning visible momentarily, dying, and creating the AoE stun). </w:t>
      </w:r>
      <w:r w:rsidDel="00000000" w:rsidR="00000000" w:rsidRPr="00000000">
        <w:rPr>
          <w:color w:val="9900ff"/>
          <w:rtl w:val="0"/>
        </w:rPr>
        <w:t xml:space="preserve">(Khyrberos, 1.26.0.6401) </w:t>
      </w:r>
      <w:r w:rsidDel="00000000" w:rsidR="00000000" w:rsidRPr="00000000">
        <w:rPr>
          <w:rtl w:val="0"/>
        </w:rPr>
      </w:r>
    </w:p>
    <w:p w:rsidR="00000000" w:rsidDel="00000000" w:rsidP="00000000" w:rsidRDefault="00000000" w:rsidRPr="00000000" w14:paraId="000004D3">
      <w:pPr>
        <w:numPr>
          <w:ilvl w:val="1"/>
          <w:numId w:val="80"/>
        </w:numPr>
        <w:spacing w:after="0" w:afterAutospacing="0"/>
        <w:ind w:left="1440" w:hanging="360"/>
      </w:pPr>
      <w:r w:rsidDel="00000000" w:rsidR="00000000" w:rsidRPr="00000000">
        <w:rPr>
          <w:rtl w:val="0"/>
        </w:rPr>
        <w:t xml:space="preserve">At X &gt; 1, it takes X seconds to do this.</w:t>
      </w:r>
    </w:p>
    <w:p w:rsidR="00000000" w:rsidDel="00000000" w:rsidP="00000000" w:rsidRDefault="00000000" w:rsidRPr="00000000" w14:paraId="000004D4">
      <w:pPr>
        <w:numPr>
          <w:ilvl w:val="1"/>
          <w:numId w:val="80"/>
        </w:numPr>
        <w:spacing w:after="0" w:afterAutospacing="0"/>
        <w:ind w:left="1440" w:hanging="360"/>
      </w:pPr>
      <w:r w:rsidDel="00000000" w:rsidR="00000000" w:rsidRPr="00000000">
        <w:rPr>
          <w:rtl w:val="0"/>
        </w:rPr>
        <w:t xml:space="preserve">At X =&lt; 0, it is summoned immediately ‘primed’ (invisible &amp; able to ‘trigger’)</w:t>
      </w:r>
    </w:p>
    <w:p w:rsidR="00000000" w:rsidDel="00000000" w:rsidP="00000000" w:rsidRDefault="00000000" w:rsidRPr="00000000" w14:paraId="000004D5">
      <w:pPr>
        <w:numPr>
          <w:ilvl w:val="0"/>
          <w:numId w:val="80"/>
        </w:numPr>
        <w:spacing w:after="0" w:afterAutospacing="0"/>
        <w:ind w:left="720" w:hanging="360"/>
      </w:pPr>
      <w:r w:rsidDel="00000000" w:rsidR="00000000" w:rsidRPr="00000000">
        <w:rPr>
          <w:rtl w:val="0"/>
        </w:rPr>
        <w:t xml:space="preserve">Stats - Duration - Normal: Timed life of the summoned ward.</w:t>
      </w:r>
    </w:p>
    <w:p w:rsidR="00000000" w:rsidDel="00000000" w:rsidP="00000000" w:rsidRDefault="00000000" w:rsidRPr="00000000" w14:paraId="000004D6">
      <w:pPr>
        <w:numPr>
          <w:ilvl w:val="1"/>
          <w:numId w:val="80"/>
        </w:numPr>
        <w:spacing w:after="0" w:afterAutospacing="0"/>
        <w:ind w:left="1440" w:hanging="360"/>
      </w:pPr>
      <w:r w:rsidDel="00000000" w:rsidR="00000000" w:rsidRPr="00000000">
        <w:rPr>
          <w:rtl w:val="0"/>
        </w:rPr>
        <w:t xml:space="preserve">Modifying the normal duration through BlzSetAbilityRealLevelField will prevent Stasis Trap from stunning.</w:t>
      </w:r>
    </w:p>
    <w:p w:rsidR="00000000" w:rsidDel="00000000" w:rsidP="00000000" w:rsidRDefault="00000000" w:rsidRPr="00000000" w14:paraId="000004D7">
      <w:pPr>
        <w:numPr>
          <w:ilvl w:val="1"/>
          <w:numId w:val="80"/>
        </w:numPr>
        <w:ind w:left="1440" w:hanging="360"/>
      </w:pPr>
      <w:r w:rsidDel="00000000" w:rsidR="00000000" w:rsidRPr="00000000">
        <w:rPr>
          <w:rtl w:val="0"/>
        </w:rPr>
        <w:t xml:space="preserve">Setting it to 0 will remove the timed life</w:t>
      </w:r>
    </w:p>
    <w:p w:rsidR="00000000" w:rsidDel="00000000" w:rsidP="00000000" w:rsidRDefault="00000000" w:rsidRPr="00000000" w14:paraId="000004D8">
      <w:pPr>
        <w:pStyle w:val="Heading2"/>
        <w:rPr>
          <w:b w:val="1"/>
          <w:bCs w:val="1"/>
        </w:rPr>
      </w:pPr>
      <w:bookmarkStart w:colFirst="0" w:colLast="0" w:name="_fxr2zogjauv2" w:id="84"/>
      <w:bookmarkEnd w:id="84"/>
      <w:r w:rsidDel="00000000" w:rsidR="00000000" w:rsidRPr="00000000">
        <w:rPr>
          <w:rtl w:val="0"/>
        </w:rPr>
        <w:tab/>
      </w:r>
      <w:r w:rsidDel="00000000" w:rsidR="00000000" w:rsidRPr="00000000">
        <w:rPr>
          <w:b w:val="1"/>
          <w:bCs w:val="1"/>
          <w:rtl w:val="0"/>
        </w:rPr>
        <w:t xml:space="preserve">-Unstable Concoction:</w:t>
      </w:r>
    </w:p>
    <w:p w:rsidR="00000000" w:rsidDel="00000000" w:rsidP="00000000" w:rsidRDefault="00000000" w:rsidRPr="00000000" w14:paraId="000004D9">
      <w:pPr>
        <w:rPr/>
      </w:pPr>
      <w:r w:rsidDel="00000000" w:rsidR="00000000" w:rsidRPr="00000000">
        <w:rPr>
          <w:rtl w:val="0"/>
        </w:rPr>
        <w:tab/>
        <w:tab/>
        <w:t xml:space="preserve">Tags:</w:t>
      </w:r>
      <w:r w:rsidDel="00000000" w:rsidR="00000000" w:rsidRPr="00000000">
        <w:rPr>
          <w:color w:val="0000ff"/>
          <w:rtl w:val="0"/>
        </w:rPr>
        <w:t xml:space="preserve"> [TODO]</w:t>
      </w:r>
      <w:r w:rsidDel="00000000" w:rsidR="00000000" w:rsidRPr="00000000">
        <w:rPr>
          <w:rtl w:val="0"/>
        </w:rPr>
      </w:r>
    </w:p>
    <w:p w:rsidR="00000000" w:rsidDel="00000000" w:rsidP="00000000" w:rsidRDefault="00000000" w:rsidRPr="00000000" w14:paraId="000004D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4DB">
      <w:pPr>
        <w:ind w:left="720" w:firstLine="720"/>
        <w:rPr/>
      </w:pPr>
      <w:r w:rsidDel="00000000" w:rsidR="00000000" w:rsidRPr="00000000">
        <w:rPr>
          <w:rtl w:val="0"/>
        </w:rPr>
        <w:t xml:space="preserve">RawCode: Auco</w:t>
      </w:r>
    </w:p>
    <w:p w:rsidR="00000000" w:rsidDel="00000000" w:rsidP="00000000" w:rsidRDefault="00000000" w:rsidRPr="00000000" w14:paraId="000004DC">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 </w:t>
      </w:r>
    </w:p>
    <w:p w:rsidR="00000000" w:rsidDel="00000000" w:rsidP="00000000" w:rsidRDefault="00000000" w:rsidRPr="00000000" w14:paraId="000004DD">
      <w:pPr>
        <w:numPr>
          <w:ilvl w:val="0"/>
          <w:numId w:val="80"/>
        </w:numPr>
        <w:spacing w:after="0" w:afterAutospacing="0"/>
        <w:ind w:left="720" w:hanging="360"/>
      </w:pPr>
      <w:r w:rsidDel="00000000" w:rsidR="00000000" w:rsidRPr="00000000">
        <w:rPr>
          <w:rtl w:val="0"/>
        </w:rPr>
        <w:t xml:space="preserve">Data - Full Damage Amount</w:t>
      </w:r>
    </w:p>
    <w:p w:rsidR="00000000" w:rsidDel="00000000" w:rsidP="00000000" w:rsidRDefault="00000000" w:rsidRPr="00000000" w14:paraId="000004DE">
      <w:pPr>
        <w:numPr>
          <w:ilvl w:val="1"/>
          <w:numId w:val="80"/>
        </w:numPr>
        <w:spacing w:after="0" w:afterAutospacing="0"/>
        <w:ind w:left="1440" w:hanging="360"/>
      </w:pPr>
      <w:r w:rsidDel="00000000" w:rsidR="00000000" w:rsidRPr="00000000">
        <w:rPr>
          <w:rtl w:val="0"/>
        </w:rPr>
        <w:t xml:space="preserve">Negative Value heals instead.</w:t>
      </w:r>
    </w:p>
    <w:p w:rsidR="00000000" w:rsidDel="00000000" w:rsidP="00000000" w:rsidRDefault="00000000" w:rsidRPr="00000000" w14:paraId="000004DF">
      <w:pPr>
        <w:numPr>
          <w:ilvl w:val="0"/>
          <w:numId w:val="80"/>
        </w:numPr>
        <w:spacing w:after="0" w:afterAutospacing="0"/>
        <w:ind w:left="720" w:hanging="360"/>
      </w:pPr>
      <w:r w:rsidDel="00000000" w:rsidR="00000000" w:rsidRPr="00000000">
        <w:rPr>
          <w:rtl w:val="0"/>
        </w:rPr>
        <w:t xml:space="preserve">Data - Move Speed Bonus</w:t>
      </w:r>
    </w:p>
    <w:p w:rsidR="00000000" w:rsidDel="00000000" w:rsidP="00000000" w:rsidRDefault="00000000" w:rsidRPr="00000000" w14:paraId="000004E0">
      <w:pPr>
        <w:numPr>
          <w:ilvl w:val="1"/>
          <w:numId w:val="80"/>
        </w:numPr>
        <w:spacing w:after="0" w:afterAutospacing="0"/>
        <w:ind w:left="1440" w:hanging="360"/>
      </w:pPr>
      <w:r w:rsidDel="00000000" w:rsidR="00000000" w:rsidRPr="00000000">
        <w:rPr>
          <w:rtl w:val="0"/>
        </w:rPr>
        <w:t xml:space="preserve">Add to base movement speed, not current movement speed.</w:t>
      </w:r>
    </w:p>
    <w:p w:rsidR="00000000" w:rsidDel="00000000" w:rsidP="00000000" w:rsidRDefault="00000000" w:rsidRPr="00000000" w14:paraId="000004E1">
      <w:pPr>
        <w:numPr>
          <w:ilvl w:val="1"/>
          <w:numId w:val="80"/>
        </w:numPr>
        <w:spacing w:after="0" w:afterAutospacing="0"/>
        <w:ind w:left="1440" w:hanging="360"/>
      </w:pPr>
      <w:r w:rsidDel="00000000" w:rsidR="00000000" w:rsidRPr="00000000">
        <w:rPr>
          <w:rtl w:val="0"/>
        </w:rPr>
        <w:t xml:space="preserve">Negative Value reduces speed.</w:t>
      </w:r>
    </w:p>
    <w:p w:rsidR="00000000" w:rsidDel="00000000" w:rsidP="00000000" w:rsidRDefault="00000000" w:rsidRPr="00000000" w14:paraId="000004E2">
      <w:pPr>
        <w:numPr>
          <w:ilvl w:val="1"/>
          <w:numId w:val="80"/>
        </w:numPr>
        <w:spacing w:after="0" w:afterAutospacing="0"/>
        <w:ind w:left="1440" w:hanging="360"/>
      </w:pPr>
      <w:r w:rsidDel="00000000" w:rsidR="00000000" w:rsidRPr="00000000">
        <w:rPr>
          <w:rtl w:val="0"/>
        </w:rPr>
        <w:t xml:space="preserve">At some point when this value exceeds the current movement speed of the unit, it will become an instant cast without a projectile.</w:t>
      </w:r>
    </w:p>
    <w:p w:rsidR="00000000" w:rsidDel="00000000" w:rsidP="00000000" w:rsidRDefault="00000000" w:rsidRPr="00000000" w14:paraId="000004E3">
      <w:pPr>
        <w:numPr>
          <w:ilvl w:val="0"/>
          <w:numId w:val="80"/>
        </w:numPr>
        <w:spacing w:after="0" w:afterAutospacing="0"/>
        <w:ind w:left="720" w:hanging="360"/>
      </w:pPr>
      <w:r w:rsidDel="00000000" w:rsidR="00000000" w:rsidRPr="00000000">
        <w:rPr>
          <w:rtl w:val="0"/>
        </w:rPr>
        <w:t xml:space="preserve">This ability hides the caster with conditions similar to Storm, Earth and Fire. It casts a projectile having the model of the casting unit, then turn the caster into a hidden state with unremoveable invulnerability. The caster can be given back moveability.  As long as the projectile didn’t hit the target the caster is not killed.</w:t>
      </w:r>
    </w:p>
    <w:p w:rsidR="00000000" w:rsidDel="00000000" w:rsidP="00000000" w:rsidRDefault="00000000" w:rsidRPr="00000000" w14:paraId="000004E4">
      <w:pPr>
        <w:numPr>
          <w:ilvl w:val="0"/>
          <w:numId w:val="80"/>
        </w:numPr>
        <w:spacing w:after="0" w:afterAutospacing="0"/>
        <w:ind w:left="720" w:hanging="360"/>
      </w:pPr>
      <w:r w:rsidDel="00000000" w:rsidR="00000000" w:rsidRPr="00000000">
        <w:rPr>
          <w:rtl w:val="0"/>
        </w:rPr>
        <w:t xml:space="preserve">If the target dies, the projectile keeps moving towards the target’s dying position. If the target revives while the projectile keeps moving it still follows the target.</w:t>
      </w:r>
    </w:p>
    <w:p w:rsidR="00000000" w:rsidDel="00000000" w:rsidP="00000000" w:rsidRDefault="00000000" w:rsidRPr="00000000" w14:paraId="000004E5">
      <w:pPr>
        <w:numPr>
          <w:ilvl w:val="0"/>
          <w:numId w:val="80"/>
        </w:numPr>
        <w:spacing w:after="0" w:afterAutospacing="0"/>
        <w:ind w:left="720" w:hanging="360"/>
      </w:pPr>
      <w:r w:rsidDel="00000000" w:rsidR="00000000" w:rsidRPr="00000000">
        <w:rPr>
          <w:rtl w:val="0"/>
        </w:rPr>
        <w:t xml:space="preserve">If this ability is cast multiple times, the caster is only truly killed when all of the projectiles land. And the invulnerability is removed thereafter.</w:t>
      </w:r>
    </w:p>
    <w:p w:rsidR="00000000" w:rsidDel="00000000" w:rsidP="00000000" w:rsidRDefault="00000000" w:rsidRPr="00000000" w14:paraId="000004E6">
      <w:pPr>
        <w:numPr>
          <w:ilvl w:val="0"/>
          <w:numId w:val="80"/>
        </w:numPr>
        <w:spacing w:after="0" w:afterAutospacing="0"/>
        <w:ind w:left="720" w:hanging="360"/>
      </w:pPr>
      <w:r w:rsidDel="00000000" w:rsidR="00000000" w:rsidRPr="00000000">
        <w:rPr>
          <w:rtl w:val="0"/>
        </w:rPr>
        <w:t xml:space="preserve">After impacting, the dying location of the caster is set to the impacting point.</w:t>
      </w:r>
    </w:p>
    <w:p w:rsidR="00000000" w:rsidDel="00000000" w:rsidP="00000000" w:rsidRDefault="00000000" w:rsidRPr="00000000" w14:paraId="000004E7">
      <w:pPr>
        <w:numPr>
          <w:ilvl w:val="0"/>
          <w:numId w:val="80"/>
        </w:numPr>
        <w:spacing w:after="0" w:afterAutospacing="0"/>
        <w:ind w:left="720" w:hanging="360"/>
      </w:pPr>
      <w:r w:rsidDel="00000000" w:rsidR="00000000" w:rsidRPr="00000000">
        <w:rPr>
          <w:rtl w:val="0"/>
        </w:rPr>
        <w:t xml:space="preserve">If you change the Targets Allowed to include friendlies, you can still cast this ability on them, but the caster won’t die when you do. They’ll just go flying at the target and then stop.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 </w:t>
      </w:r>
    </w:p>
    <w:p w:rsidR="00000000" w:rsidDel="00000000" w:rsidP="00000000" w:rsidRDefault="00000000" w:rsidRPr="00000000" w14:paraId="000004E8">
      <w:pPr>
        <w:numPr>
          <w:ilvl w:val="0"/>
          <w:numId w:val="80"/>
        </w:numPr>
        <w:spacing w:after="0" w:afterAutospacing="0"/>
        <w:ind w:left="720" w:hanging="360"/>
        <w:rPr>
          <w:color w:val="ff9900"/>
        </w:rPr>
      </w:pPr>
      <w:r w:rsidDel="00000000" w:rsidR="00000000" w:rsidRPr="00000000">
        <w:rPr>
          <w:color w:val="ff9900"/>
          <w:rtl w:val="0"/>
        </w:rPr>
        <w:t xml:space="preserve">I did some tests on 1.32.10, changing targets allowed to Allied, Friend, Ground makes the unit explode an ally and itself. Tested on ground units.  In 1.31.1.12173 does nothing when cast on self.</w:t>
      </w:r>
    </w:p>
    <w:p w:rsidR="00000000" w:rsidDel="00000000" w:rsidP="00000000" w:rsidRDefault="00000000" w:rsidRPr="00000000" w14:paraId="000004E9">
      <w:pPr>
        <w:numPr>
          <w:ilvl w:val="0"/>
          <w:numId w:val="80"/>
        </w:numPr>
        <w:spacing w:after="0" w:afterAutospacing="0"/>
        <w:ind w:left="720" w:hanging="360"/>
      </w:pPr>
      <w:r w:rsidDel="00000000" w:rsidR="00000000" w:rsidRPr="00000000">
        <w:rPr>
          <w:rtl w:val="0"/>
        </w:rPr>
        <w:t xml:space="preserve">The caster does not always die. If the target unit is invulnerable or hidden upon impacting the caster will takes the projectile places instantly.</w:t>
      </w:r>
    </w:p>
    <w:p w:rsidR="00000000" w:rsidDel="00000000" w:rsidP="00000000" w:rsidRDefault="00000000" w:rsidRPr="00000000" w14:paraId="000004EA">
      <w:pPr>
        <w:numPr>
          <w:ilvl w:val="0"/>
          <w:numId w:val="80"/>
        </w:numPr>
        <w:ind w:left="720" w:hanging="360"/>
        <w:rPr>
          <w:color w:val="ff0000"/>
        </w:rPr>
      </w:pPr>
      <w:r w:rsidDel="00000000" w:rsidR="00000000" w:rsidRPr="00000000">
        <w:rPr>
          <w:rtl w:val="0"/>
        </w:rPr>
        <w:t xml:space="preserve">Deals normal type damage</w:t>
      </w:r>
      <w:r w:rsidDel="00000000" w:rsidR="00000000" w:rsidRPr="00000000">
        <w:rPr>
          <w:color w:val="ff0000"/>
          <w:rtl w:val="0"/>
        </w:rPr>
        <w:t xml:space="preserve"> to all enemies upon impact. Deals unknown damage type upon casting that kills the caster.</w:t>
      </w:r>
      <w:r w:rsidDel="00000000" w:rsidR="00000000" w:rsidRPr="00000000">
        <w:rPr>
          <w:rtl w:val="0"/>
        </w:rPr>
      </w:r>
    </w:p>
    <w:p w:rsidR="00000000" w:rsidDel="00000000" w:rsidP="00000000" w:rsidRDefault="00000000" w:rsidRPr="00000000" w14:paraId="000004EB">
      <w:pPr>
        <w:pStyle w:val="Heading2"/>
        <w:ind w:firstLine="720"/>
        <w:rPr/>
      </w:pPr>
      <w:bookmarkStart w:colFirst="0" w:colLast="0" w:name="_aqbjgackjdi4" w:id="85"/>
      <w:bookmarkEnd w:id="85"/>
      <w:r w:rsidDel="00000000" w:rsidR="00000000" w:rsidRPr="00000000">
        <w:rPr>
          <w:rtl w:val="0"/>
        </w:rPr>
        <w:t xml:space="preserve">-War Drums: </w:t>
      </w:r>
    </w:p>
    <w:p w:rsidR="00000000" w:rsidDel="00000000" w:rsidP="00000000" w:rsidRDefault="00000000" w:rsidRPr="00000000" w14:paraId="000004EC">
      <w:pPr>
        <w:rPr/>
      </w:pPr>
      <w:r w:rsidDel="00000000" w:rsidR="00000000" w:rsidRPr="00000000">
        <w:rPr>
          <w:rtl w:val="0"/>
        </w:rPr>
        <w:tab/>
        <w:tab/>
        <w:t xml:space="preserve">Tags: </w:t>
      </w:r>
      <w:r w:rsidDel="00000000" w:rsidR="00000000" w:rsidRPr="00000000">
        <w:rPr>
          <w:color w:val="0000ff"/>
          <w:rtl w:val="0"/>
        </w:rPr>
        <w:t xml:space="preserve">[Percent Damage Increase] [Percent Damage Decrease] [Flat Damage Decrease]</w:t>
      </w:r>
      <w:r w:rsidDel="00000000" w:rsidR="00000000" w:rsidRPr="00000000">
        <w:rPr>
          <w:rtl w:val="0"/>
        </w:rPr>
        <w:t xml:space="preserve"> </w:t>
      </w:r>
      <w:r w:rsidDel="00000000" w:rsidR="00000000" w:rsidRPr="00000000">
        <w:rPr>
          <w:color w:val="0000ff"/>
          <w:rtl w:val="0"/>
        </w:rPr>
        <w:t xml:space="preserve">[Flat Damage Increase] [AOE Supportive] [AOE Disabling]</w:t>
      </w:r>
      <w:r w:rsidDel="00000000" w:rsidR="00000000" w:rsidRPr="00000000">
        <w:rPr>
          <w:rtl w:val="0"/>
        </w:rPr>
      </w:r>
    </w:p>
    <w:p w:rsidR="00000000" w:rsidDel="00000000" w:rsidP="00000000" w:rsidRDefault="00000000" w:rsidRPr="00000000" w14:paraId="000004E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I wonder if you can buff stack it?</w:t>
      </w:r>
    </w:p>
    <w:p w:rsidR="00000000" w:rsidDel="00000000" w:rsidP="00000000" w:rsidRDefault="00000000" w:rsidRPr="00000000" w14:paraId="000004EE">
      <w:pPr>
        <w:ind w:left="720" w:firstLine="720"/>
        <w:rPr/>
      </w:pPr>
      <w:r w:rsidDel="00000000" w:rsidR="00000000" w:rsidRPr="00000000">
        <w:rPr>
          <w:rtl w:val="0"/>
        </w:rPr>
        <w:t xml:space="preserve">RawCode: Aakb</w:t>
      </w:r>
    </w:p>
    <w:p w:rsidR="00000000" w:rsidDel="00000000" w:rsidP="00000000" w:rsidRDefault="00000000" w:rsidRPr="00000000" w14:paraId="000004EF">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 </w:t>
      </w:r>
    </w:p>
    <w:p w:rsidR="00000000" w:rsidDel="00000000" w:rsidP="00000000" w:rsidRDefault="00000000" w:rsidRPr="00000000" w14:paraId="000004F0">
      <w:pPr>
        <w:numPr>
          <w:ilvl w:val="0"/>
          <w:numId w:val="80"/>
        </w:numPr>
        <w:spacing w:after="0" w:afterAutospacing="0"/>
        <w:ind w:left="720" w:hanging="360"/>
      </w:pPr>
      <w:r w:rsidDel="00000000" w:rsidR="00000000" w:rsidRPr="00000000">
        <w:rPr>
          <w:rtl w:val="0"/>
        </w:rPr>
        <w:t xml:space="preserve">Item Version of Command Aura</w:t>
      </w:r>
    </w:p>
    <w:p w:rsidR="00000000" w:rsidDel="00000000" w:rsidP="00000000" w:rsidRDefault="00000000" w:rsidRPr="00000000" w14:paraId="000004F1">
      <w:pPr>
        <w:numPr>
          <w:ilvl w:val="0"/>
          <w:numId w:val="80"/>
        </w:numPr>
        <w:spacing w:after="0" w:afterAutospacing="0"/>
        <w:ind w:left="720" w:hanging="360"/>
      </w:pPr>
      <w:r w:rsidDel="00000000" w:rsidR="00000000" w:rsidRPr="00000000">
        <w:rPr>
          <w:rtl w:val="0"/>
        </w:rPr>
        <w:t xml:space="preserve">“Attack Damage Increase changes damage values.</w:t>
      </w:r>
    </w:p>
    <w:p w:rsidR="00000000" w:rsidDel="00000000" w:rsidP="00000000" w:rsidRDefault="00000000" w:rsidRPr="00000000" w14:paraId="000004F2">
      <w:pPr>
        <w:numPr>
          <w:ilvl w:val="1"/>
          <w:numId w:val="80"/>
        </w:numPr>
        <w:spacing w:after="0" w:afterAutospacing="0"/>
        <w:ind w:left="1440" w:hanging="360"/>
      </w:pPr>
      <w:r w:rsidDel="00000000" w:rsidR="00000000" w:rsidRPr="00000000">
        <w:rPr>
          <w:rtl w:val="0"/>
        </w:rPr>
        <w:t xml:space="preserve">Negative values decrease damage aura.</w:t>
      </w:r>
    </w:p>
    <w:p w:rsidR="00000000" w:rsidDel="00000000" w:rsidP="00000000" w:rsidRDefault="00000000" w:rsidRPr="00000000" w14:paraId="000004F3">
      <w:pPr>
        <w:numPr>
          <w:ilvl w:val="1"/>
          <w:numId w:val="80"/>
        </w:numPr>
        <w:spacing w:after="0" w:afterAutospacing="0"/>
        <w:ind w:left="1440" w:hanging="360"/>
      </w:pPr>
      <w:r w:rsidDel="00000000" w:rsidR="00000000" w:rsidRPr="00000000">
        <w:rPr>
          <w:rtl w:val="0"/>
        </w:rPr>
        <w:t xml:space="preserve">Positive values increase damage aura.</w:t>
      </w:r>
    </w:p>
    <w:p w:rsidR="00000000" w:rsidDel="00000000" w:rsidP="00000000" w:rsidRDefault="00000000" w:rsidRPr="00000000" w14:paraId="000004F4">
      <w:pPr>
        <w:numPr>
          <w:ilvl w:val="0"/>
          <w:numId w:val="80"/>
        </w:numPr>
        <w:spacing w:after="0" w:afterAutospacing="0"/>
        <w:ind w:left="720" w:hanging="360"/>
      </w:pPr>
      <w:r w:rsidDel="00000000" w:rsidR="00000000" w:rsidRPr="00000000">
        <w:rPr>
          <w:rtl w:val="0"/>
        </w:rPr>
        <w:t xml:space="preserve">Adheres to “Stats - Targets Allowed” so it’s possible to direct the aura at (for example) Enemies only.</w:t>
      </w:r>
    </w:p>
    <w:p w:rsidR="00000000" w:rsidDel="00000000" w:rsidP="00000000" w:rsidRDefault="00000000" w:rsidRPr="00000000" w14:paraId="000004F5">
      <w:pPr>
        <w:numPr>
          <w:ilvl w:val="0"/>
          <w:numId w:val="80"/>
        </w:numPr>
        <w:spacing w:after="0" w:afterAutospacing="0"/>
        <w:ind w:left="720" w:hanging="360"/>
      </w:pPr>
      <w:r w:rsidDel="00000000" w:rsidR="00000000" w:rsidRPr="00000000">
        <w:rPr>
          <w:rtl w:val="0"/>
        </w:rPr>
        <w:t xml:space="preserve">It stacks with Command Aura.</w:t>
      </w:r>
    </w:p>
    <w:p w:rsidR="00000000" w:rsidDel="00000000" w:rsidP="00000000" w:rsidRDefault="00000000" w:rsidRPr="00000000" w14:paraId="000004F6">
      <w:pPr>
        <w:numPr>
          <w:ilvl w:val="0"/>
          <w:numId w:val="80"/>
        </w:numPr>
        <w:spacing w:after="0" w:afterAutospacing="0"/>
        <w:ind w:left="720" w:hanging="360"/>
      </w:pPr>
      <w:r w:rsidDel="00000000" w:rsidR="00000000" w:rsidRPr="00000000">
        <w:rPr>
          <w:rtl w:val="0"/>
        </w:rPr>
        <w:t xml:space="preserve">Multiple War Drums fully stack. However it’s very buggy. If two units with the same ability with different Increase value comes close it will stack up indefinitely under the same buff.</w:t>
      </w:r>
    </w:p>
    <w:p w:rsidR="00000000" w:rsidDel="00000000" w:rsidP="00000000" w:rsidRDefault="00000000" w:rsidRPr="00000000" w14:paraId="000004F7">
      <w:pPr>
        <w:numPr>
          <w:ilvl w:val="0"/>
          <w:numId w:val="80"/>
        </w:numPr>
        <w:ind w:left="720" w:hanging="360"/>
      </w:pPr>
      <w:r w:rsidDel="00000000" w:rsidR="00000000" w:rsidRPr="00000000">
        <w:rPr>
          <w:rtl w:val="0"/>
        </w:rPr>
        <w:t xml:space="preserve">Always change unit’s animation to channeling animation.</w:t>
      </w:r>
    </w:p>
    <w:p w:rsidR="00000000" w:rsidDel="00000000" w:rsidP="00000000" w:rsidRDefault="00000000" w:rsidRPr="00000000" w14:paraId="000004F8">
      <w:pPr>
        <w:pStyle w:val="Heading2"/>
        <w:ind w:firstLine="720"/>
        <w:rPr/>
      </w:pPr>
      <w:bookmarkStart w:colFirst="0" w:colLast="0" w:name="_nfj5gycksbxf" w:id="86"/>
      <w:bookmarkEnd w:id="86"/>
      <w:r w:rsidDel="00000000" w:rsidR="00000000" w:rsidRPr="00000000">
        <w:rPr>
          <w:rtl w:val="0"/>
        </w:rPr>
        <w:t xml:space="preserve">-Big Bad Voodoo: </w:t>
      </w:r>
    </w:p>
    <w:p w:rsidR="00000000" w:rsidDel="00000000" w:rsidP="00000000" w:rsidRDefault="00000000" w:rsidRPr="00000000" w14:paraId="000004F9">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4F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Mostly hardcoded.</w:t>
      </w:r>
    </w:p>
    <w:p w:rsidR="00000000" w:rsidDel="00000000" w:rsidP="00000000" w:rsidRDefault="00000000" w:rsidRPr="00000000" w14:paraId="000004FB">
      <w:pPr>
        <w:ind w:left="720" w:firstLine="720"/>
        <w:rPr/>
      </w:pPr>
      <w:r w:rsidDel="00000000" w:rsidR="00000000" w:rsidRPr="00000000">
        <w:rPr>
          <w:rtl w:val="0"/>
        </w:rPr>
        <w:t xml:space="preserve">RawCode: AOvd</w:t>
      </w:r>
    </w:p>
    <w:p w:rsidR="00000000" w:rsidDel="00000000" w:rsidP="00000000" w:rsidRDefault="00000000" w:rsidRPr="00000000" w14:paraId="000004F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4FD">
      <w:pPr>
        <w:numPr>
          <w:ilvl w:val="0"/>
          <w:numId w:val="80"/>
        </w:numPr>
        <w:spacing w:after="0" w:afterAutospacing="0"/>
        <w:ind w:left="720" w:hanging="360"/>
      </w:pPr>
      <w:r w:rsidDel="00000000" w:rsidR="00000000" w:rsidRPr="00000000">
        <w:rPr>
          <w:rtl w:val="0"/>
        </w:rPr>
        <w:t xml:space="preserve">Adheres to “Stats - Targets Allowed” so it’s possible to direct the aura at (for example) Enemies only.</w:t>
      </w:r>
    </w:p>
    <w:p w:rsidR="00000000" w:rsidDel="00000000" w:rsidP="00000000" w:rsidRDefault="00000000" w:rsidRPr="00000000" w14:paraId="000004FE">
      <w:pPr>
        <w:numPr>
          <w:ilvl w:val="0"/>
          <w:numId w:val="80"/>
        </w:numPr>
        <w:spacing w:after="0" w:afterAutospacing="0"/>
        <w:ind w:left="720" w:hanging="360"/>
      </w:pPr>
      <w:r w:rsidDel="00000000" w:rsidR="00000000" w:rsidRPr="00000000">
        <w:rPr>
          <w:rtl w:val="0"/>
        </w:rPr>
        <w:t xml:space="preserve">Also grants magic immunity to target units as any positive buffs (e.g. bloodlust) will be removed.</w:t>
      </w:r>
    </w:p>
    <w:p w:rsidR="00000000" w:rsidDel="00000000" w:rsidP="00000000" w:rsidRDefault="00000000" w:rsidRPr="00000000" w14:paraId="000004FF">
      <w:pPr>
        <w:numPr>
          <w:ilvl w:val="0"/>
          <w:numId w:val="80"/>
        </w:numPr>
        <w:ind w:left="720" w:hanging="360"/>
      </w:pPr>
      <w:r w:rsidDel="00000000" w:rsidR="00000000" w:rsidRPr="00000000">
        <w:rPr>
          <w:rtl w:val="0"/>
        </w:rPr>
        <w:t xml:space="preserve">If cast by a building, the building must either have a non-zero movement speed or a high collision size (needs more testing)</w:t>
      </w:r>
    </w:p>
    <w:p w:rsidR="00000000" w:rsidDel="00000000" w:rsidP="00000000" w:rsidRDefault="00000000" w:rsidRPr="00000000" w14:paraId="00000500">
      <w:pPr>
        <w:pStyle w:val="Heading2"/>
        <w:ind w:firstLine="720"/>
        <w:rPr/>
      </w:pPr>
      <w:bookmarkStart w:colFirst="0" w:colLast="0" w:name="_n0akysji56xz" w:id="87"/>
      <w:bookmarkEnd w:id="87"/>
      <w:r w:rsidDel="00000000" w:rsidR="00000000" w:rsidRPr="00000000">
        <w:rPr>
          <w:rtl w:val="0"/>
        </w:rPr>
        <w:t xml:space="preserve">-Bladestorm: </w:t>
      </w:r>
    </w:p>
    <w:p w:rsidR="00000000" w:rsidDel="00000000" w:rsidP="00000000" w:rsidRDefault="00000000" w:rsidRPr="00000000" w14:paraId="00000501">
      <w:pPr>
        <w:rPr/>
      </w:pPr>
      <w:r w:rsidDel="00000000" w:rsidR="00000000" w:rsidRPr="00000000">
        <w:rPr>
          <w:rtl w:val="0"/>
        </w:rPr>
        <w:tab/>
        <w:tab/>
        <w:t xml:space="preserve">Tags: </w:t>
      </w:r>
      <w:r w:rsidDel="00000000" w:rsidR="00000000" w:rsidRPr="00000000">
        <w:rPr>
          <w:color w:val="0000ff"/>
          <w:rtl w:val="0"/>
        </w:rPr>
        <w:t xml:space="preserve">[Healing] [Healing Over Time] [Damage Over Time] [Magic Immunity]</w:t>
      </w:r>
      <w:r w:rsidDel="00000000" w:rsidR="00000000" w:rsidRPr="00000000">
        <w:rPr>
          <w:rtl w:val="0"/>
        </w:rPr>
      </w:r>
    </w:p>
    <w:p w:rsidR="00000000" w:rsidDel="00000000" w:rsidP="00000000" w:rsidRDefault="00000000" w:rsidRPr="00000000" w14:paraId="0000050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Mostly hardcoded.</w:t>
      </w:r>
    </w:p>
    <w:p w:rsidR="00000000" w:rsidDel="00000000" w:rsidP="00000000" w:rsidRDefault="00000000" w:rsidRPr="00000000" w14:paraId="00000503">
      <w:pPr>
        <w:ind w:left="720" w:firstLine="720"/>
        <w:rPr/>
      </w:pPr>
      <w:r w:rsidDel="00000000" w:rsidR="00000000" w:rsidRPr="00000000">
        <w:rPr>
          <w:rtl w:val="0"/>
        </w:rPr>
        <w:t xml:space="preserve">Casting by AI: Used at random, appears to use immediately if many enemies nearby.</w:t>
      </w:r>
    </w:p>
    <w:p w:rsidR="00000000" w:rsidDel="00000000" w:rsidP="00000000" w:rsidRDefault="00000000" w:rsidRPr="00000000" w14:paraId="00000504">
      <w:pPr>
        <w:ind w:left="720" w:firstLine="720"/>
        <w:rPr/>
      </w:pPr>
      <w:r w:rsidDel="00000000" w:rsidR="00000000" w:rsidRPr="00000000">
        <w:rPr>
          <w:rtl w:val="0"/>
        </w:rPr>
        <w:t xml:space="preserve">RawCode: AOww</w:t>
      </w:r>
    </w:p>
    <w:p w:rsidR="00000000" w:rsidDel="00000000" w:rsidP="00000000" w:rsidRDefault="00000000" w:rsidRPr="00000000" w14:paraId="00000505">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 </w:t>
      </w:r>
    </w:p>
    <w:p w:rsidR="00000000" w:rsidDel="00000000" w:rsidP="00000000" w:rsidRDefault="00000000" w:rsidRPr="00000000" w14:paraId="00000506">
      <w:pPr>
        <w:numPr>
          <w:ilvl w:val="0"/>
          <w:numId w:val="80"/>
        </w:numPr>
        <w:spacing w:after="0" w:afterAutospacing="0"/>
        <w:ind w:left="720" w:hanging="360"/>
      </w:pPr>
      <w:r w:rsidDel="00000000" w:rsidR="00000000" w:rsidRPr="00000000">
        <w:rPr>
          <w:rtl w:val="0"/>
        </w:rPr>
        <w:t xml:space="preserve">Adheres to “Stats - Targets Allowed” so it’s possible to direct the damage at (for example) Allies only. Never affect self.</w:t>
      </w:r>
    </w:p>
    <w:p w:rsidR="00000000" w:rsidDel="00000000" w:rsidP="00000000" w:rsidRDefault="00000000" w:rsidRPr="00000000" w14:paraId="00000507">
      <w:pPr>
        <w:numPr>
          <w:ilvl w:val="0"/>
          <w:numId w:val="80"/>
        </w:numPr>
        <w:spacing w:after="0" w:afterAutospacing="0"/>
        <w:ind w:left="720" w:hanging="360"/>
      </w:pPr>
      <w:r w:rsidDel="00000000" w:rsidR="00000000" w:rsidRPr="00000000">
        <w:rPr>
          <w:rtl w:val="0"/>
        </w:rPr>
        <w:t xml:space="preserve">Negative damage values Heal instead.</w:t>
      </w:r>
    </w:p>
    <w:p w:rsidR="00000000" w:rsidDel="00000000" w:rsidP="00000000" w:rsidRDefault="00000000" w:rsidRPr="00000000" w14:paraId="00000508">
      <w:pPr>
        <w:numPr>
          <w:ilvl w:val="0"/>
          <w:numId w:val="80"/>
        </w:numPr>
        <w:spacing w:after="0" w:afterAutospacing="0"/>
        <w:ind w:left="720" w:hanging="360"/>
      </w:pPr>
      <w:r w:rsidDel="00000000" w:rsidR="00000000" w:rsidRPr="00000000">
        <w:rPr>
          <w:rtl w:val="0"/>
        </w:rPr>
        <w:t xml:space="preserve">Can't disable magic immunity.</w:t>
      </w:r>
    </w:p>
    <w:p w:rsidR="00000000" w:rsidDel="00000000" w:rsidP="00000000" w:rsidRDefault="00000000" w:rsidRPr="00000000" w14:paraId="00000509">
      <w:pPr>
        <w:numPr>
          <w:ilvl w:val="0"/>
          <w:numId w:val="80"/>
        </w:numPr>
        <w:spacing w:after="0" w:afterAutospacing="0"/>
        <w:ind w:left="720" w:hanging="360"/>
      </w:pPr>
      <w:r w:rsidDel="00000000" w:rsidR="00000000" w:rsidRPr="00000000">
        <w:rPr>
          <w:rtl w:val="0"/>
        </w:rPr>
        <w:t xml:space="preserve">AI units seem to use it randomly, will use it immediately if enemies close enough</w:t>
      </w:r>
      <w:r w:rsidDel="00000000" w:rsidR="00000000" w:rsidRPr="00000000">
        <w:rPr>
          <w:rtl w:val="0"/>
        </w:rPr>
      </w:r>
    </w:p>
    <w:p w:rsidR="00000000" w:rsidDel="00000000" w:rsidP="00000000" w:rsidRDefault="00000000" w:rsidRPr="00000000" w14:paraId="0000050A">
      <w:pPr>
        <w:numPr>
          <w:ilvl w:val="0"/>
          <w:numId w:val="80"/>
        </w:numPr>
        <w:spacing w:after="0" w:afterAutospacing="0"/>
        <w:ind w:left="720" w:hanging="360"/>
      </w:pPr>
      <w:r w:rsidDel="00000000" w:rsidR="00000000" w:rsidRPr="00000000">
        <w:rPr>
          <w:rtl w:val="0"/>
        </w:rPr>
        <w:t xml:space="preserve">The buff prevents multiple Bladestorm affecting the same target. Removing the buff does nothing to the caster and still prevent multiple Bladestorm damage.</w:t>
      </w:r>
    </w:p>
    <w:p w:rsidR="00000000" w:rsidDel="00000000" w:rsidP="00000000" w:rsidRDefault="00000000" w:rsidRPr="00000000" w14:paraId="0000050B">
      <w:pPr>
        <w:numPr>
          <w:ilvl w:val="0"/>
          <w:numId w:val="80"/>
        </w:numPr>
        <w:spacing w:after="0" w:afterAutospacing="0"/>
        <w:ind w:left="720" w:hanging="360"/>
      </w:pPr>
      <w:r w:rsidDel="00000000" w:rsidR="00000000" w:rsidRPr="00000000">
        <w:rPr>
          <w:rtl w:val="0"/>
        </w:rPr>
        <w:t xml:space="preserve">Even when there’s no buff or effect, Bladestorm still prevents you from casting other abilities for its duration.</w:t>
      </w:r>
    </w:p>
    <w:p w:rsidR="00000000" w:rsidDel="00000000" w:rsidP="00000000" w:rsidRDefault="00000000" w:rsidRPr="00000000" w14:paraId="0000050C">
      <w:pPr>
        <w:numPr>
          <w:ilvl w:val="0"/>
          <w:numId w:val="80"/>
        </w:numPr>
        <w:spacing w:after="0" w:afterAutospacing="0"/>
        <w:ind w:left="720" w:hanging="360"/>
      </w:pPr>
      <w:r w:rsidDel="00000000" w:rsidR="00000000" w:rsidRPr="00000000">
        <w:rPr>
          <w:rtl w:val="0"/>
        </w:rPr>
        <w:t xml:space="preserve">Casting this ability again refresh the duration. Losing the ability instantly stops the effect.</w:t>
      </w:r>
    </w:p>
    <w:p w:rsidR="00000000" w:rsidDel="00000000" w:rsidP="00000000" w:rsidRDefault="00000000" w:rsidRPr="00000000" w14:paraId="0000050D">
      <w:pPr>
        <w:numPr>
          <w:ilvl w:val="0"/>
          <w:numId w:val="80"/>
        </w:numPr>
        <w:spacing w:after="0" w:afterAutospacing="0"/>
        <w:ind w:left="720" w:hanging="360"/>
      </w:pPr>
      <w:r w:rsidDel="00000000" w:rsidR="00000000" w:rsidRPr="00000000">
        <w:rPr>
          <w:rtl w:val="0"/>
        </w:rPr>
        <w:t xml:space="preserve">, except against magic immune units. The caster will attack magic immune units as usual, </w:t>
      </w:r>
      <w:r w:rsidDel="00000000" w:rsidR="00000000" w:rsidRPr="00000000">
        <w:rPr>
          <w:color w:val="9900ff"/>
          <w:rtl w:val="0"/>
        </w:rPr>
        <w:t xml:space="preserve">(Strikest)</w:t>
      </w:r>
    </w:p>
    <w:p w:rsidR="00000000" w:rsidDel="00000000" w:rsidP="00000000" w:rsidRDefault="00000000" w:rsidRPr="00000000" w14:paraId="0000050E">
      <w:pPr>
        <w:numPr>
          <w:ilvl w:val="0"/>
          <w:numId w:val="80"/>
        </w:numPr>
        <w:spacing w:after="0" w:afterAutospacing="0"/>
        <w:ind w:left="720" w:hanging="360"/>
      </w:pPr>
      <w:r w:rsidDel="00000000" w:rsidR="00000000" w:rsidRPr="00000000">
        <w:rPr>
          <w:rtl w:val="0"/>
        </w:rPr>
        <w:t xml:space="preserve">Play unit’s spin animation. If the unit does not have a spin animation then no animation is displayed. During the effect cause all damage to non-magic immune units from caster’s attack (both ranged and melee units) deal no damage.</w:t>
      </w:r>
    </w:p>
    <w:p w:rsidR="00000000" w:rsidDel="00000000" w:rsidP="00000000" w:rsidRDefault="00000000" w:rsidRPr="00000000" w14:paraId="0000050F">
      <w:pPr>
        <w:numPr>
          <w:ilvl w:val="0"/>
          <w:numId w:val="80"/>
        </w:numPr>
        <w:spacing w:after="0" w:afterAutospacing="0"/>
        <w:ind w:left="720" w:hanging="360"/>
      </w:pPr>
      <w:r w:rsidDel="00000000" w:rsidR="00000000" w:rsidRPr="00000000">
        <w:rPr>
          <w:rtl w:val="0"/>
        </w:rPr>
        <w:t xml:space="preserve">Deals enhanced type damage</w:t>
      </w:r>
    </w:p>
    <w:p w:rsidR="00000000" w:rsidDel="00000000" w:rsidP="00000000" w:rsidRDefault="00000000" w:rsidRPr="00000000" w14:paraId="00000510">
      <w:pPr>
        <w:numPr>
          <w:ilvl w:val="0"/>
          <w:numId w:val="80"/>
        </w:numPr>
        <w:ind w:left="720" w:hanging="360"/>
      </w:pPr>
      <w:r w:rsidDel="00000000" w:rsidR="00000000" w:rsidRPr="00000000">
        <w:rPr>
          <w:rtl w:val="0"/>
        </w:rPr>
        <w:t xml:space="preserve">Disables evasion and possibly other passive abilities while the unit is spinning. It can be re-enabled via triggers via the unsilenceable ability trick See:.</w:t>
      </w:r>
      <w:hyperlink r:id="rId16">
        <w:r w:rsidDel="00000000" w:rsidR="00000000" w:rsidRPr="00000000">
          <w:rPr>
            <w:color w:val="1155cc"/>
            <w:u w:val="single"/>
            <w:rtl w:val="0"/>
          </w:rPr>
          <w:t xml:space="preserve">https://www.hiveworkshop.com/threads/blzunithideability-and-blzunitdisableability-dont-work.312477/post-3325089</w:t>
        </w:r>
      </w:hyperlink>
      <w:r w:rsidDel="00000000" w:rsidR="00000000" w:rsidRPr="00000000">
        <w:rPr>
          <w:rtl w:val="0"/>
        </w:rPr>
      </w:r>
    </w:p>
    <w:p w:rsidR="00000000" w:rsidDel="00000000" w:rsidP="00000000" w:rsidRDefault="00000000" w:rsidRPr="00000000" w14:paraId="00000511">
      <w:pPr>
        <w:pStyle w:val="Heading2"/>
        <w:ind w:firstLine="720"/>
        <w:rPr/>
      </w:pPr>
      <w:bookmarkStart w:colFirst="0" w:colLast="0" w:name="_d6jdsk2ux4aj" w:id="88"/>
      <w:bookmarkEnd w:id="88"/>
      <w:r w:rsidDel="00000000" w:rsidR="00000000" w:rsidRPr="00000000">
        <w:rPr>
          <w:rtl w:val="0"/>
        </w:rPr>
        <w:t xml:space="preserve">-Chain Lightning / -Healing Wave: </w:t>
      </w:r>
    </w:p>
    <w:p w:rsidR="00000000" w:rsidDel="00000000" w:rsidP="00000000" w:rsidRDefault="00000000" w:rsidRPr="00000000" w14:paraId="00000512">
      <w:pPr>
        <w:rPr/>
      </w:pPr>
      <w:r w:rsidDel="00000000" w:rsidR="00000000" w:rsidRPr="00000000">
        <w:rPr>
          <w:rtl w:val="0"/>
        </w:rPr>
        <w:tab/>
        <w:tab/>
        <w:t xml:space="preserve">Tags: </w:t>
      </w:r>
      <w:r w:rsidDel="00000000" w:rsidR="00000000" w:rsidRPr="00000000">
        <w:rPr>
          <w:color w:val="0000ff"/>
          <w:rtl w:val="0"/>
        </w:rPr>
        <w:t xml:space="preserve">[Healing] [Multi Attack Target]</w:t>
      </w:r>
      <w:r w:rsidDel="00000000" w:rsidR="00000000" w:rsidRPr="00000000">
        <w:rPr>
          <w:rtl w:val="0"/>
        </w:rPr>
      </w:r>
    </w:p>
    <w:p w:rsidR="00000000" w:rsidDel="00000000" w:rsidP="00000000" w:rsidRDefault="00000000" w:rsidRPr="00000000" w14:paraId="0000051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They are pretty much the same.</w:t>
      </w:r>
    </w:p>
    <w:p w:rsidR="00000000" w:rsidDel="00000000" w:rsidP="00000000" w:rsidRDefault="00000000" w:rsidRPr="00000000" w14:paraId="00000514">
      <w:pPr>
        <w:ind w:left="720" w:firstLine="720"/>
        <w:rPr/>
      </w:pPr>
      <w:r w:rsidDel="00000000" w:rsidR="00000000" w:rsidRPr="00000000">
        <w:rPr>
          <w:rtl w:val="0"/>
        </w:rPr>
        <w:t xml:space="preserve">Casting by AI: Triggered by having 3 clustered enemy units in cast range (CL)  ignoring disabled units.. Cast whenever available</w:t>
      </w:r>
    </w:p>
    <w:p w:rsidR="00000000" w:rsidDel="00000000" w:rsidP="00000000" w:rsidRDefault="00000000" w:rsidRPr="00000000" w14:paraId="00000515">
      <w:pPr>
        <w:ind w:left="720" w:firstLine="720"/>
        <w:rPr/>
      </w:pPr>
      <w:r w:rsidDel="00000000" w:rsidR="00000000" w:rsidRPr="00000000">
        <w:rPr>
          <w:rtl w:val="0"/>
        </w:rPr>
        <w:t xml:space="preserve">RawCode: AOcl AOhw</w:t>
      </w:r>
    </w:p>
    <w:p w:rsidR="00000000" w:rsidDel="00000000" w:rsidP="00000000" w:rsidRDefault="00000000" w:rsidRPr="00000000" w14:paraId="0000051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17">
      <w:pPr>
        <w:numPr>
          <w:ilvl w:val="0"/>
          <w:numId w:val="80"/>
        </w:numPr>
        <w:spacing w:after="0" w:afterAutospacing="0"/>
        <w:ind w:left="720" w:hanging="360"/>
      </w:pPr>
      <w:r w:rsidDel="00000000" w:rsidR="00000000" w:rsidRPr="00000000">
        <w:rPr>
          <w:rtl w:val="0"/>
        </w:rPr>
        <w:t xml:space="preserve">Effectively check per each bounce valid nearby units which have not been healed yet around the unit receiving the heal. If a healing wave or lightning chain is already bouncing between units in an area and another unit entering that area, the unit is affected as well.</w:t>
      </w:r>
    </w:p>
    <w:p w:rsidR="00000000" w:rsidDel="00000000" w:rsidP="00000000" w:rsidRDefault="00000000" w:rsidRPr="00000000" w14:paraId="00000518">
      <w:pPr>
        <w:numPr>
          <w:ilvl w:val="0"/>
          <w:numId w:val="80"/>
        </w:numPr>
        <w:spacing w:after="0" w:afterAutospacing="0"/>
        <w:ind w:left="720" w:hanging="360"/>
      </w:pPr>
      <w:r w:rsidDel="00000000" w:rsidR="00000000" w:rsidRPr="00000000">
        <w:rPr>
          <w:rtl w:val="0"/>
        </w:rPr>
        <w:t xml:space="preserve">Damage Reduction per target. defines how much damage/healing is lost per bounce</w:t>
      </w:r>
    </w:p>
    <w:p w:rsidR="00000000" w:rsidDel="00000000" w:rsidP="00000000" w:rsidRDefault="00000000" w:rsidRPr="00000000" w14:paraId="00000519">
      <w:pPr>
        <w:numPr>
          <w:ilvl w:val="1"/>
          <w:numId w:val="80"/>
        </w:numPr>
        <w:spacing w:after="0" w:afterAutospacing="0"/>
        <w:ind w:left="1440" w:hanging="360"/>
      </w:pPr>
      <w:r w:rsidDel="00000000" w:rsidR="00000000" w:rsidRPr="00000000">
        <w:rPr>
          <w:rtl w:val="0"/>
        </w:rPr>
        <w:t xml:space="preserve">Negative values increase Damage/Healing instead.</w:t>
      </w:r>
    </w:p>
    <w:p w:rsidR="00000000" w:rsidDel="00000000" w:rsidP="00000000" w:rsidRDefault="00000000" w:rsidRPr="00000000" w14:paraId="0000051A">
      <w:pPr>
        <w:numPr>
          <w:ilvl w:val="0"/>
          <w:numId w:val="80"/>
        </w:numPr>
        <w:spacing w:after="0" w:afterAutospacing="0"/>
        <w:ind w:left="720" w:hanging="360"/>
      </w:pPr>
      <w:r w:rsidDel="00000000" w:rsidR="00000000" w:rsidRPr="00000000">
        <w:rPr>
          <w:rtl w:val="0"/>
        </w:rPr>
        <w:t xml:space="preserve">The only difference between the abilities is that Chain Lightning WILL NOT bounce to allies.</w:t>
      </w:r>
    </w:p>
    <w:p w:rsidR="00000000" w:rsidDel="00000000" w:rsidP="00000000" w:rsidRDefault="00000000" w:rsidRPr="00000000" w14:paraId="0000051B">
      <w:pPr>
        <w:numPr>
          <w:ilvl w:val="1"/>
          <w:numId w:val="80"/>
        </w:numPr>
        <w:spacing w:after="0" w:afterAutospacing="0"/>
        <w:ind w:left="1440" w:hanging="360"/>
      </w:pPr>
      <w:r w:rsidDel="00000000" w:rsidR="00000000" w:rsidRPr="00000000">
        <w:rPr>
          <w:rtl w:val="0"/>
        </w:rPr>
        <w:t xml:space="preserve">And vice versa for Healing Wave</w:t>
      </w:r>
    </w:p>
    <w:p w:rsidR="00000000" w:rsidDel="00000000" w:rsidP="00000000" w:rsidRDefault="00000000" w:rsidRPr="00000000" w14:paraId="0000051C">
      <w:pPr>
        <w:numPr>
          <w:ilvl w:val="0"/>
          <w:numId w:val="80"/>
        </w:numPr>
        <w:spacing w:after="0" w:afterAutospacing="0"/>
        <w:ind w:left="720" w:hanging="360"/>
      </w:pPr>
      <w:r w:rsidDel="00000000" w:rsidR="00000000" w:rsidRPr="00000000">
        <w:rPr>
          <w:rtl w:val="0"/>
        </w:rPr>
        <w:t xml:space="preserve">Data - Number of Targets Hit</w:t>
      </w:r>
    </w:p>
    <w:p w:rsidR="00000000" w:rsidDel="00000000" w:rsidP="00000000" w:rsidRDefault="00000000" w:rsidRPr="00000000" w14:paraId="0000051D">
      <w:pPr>
        <w:numPr>
          <w:ilvl w:val="1"/>
          <w:numId w:val="80"/>
        </w:numPr>
        <w:spacing w:after="0" w:afterAutospacing="0"/>
        <w:ind w:left="1440" w:hanging="360"/>
      </w:pPr>
      <w:r w:rsidDel="00000000" w:rsidR="00000000" w:rsidRPr="00000000">
        <w:rPr>
          <w:rtl w:val="0"/>
        </w:rPr>
        <w:t xml:space="preserve">Any value less than 1  will bounce at least one instead.</w:t>
      </w:r>
    </w:p>
    <w:p w:rsidR="00000000" w:rsidDel="00000000" w:rsidP="00000000" w:rsidRDefault="00000000" w:rsidRPr="00000000" w14:paraId="0000051E">
      <w:pPr>
        <w:numPr>
          <w:ilvl w:val="0"/>
          <w:numId w:val="80"/>
        </w:numPr>
        <w:spacing w:after="0" w:afterAutospacing="0"/>
        <w:ind w:left="720" w:hanging="360"/>
      </w:pPr>
      <w:r w:rsidDel="00000000" w:rsidR="00000000" w:rsidRPr="00000000">
        <w:rPr>
          <w:rtl w:val="0"/>
        </w:rPr>
        <w:t xml:space="preserve">Jumps every 0.25 seconds. Travel at the same time regardless of distance.</w:t>
      </w:r>
    </w:p>
    <w:p w:rsidR="00000000" w:rsidDel="00000000" w:rsidP="00000000" w:rsidRDefault="00000000" w:rsidRPr="00000000" w14:paraId="0000051F">
      <w:pPr>
        <w:numPr>
          <w:ilvl w:val="0"/>
          <w:numId w:val="80"/>
        </w:numPr>
        <w:spacing w:after="0" w:afterAutospacing="0"/>
        <w:ind w:left="720" w:hanging="360"/>
      </w:pPr>
      <w:r w:rsidDel="00000000" w:rsidR="00000000" w:rsidRPr="00000000">
        <w:rPr>
          <w:rtl w:val="0"/>
        </w:rPr>
        <w:t xml:space="preserve">Chain Lightning jumps to the nearest visible enemy not affected yet.</w:t>
      </w:r>
    </w:p>
    <w:p w:rsidR="00000000" w:rsidDel="00000000" w:rsidP="00000000" w:rsidRDefault="00000000" w:rsidRPr="00000000" w14:paraId="00000520">
      <w:pPr>
        <w:numPr>
          <w:ilvl w:val="0"/>
          <w:numId w:val="80"/>
        </w:numPr>
        <w:spacing w:after="0" w:afterAutospacing="0"/>
        <w:ind w:left="720" w:hanging="360"/>
      </w:pPr>
      <w:r w:rsidDel="00000000" w:rsidR="00000000" w:rsidRPr="00000000">
        <w:rPr>
          <w:rtl w:val="0"/>
        </w:rPr>
        <w:t xml:space="preserve">Healing wave prefers allies with the least hit points over distance. Which means with proper positioning some units will get healed earlier than others.</w:t>
      </w:r>
    </w:p>
    <w:p w:rsidR="00000000" w:rsidDel="00000000" w:rsidP="00000000" w:rsidRDefault="00000000" w:rsidRPr="00000000" w14:paraId="00000521">
      <w:pPr>
        <w:numPr>
          <w:ilvl w:val="0"/>
          <w:numId w:val="80"/>
        </w:numPr>
        <w:spacing w:after="0" w:afterAutospacing="0"/>
        <w:ind w:left="720" w:hanging="360"/>
      </w:pPr>
      <w:r w:rsidDel="00000000" w:rsidR="00000000" w:rsidRPr="00000000">
        <w:rPr>
          <w:rtl w:val="0"/>
        </w:rPr>
        <w:t xml:space="preserve">Chain Lightning always prioritize shorter distance regardless of valid enemies’ health.</w:t>
      </w:r>
    </w:p>
    <w:p w:rsidR="00000000" w:rsidDel="00000000" w:rsidP="00000000" w:rsidRDefault="00000000" w:rsidRPr="00000000" w14:paraId="00000522">
      <w:pPr>
        <w:numPr>
          <w:ilvl w:val="0"/>
          <w:numId w:val="80"/>
        </w:numPr>
        <w:spacing w:after="0" w:afterAutospacing="0"/>
        <w:ind w:left="720" w:hanging="360"/>
      </w:pPr>
      <w:r w:rsidDel="00000000" w:rsidR="00000000" w:rsidRPr="00000000">
        <w:rPr>
          <w:rtl w:val="0"/>
        </w:rPr>
        <w:t xml:space="preserve">While the lightning is bouncing, the caster can not cast the same chain-ability.</w:t>
      </w:r>
    </w:p>
    <w:p w:rsidR="00000000" w:rsidDel="00000000" w:rsidP="00000000" w:rsidRDefault="00000000" w:rsidRPr="00000000" w14:paraId="00000523">
      <w:pPr>
        <w:numPr>
          <w:ilvl w:val="0"/>
          <w:numId w:val="80"/>
        </w:numPr>
        <w:ind w:left="720" w:hanging="360"/>
      </w:pPr>
      <w:r w:rsidDel="00000000" w:rsidR="00000000" w:rsidRPr="00000000">
        <w:rPr>
          <w:rtl w:val="0"/>
        </w:rPr>
        <w:t xml:space="preserve">Deals lightning type damage</w:t>
      </w:r>
      <w:r w:rsidDel="00000000" w:rsidR="00000000" w:rsidRPr="00000000">
        <w:rPr>
          <w:rtl w:val="0"/>
        </w:rPr>
      </w:r>
    </w:p>
    <w:p w:rsidR="00000000" w:rsidDel="00000000" w:rsidP="00000000" w:rsidRDefault="00000000" w:rsidRPr="00000000" w14:paraId="00000524">
      <w:pPr>
        <w:pStyle w:val="Heading2"/>
        <w:ind w:firstLine="720"/>
        <w:rPr/>
      </w:pPr>
      <w:bookmarkStart w:colFirst="0" w:colLast="0" w:name="_liklqkf9lnza" w:id="89"/>
      <w:bookmarkEnd w:id="89"/>
      <w:r w:rsidDel="00000000" w:rsidR="00000000" w:rsidRPr="00000000">
        <w:rPr>
          <w:rtl w:val="0"/>
        </w:rPr>
        <w:t xml:space="preserve">-Earthquake:</w:t>
      </w:r>
      <w:ins w:author="Yevhen Snizhko" w:id="20" w:date="2026-03-27T14:25:34Z">
        <w:r w:rsidDel="00000000" w:rsidR="00000000" w:rsidRPr="00000000">
          <w:rPr>
            <w:rtl w:val="0"/>
          </w:rPr>
          <w:t xml:space="preserve">attack sp</w:t>
        </w:r>
      </w:ins>
      <w:r w:rsidDel="00000000" w:rsidR="00000000" w:rsidRPr="00000000">
        <w:rPr>
          <w:rtl w:val="0"/>
        </w:rPr>
      </w:r>
    </w:p>
    <w:p w:rsidR="00000000" w:rsidDel="00000000" w:rsidP="00000000" w:rsidRDefault="00000000" w:rsidRPr="00000000" w14:paraId="00000525">
      <w:pPr>
        <w:rPr/>
      </w:pPr>
      <w:r w:rsidDel="00000000" w:rsidR="00000000" w:rsidRPr="00000000">
        <w:rPr>
          <w:rtl w:val="0"/>
        </w:rPr>
        <w:tab/>
        <w:tab/>
        <w:t xml:space="preserve">Tags:</w:t>
      </w:r>
      <w:r w:rsidDel="00000000" w:rsidR="00000000" w:rsidRPr="00000000">
        <w:rPr>
          <w:color w:val="0000ff"/>
          <w:rtl w:val="0"/>
        </w:rPr>
        <w:t xml:space="preserve"> [TODO]</w:t>
      </w:r>
      <w:r w:rsidDel="00000000" w:rsidR="00000000" w:rsidRPr="00000000">
        <w:rPr>
          <w:rtl w:val="0"/>
        </w:rPr>
      </w:r>
    </w:p>
    <w:p w:rsidR="00000000" w:rsidDel="00000000" w:rsidP="00000000" w:rsidRDefault="00000000" w:rsidRPr="00000000" w14:paraId="0000052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 AOE channeled slow, the ground wobbling effect seems to be hardcoded</w:t>
      </w:r>
    </w:p>
    <w:p w:rsidR="00000000" w:rsidDel="00000000" w:rsidP="00000000" w:rsidRDefault="00000000" w:rsidRPr="00000000" w14:paraId="00000527">
      <w:pPr>
        <w:ind w:left="720" w:firstLine="720"/>
        <w:rPr/>
      </w:pPr>
      <w:r w:rsidDel="00000000" w:rsidR="00000000" w:rsidRPr="00000000">
        <w:rPr>
          <w:rtl w:val="0"/>
        </w:rPr>
        <w:t xml:space="preserve">RawCode: AOeq</w:t>
      </w:r>
    </w:p>
    <w:p w:rsidR="00000000" w:rsidDel="00000000" w:rsidP="00000000" w:rsidRDefault="00000000" w:rsidRPr="00000000" w14:paraId="0000052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29">
      <w:pPr>
        <w:numPr>
          <w:ilvl w:val="0"/>
          <w:numId w:val="80"/>
        </w:numPr>
        <w:spacing w:after="0" w:afterAutospacing="0"/>
        <w:ind w:left="720" w:hanging="360"/>
      </w:pPr>
      <w:r w:rsidDel="00000000" w:rsidR="00000000" w:rsidRPr="00000000">
        <w:rPr>
          <w:rtl w:val="0"/>
        </w:rPr>
        <w:t xml:space="preserve">Null</w:t>
      </w:r>
    </w:p>
    <w:p w:rsidR="00000000" w:rsidDel="00000000" w:rsidP="00000000" w:rsidRDefault="00000000" w:rsidRPr="00000000" w14:paraId="0000052A">
      <w:pPr>
        <w:numPr>
          <w:ilvl w:val="0"/>
          <w:numId w:val="80"/>
        </w:numPr>
        <w:spacing w:after="0" w:afterAutospacing="0"/>
        <w:ind w:left="720" w:hanging="360"/>
        <w:rPr>
          <w:ins w:author="Barbafire BR" w:id="21" w:date="2025-09-26T00:40:34Z"/>
        </w:rPr>
      </w:pPr>
      <w:r w:rsidDel="00000000" w:rsidR="00000000" w:rsidRPr="00000000">
        <w:rPr>
          <w:rtl w:val="0"/>
        </w:rPr>
        <w:t xml:space="preserve">Deals universal type damage</w:t>
      </w:r>
      <w:ins w:author="Barbafire BR" w:id="21" w:date="2025-09-26T00:40:34Z">
        <w:r w:rsidDel="00000000" w:rsidR="00000000" w:rsidRPr="00000000">
          <w:rPr>
            <w:rtl w:val="0"/>
          </w:rPr>
        </w:r>
      </w:ins>
    </w:p>
    <w:p w:rsidR="00000000" w:rsidDel="00000000" w:rsidP="00000000" w:rsidRDefault="00000000" w:rsidRPr="00000000" w14:paraId="0000052B">
      <w:pPr>
        <w:numPr>
          <w:ilvl w:val="0"/>
          <w:numId w:val="80"/>
        </w:numPr>
        <w:ind w:left="720" w:hanging="360"/>
      </w:pPr>
      <w:ins w:author="Barbafire BR" w:id="21" w:date="2025-09-26T00:40:34Z">
        <w:r w:rsidDel="00000000" w:rsidR="00000000" w:rsidRPr="00000000">
          <w:rPr>
            <w:rtl w:val="0"/>
          </w:rPr>
          <w:t xml:space="preserve">Hardcoded. Can’t change any field to deal damage on units, just structures. Slow effect is still </w:t>
        </w:r>
      </w:ins>
      <w:ins w:author="Khyrberos" w:id="22" w:date="2026-05-29T09:40:03Z">
        <w:r w:rsidDel="00000000" w:rsidR="00000000" w:rsidRPr="00000000">
          <w:rPr>
            <w:rtl w:val="0"/>
          </w:rPr>
          <w:t xml:space="preserve">applied</w:t>
        </w:r>
      </w:ins>
      <w:ins w:author="Barbafire BR" w:id="21" w:date="2025-09-26T00:40:34Z">
        <w:del w:author="Khyrberos" w:id="22" w:date="2026-05-29T09:40:03Z">
          <w:r w:rsidDel="00000000" w:rsidR="00000000" w:rsidRPr="00000000">
            <w:rPr>
              <w:rtl w:val="0"/>
            </w:rPr>
            <w:delText xml:space="preserve">apllied</w:delText>
          </w:r>
        </w:del>
        <w:r w:rsidDel="00000000" w:rsidR="00000000" w:rsidRPr="00000000">
          <w:rPr>
            <w:rtl w:val="0"/>
          </w:rPr>
          <w:t xml:space="preserve"> on units. (Barbafire, 2.0.3)</w:t>
        </w:r>
      </w:ins>
      <w:r w:rsidDel="00000000" w:rsidR="00000000" w:rsidRPr="00000000">
        <w:rPr>
          <w:rtl w:val="0"/>
        </w:rPr>
      </w:r>
    </w:p>
    <w:p w:rsidR="00000000" w:rsidDel="00000000" w:rsidP="00000000" w:rsidRDefault="00000000" w:rsidRPr="00000000" w14:paraId="0000052C">
      <w:pPr>
        <w:pStyle w:val="Heading2"/>
        <w:ind w:firstLine="720"/>
        <w:rPr/>
      </w:pPr>
      <w:bookmarkStart w:colFirst="0" w:colLast="0" w:name="_dyxwxb26fc2p" w:id="90"/>
      <w:bookmarkEnd w:id="90"/>
      <w:r w:rsidDel="00000000" w:rsidR="00000000" w:rsidRPr="00000000">
        <w:rPr>
          <w:rtl w:val="0"/>
        </w:rPr>
        <w:t xml:space="preserve">-Endurance Aura: </w:t>
      </w:r>
    </w:p>
    <w:p w:rsidR="00000000" w:rsidDel="00000000" w:rsidP="00000000" w:rsidRDefault="00000000" w:rsidRPr="00000000" w14:paraId="0000052D">
      <w:pPr>
        <w:rPr/>
      </w:pPr>
      <w:r w:rsidDel="00000000" w:rsidR="00000000" w:rsidRPr="00000000">
        <w:rPr>
          <w:rtl w:val="0"/>
        </w:rPr>
        <w:tab/>
        <w:tab/>
        <w:t xml:space="preserve">Tags: </w:t>
      </w:r>
      <w:r w:rsidDel="00000000" w:rsidR="00000000" w:rsidRPr="00000000">
        <w:rPr>
          <w:color w:val="0000ff"/>
          <w:rtl w:val="0"/>
        </w:rPr>
        <w:t xml:space="preserve">[Attackspeed Decrease] [Attackspeed Increase] [Movespeed Decrease] [Movespeed Increase] [AOE Supportive] [AOE Disabling]</w:t>
      </w:r>
      <w:r w:rsidDel="00000000" w:rsidR="00000000" w:rsidRPr="00000000">
        <w:rPr>
          <w:rtl w:val="0"/>
        </w:rPr>
      </w:r>
    </w:p>
    <w:p w:rsidR="00000000" w:rsidDel="00000000" w:rsidP="00000000" w:rsidRDefault="00000000" w:rsidRPr="00000000" w14:paraId="0000052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I called my test version “Fat Aura”</w:t>
      </w:r>
    </w:p>
    <w:p w:rsidR="00000000" w:rsidDel="00000000" w:rsidP="00000000" w:rsidRDefault="00000000" w:rsidRPr="00000000" w14:paraId="0000052F">
      <w:pPr>
        <w:ind w:left="720" w:firstLine="720"/>
        <w:rPr/>
      </w:pPr>
      <w:r w:rsidDel="00000000" w:rsidR="00000000" w:rsidRPr="00000000">
        <w:rPr>
          <w:rtl w:val="0"/>
        </w:rPr>
        <w:t xml:space="preserve">RawCode: AOae</w:t>
      </w:r>
    </w:p>
    <w:p w:rsidR="00000000" w:rsidDel="00000000" w:rsidP="00000000" w:rsidRDefault="00000000" w:rsidRPr="00000000" w14:paraId="0000053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31">
      <w:pPr>
        <w:numPr>
          <w:ilvl w:val="0"/>
          <w:numId w:val="80"/>
        </w:numPr>
        <w:spacing w:after="0" w:afterAutospacing="0"/>
        <w:ind w:left="720" w:hanging="360"/>
      </w:pPr>
      <w:r w:rsidDel="00000000" w:rsidR="00000000" w:rsidRPr="00000000">
        <w:rPr>
          <w:rtl w:val="0"/>
        </w:rPr>
        <w:t xml:space="preserve">“Attack Speed Increase” and “Movement Speed Increase”</w:t>
      </w:r>
    </w:p>
    <w:p w:rsidR="00000000" w:rsidDel="00000000" w:rsidP="00000000" w:rsidRDefault="00000000" w:rsidRPr="00000000" w14:paraId="00000532">
      <w:pPr>
        <w:numPr>
          <w:ilvl w:val="1"/>
          <w:numId w:val="80"/>
        </w:numPr>
        <w:spacing w:after="0" w:afterAutospacing="0"/>
        <w:ind w:left="1440" w:hanging="360"/>
      </w:pPr>
      <w:r w:rsidDel="00000000" w:rsidR="00000000" w:rsidRPr="00000000">
        <w:rPr>
          <w:rtl w:val="0"/>
        </w:rPr>
        <w:t xml:space="preserve">Values above 0 increases speed.</w:t>
      </w:r>
    </w:p>
    <w:p w:rsidR="00000000" w:rsidDel="00000000" w:rsidP="00000000" w:rsidRDefault="00000000" w:rsidRPr="00000000" w14:paraId="00000533">
      <w:pPr>
        <w:numPr>
          <w:ilvl w:val="1"/>
          <w:numId w:val="80"/>
        </w:numPr>
        <w:ind w:left="1440" w:hanging="360"/>
      </w:pPr>
      <w:r w:rsidDel="00000000" w:rsidR="00000000" w:rsidRPr="00000000">
        <w:rPr>
          <w:rtl w:val="0"/>
        </w:rPr>
        <w:t xml:space="preserve">Values below 0 decreases speed.</w:t>
      </w:r>
    </w:p>
    <w:p w:rsidR="00000000" w:rsidDel="00000000" w:rsidP="00000000" w:rsidRDefault="00000000" w:rsidRPr="00000000" w14:paraId="00000534">
      <w:pPr>
        <w:pStyle w:val="Heading2"/>
        <w:rPr>
          <w:b w:val="1"/>
          <w:bCs w:val="1"/>
        </w:rPr>
      </w:pPr>
      <w:bookmarkStart w:colFirst="0" w:colLast="0" w:name="_931epfqze35c" w:id="91"/>
      <w:bookmarkEnd w:id="91"/>
      <w:r w:rsidDel="00000000" w:rsidR="00000000" w:rsidRPr="00000000">
        <w:rPr>
          <w:rtl w:val="0"/>
        </w:rPr>
        <w:tab/>
      </w:r>
      <w:r w:rsidDel="00000000" w:rsidR="00000000" w:rsidRPr="00000000">
        <w:rPr>
          <w:b w:val="1"/>
          <w:bCs w:val="1"/>
          <w:rtl w:val="0"/>
        </w:rPr>
        <w:t xml:space="preserve">-Far Sight:</w:t>
      </w:r>
    </w:p>
    <w:p w:rsidR="00000000" w:rsidDel="00000000" w:rsidP="00000000" w:rsidRDefault="00000000" w:rsidRPr="00000000" w14:paraId="00000535">
      <w:pPr>
        <w:rPr/>
      </w:pPr>
      <w:r w:rsidDel="00000000" w:rsidR="00000000" w:rsidRPr="00000000">
        <w:rPr>
          <w:rtl w:val="0"/>
        </w:rPr>
        <w:tab/>
        <w:tab/>
        <w:t xml:space="preserve">Tags:</w:t>
      </w:r>
      <w:r w:rsidDel="00000000" w:rsidR="00000000" w:rsidRPr="00000000">
        <w:rPr>
          <w:color w:val="0000ff"/>
          <w:rtl w:val="0"/>
        </w:rPr>
        <w:t xml:space="preserve"> [Vision] [Dummy Ability]</w:t>
      </w:r>
      <w:r w:rsidDel="00000000" w:rsidR="00000000" w:rsidRPr="00000000">
        <w:rPr>
          <w:rtl w:val="0"/>
        </w:rPr>
      </w:r>
    </w:p>
    <w:p w:rsidR="00000000" w:rsidDel="00000000" w:rsidP="00000000" w:rsidRDefault="00000000" w:rsidRPr="00000000" w14:paraId="0000053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537">
      <w:pPr>
        <w:ind w:left="720" w:firstLine="720"/>
        <w:rPr/>
      </w:pPr>
      <w:r w:rsidDel="00000000" w:rsidR="00000000" w:rsidRPr="00000000">
        <w:rPr>
          <w:rtl w:val="0"/>
        </w:rPr>
        <w:t xml:space="preserve">Casting by AI: N/A</w:t>
      </w:r>
    </w:p>
    <w:p w:rsidR="00000000" w:rsidDel="00000000" w:rsidP="00000000" w:rsidRDefault="00000000" w:rsidRPr="00000000" w14:paraId="00000538">
      <w:pPr>
        <w:ind w:left="720" w:firstLine="720"/>
        <w:rPr/>
      </w:pPr>
      <w:r w:rsidDel="00000000" w:rsidR="00000000" w:rsidRPr="00000000">
        <w:rPr>
          <w:rtl w:val="0"/>
        </w:rPr>
        <w:t xml:space="preserve">RawCode: AOfs</w:t>
      </w:r>
    </w:p>
    <w:p w:rsidR="00000000" w:rsidDel="00000000" w:rsidP="00000000" w:rsidRDefault="00000000" w:rsidRPr="00000000" w14:paraId="0000053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3A">
      <w:pPr>
        <w:numPr>
          <w:ilvl w:val="0"/>
          <w:numId w:val="80"/>
        </w:numPr>
        <w:spacing w:after="0" w:afterAutospacing="0"/>
        <w:ind w:left="720" w:hanging="360"/>
      </w:pPr>
      <w:r w:rsidDel="00000000" w:rsidR="00000000" w:rsidRPr="00000000">
        <w:rPr>
          <w:rtl w:val="0"/>
        </w:rPr>
        <w:t xml:space="preserve">Provides vision in an area, or no vision if area set to 0.</w:t>
      </w:r>
    </w:p>
    <w:p w:rsidR="00000000" w:rsidDel="00000000" w:rsidP="00000000" w:rsidRDefault="00000000" w:rsidRPr="00000000" w14:paraId="0000053B">
      <w:pPr>
        <w:numPr>
          <w:ilvl w:val="0"/>
          <w:numId w:val="80"/>
        </w:numPr>
        <w:spacing w:after="0" w:afterAutospacing="0"/>
        <w:ind w:left="720" w:hanging="360"/>
      </w:pPr>
      <w:r w:rsidDel="00000000" w:rsidR="00000000" w:rsidRPr="00000000">
        <w:rPr>
          <w:rtl w:val="0"/>
        </w:rPr>
        <w:t xml:space="preserve">Enemies cannot see that you cast this ability on them. </w:t>
      </w:r>
      <w:r w:rsidDel="00000000" w:rsidR="00000000" w:rsidRPr="00000000">
        <w:rPr>
          <w:color w:val="9900ff"/>
          <w:rtl w:val="0"/>
        </w:rPr>
        <w:t xml:space="preserve">(RoyGBV)</w:t>
      </w:r>
    </w:p>
    <w:p w:rsidR="00000000" w:rsidDel="00000000" w:rsidP="00000000" w:rsidRDefault="00000000" w:rsidRPr="00000000" w14:paraId="0000053C">
      <w:pPr>
        <w:numPr>
          <w:ilvl w:val="0"/>
          <w:numId w:val="80"/>
        </w:numPr>
        <w:ind w:left="720" w:hanging="360"/>
      </w:pPr>
      <w:r w:rsidDel="00000000" w:rsidR="00000000" w:rsidRPr="00000000">
        <w:rPr>
          <w:rtl w:val="0"/>
        </w:rPr>
        <w:t xml:space="preserve">Hardcoded True Sight</w:t>
      </w:r>
    </w:p>
    <w:p w:rsidR="00000000" w:rsidDel="00000000" w:rsidP="00000000" w:rsidRDefault="00000000" w:rsidRPr="00000000" w14:paraId="0000053D">
      <w:pPr>
        <w:pStyle w:val="Heading2"/>
        <w:rPr>
          <w:b w:val="1"/>
          <w:bCs w:val="1"/>
        </w:rPr>
      </w:pPr>
      <w:bookmarkStart w:colFirst="0" w:colLast="0" w:name="_c9os2qbyxtu8" w:id="92"/>
      <w:bookmarkEnd w:id="92"/>
      <w:r w:rsidDel="00000000" w:rsidR="00000000" w:rsidRPr="00000000">
        <w:rPr>
          <w:rtl w:val="0"/>
        </w:rPr>
        <w:tab/>
      </w:r>
      <w:r w:rsidDel="00000000" w:rsidR="00000000" w:rsidRPr="00000000">
        <w:rPr>
          <w:b w:val="1"/>
          <w:bCs w:val="1"/>
          <w:rtl w:val="0"/>
        </w:rPr>
        <w:t xml:space="preserve">-Feral Spirit:</w:t>
      </w:r>
    </w:p>
    <w:p w:rsidR="00000000" w:rsidDel="00000000" w:rsidP="00000000" w:rsidRDefault="00000000" w:rsidRPr="00000000" w14:paraId="0000053E">
      <w:pPr>
        <w:rPr/>
      </w:pPr>
      <w:r w:rsidDel="00000000" w:rsidR="00000000" w:rsidRPr="00000000">
        <w:rPr>
          <w:rtl w:val="0"/>
        </w:rPr>
        <w:tab/>
        <w:tab/>
        <w:t xml:space="preserve">Tags:</w:t>
      </w:r>
      <w:r w:rsidDel="00000000" w:rsidR="00000000" w:rsidRPr="00000000">
        <w:rPr>
          <w:color w:val="0000ff"/>
          <w:rtl w:val="0"/>
        </w:rPr>
        <w:t xml:space="preserve"> [Summon]</w:t>
      </w:r>
      <w:r w:rsidDel="00000000" w:rsidR="00000000" w:rsidRPr="00000000">
        <w:rPr>
          <w:rtl w:val="0"/>
        </w:rPr>
      </w:r>
    </w:p>
    <w:p w:rsidR="00000000" w:rsidDel="00000000" w:rsidP="00000000" w:rsidRDefault="00000000" w:rsidRPr="00000000" w14:paraId="0000053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540">
      <w:pPr>
        <w:ind w:left="720" w:firstLine="720"/>
        <w:rPr/>
      </w:pPr>
      <w:r w:rsidDel="00000000" w:rsidR="00000000" w:rsidRPr="00000000">
        <w:rPr>
          <w:rtl w:val="0"/>
        </w:rPr>
        <w:t xml:space="preserve">RawCode: AOsf</w:t>
      </w:r>
    </w:p>
    <w:p w:rsidR="00000000" w:rsidDel="00000000" w:rsidP="00000000" w:rsidRDefault="00000000" w:rsidRPr="00000000" w14:paraId="0000054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1.34.0.19632</w:t>
      </w:r>
      <w:r w:rsidDel="00000000" w:rsidR="00000000" w:rsidRPr="00000000">
        <w:rPr>
          <w:rtl w:val="0"/>
        </w:rPr>
      </w:r>
    </w:p>
    <w:p w:rsidR="00000000" w:rsidDel="00000000" w:rsidP="00000000" w:rsidRDefault="00000000" w:rsidRPr="00000000" w14:paraId="00000542">
      <w:pPr>
        <w:numPr>
          <w:ilvl w:val="0"/>
          <w:numId w:val="80"/>
        </w:numPr>
        <w:spacing w:after="0" w:afterAutospacing="0"/>
        <w:ind w:left="720" w:hanging="360"/>
      </w:pPr>
      <w:r w:rsidDel="00000000" w:rsidR="00000000" w:rsidRPr="00000000">
        <w:rPr>
          <w:rtl w:val="0"/>
        </w:rPr>
        <w:t xml:space="preserve">Standard Summon Skill</w:t>
      </w:r>
    </w:p>
    <w:p w:rsidR="00000000" w:rsidDel="00000000" w:rsidP="00000000" w:rsidRDefault="00000000" w:rsidRPr="00000000" w14:paraId="00000543">
      <w:pPr>
        <w:numPr>
          <w:ilvl w:val="0"/>
          <w:numId w:val="80"/>
        </w:numPr>
        <w:spacing w:after="0" w:afterAutospacing="0"/>
        <w:ind w:left="720" w:hanging="360"/>
      </w:pPr>
      <w:r w:rsidDel="00000000" w:rsidR="00000000" w:rsidRPr="00000000">
        <w:rPr>
          <w:rtl w:val="0"/>
        </w:rPr>
        <w:t xml:space="preserve">Recasting Feral Spirit with still living summons of that spell, will unsummon them.</w:t>
      </w:r>
    </w:p>
    <w:p w:rsidR="00000000" w:rsidDel="00000000" w:rsidP="00000000" w:rsidRDefault="00000000" w:rsidRPr="00000000" w14:paraId="00000544">
      <w:pPr>
        <w:numPr>
          <w:ilvl w:val="0"/>
          <w:numId w:val="80"/>
        </w:numPr>
        <w:spacing w:after="0" w:afterAutospacing="0"/>
        <w:ind w:left="720" w:hanging="360"/>
      </w:pPr>
      <w:r w:rsidDel="00000000" w:rsidR="00000000" w:rsidRPr="00000000">
        <w:rPr>
          <w:rtl w:val="0"/>
        </w:rPr>
        <w:t xml:space="preserve">When an unit has multiple versions of this ability, it uses all of them at the same time.</w:t>
      </w:r>
    </w:p>
    <w:p w:rsidR="00000000" w:rsidDel="00000000" w:rsidP="00000000" w:rsidRDefault="00000000" w:rsidRPr="00000000" w14:paraId="00000545">
      <w:pPr>
        <w:numPr>
          <w:ilvl w:val="0"/>
          <w:numId w:val="80"/>
        </w:numPr>
        <w:spacing w:after="0" w:afterAutospacing="0"/>
        <w:ind w:left="720" w:hanging="360"/>
        <w:rPr>
          <w:ins w:author="Anonymous" w:id="23" w:date="2025-11-18T10:54:16Z"/>
        </w:rPr>
      </w:pPr>
      <w:r w:rsidDel="00000000" w:rsidR="00000000" w:rsidRPr="00000000">
        <w:rPr>
          <w:rtl w:val="0"/>
        </w:rPr>
        <w:t xml:space="preserve">Feral Spirit summons will despawn if their summoner is removed from the game, even if their expiration timer is not finished</w:t>
      </w:r>
      <w:ins w:author="Anonymous" w:id="23" w:date="2025-11-18T10:54:16Z">
        <w:r w:rsidDel="00000000" w:rsidR="00000000" w:rsidRPr="00000000">
          <w:rPr>
            <w:rtl w:val="0"/>
          </w:rPr>
        </w:r>
      </w:ins>
    </w:p>
    <w:p w:rsidR="00000000" w:rsidDel="00000000" w:rsidP="00000000" w:rsidRDefault="00000000" w:rsidRPr="00000000" w14:paraId="00000546">
      <w:pPr>
        <w:numPr>
          <w:ilvl w:val="0"/>
          <w:numId w:val="80"/>
        </w:numPr>
        <w:spacing w:after="0" w:afterAutospacing="0"/>
        <w:ind w:left="720" w:hanging="360"/>
      </w:pPr>
      <w:ins w:author="Anonymous" w:id="24" w:date="2025-11-18T10:55:44Z">
        <w:r w:rsidDel="00000000" w:rsidR="00000000" w:rsidRPr="00000000">
          <w:rPr>
            <w:rtl w:val="0"/>
          </w:rPr>
          <w:t xml:space="preserve">The Unsummon feature gets removed when the summon changes owner.</w:t>
        </w:r>
      </w:ins>
      <w:r w:rsidDel="00000000" w:rsidR="00000000" w:rsidRPr="00000000">
        <w:rPr>
          <w:rtl w:val="0"/>
        </w:rPr>
      </w:r>
    </w:p>
    <w:p w:rsidR="00000000" w:rsidDel="00000000" w:rsidP="00000000" w:rsidRDefault="00000000" w:rsidRPr="00000000" w14:paraId="00000547">
      <w:pPr>
        <w:numPr>
          <w:ilvl w:val="0"/>
          <w:numId w:val="80"/>
        </w:numPr>
        <w:spacing w:after="0" w:afterAutospacing="0"/>
        <w:ind w:left="720" w:hanging="360"/>
      </w:pPr>
      <w:r w:rsidDel="00000000" w:rsidR="00000000" w:rsidRPr="00000000">
        <w:rPr>
          <w:rtl w:val="0"/>
        </w:rPr>
        <w:t xml:space="preserve">Unsummons when the Ability is lost.</w:t>
      </w:r>
    </w:p>
    <w:p w:rsidR="00000000" w:rsidDel="00000000" w:rsidP="00000000" w:rsidRDefault="00000000" w:rsidRPr="00000000" w14:paraId="00000548">
      <w:pPr>
        <w:numPr>
          <w:ilvl w:val="1"/>
          <w:numId w:val="80"/>
        </w:numPr>
        <w:spacing w:after="0" w:afterAutospacing="0"/>
        <w:ind w:left="1440" w:hanging="360"/>
      </w:pPr>
      <w:r w:rsidDel="00000000" w:rsidR="00000000" w:rsidRPr="00000000">
        <w:rPr>
          <w:rtl w:val="0"/>
        </w:rPr>
        <w:t xml:space="preserve">So it is a bad idea to give this ability to a consumable item, since the item is lost and thus the ability at the last charge</w:t>
      </w:r>
    </w:p>
    <w:p w:rsidR="00000000" w:rsidDel="00000000" w:rsidP="00000000" w:rsidRDefault="00000000" w:rsidRPr="00000000" w14:paraId="00000549">
      <w:pPr>
        <w:numPr>
          <w:ilvl w:val="0"/>
          <w:numId w:val="80"/>
        </w:numPr>
        <w:spacing w:after="0" w:afterAutospacing="0"/>
        <w:ind w:left="720" w:hanging="360"/>
      </w:pPr>
      <w:r w:rsidDel="00000000" w:rsidR="00000000" w:rsidRPr="00000000">
        <w:rPr>
          <w:rtl w:val="0"/>
        </w:rPr>
        <w:t xml:space="preserve">“Stats - Area of Effect” (Kino)</w:t>
      </w:r>
    </w:p>
    <w:p w:rsidR="00000000" w:rsidDel="00000000" w:rsidP="00000000" w:rsidRDefault="00000000" w:rsidRPr="00000000" w14:paraId="0000054A">
      <w:pPr>
        <w:numPr>
          <w:ilvl w:val="1"/>
          <w:numId w:val="80"/>
        </w:numPr>
        <w:spacing w:after="0" w:afterAutospacing="0"/>
        <w:ind w:left="1440" w:hanging="360"/>
      </w:pPr>
      <w:r w:rsidDel="00000000" w:rsidR="00000000" w:rsidRPr="00000000">
        <w:rPr>
          <w:rtl w:val="0"/>
        </w:rPr>
        <w:t xml:space="preserve">The distance at which the summons are created ahead of the caster</w:t>
      </w:r>
    </w:p>
    <w:p w:rsidR="00000000" w:rsidDel="00000000" w:rsidP="00000000" w:rsidRDefault="00000000" w:rsidRPr="00000000" w14:paraId="0000054B">
      <w:pPr>
        <w:numPr>
          <w:ilvl w:val="1"/>
          <w:numId w:val="80"/>
        </w:numPr>
        <w:ind w:left="1440" w:hanging="360"/>
      </w:pPr>
      <w:r w:rsidDel="00000000" w:rsidR="00000000" w:rsidRPr="00000000">
        <w:rPr>
          <w:rtl w:val="0"/>
        </w:rPr>
        <w:t xml:space="preserve">Negative numbers cause the summons to be created behind the caster</w:t>
      </w:r>
    </w:p>
    <w:p w:rsidR="00000000" w:rsidDel="00000000" w:rsidP="00000000" w:rsidRDefault="00000000" w:rsidRPr="00000000" w14:paraId="0000054C">
      <w:pPr>
        <w:pStyle w:val="Heading2"/>
        <w:rPr>
          <w:b w:val="1"/>
          <w:bCs w:val="1"/>
        </w:rPr>
      </w:pPr>
      <w:bookmarkStart w:colFirst="0" w:colLast="0" w:name="_vuq7a2z2bnxx" w:id="93"/>
      <w:bookmarkEnd w:id="93"/>
      <w:r w:rsidDel="00000000" w:rsidR="00000000" w:rsidRPr="00000000">
        <w:rPr>
          <w:rtl w:val="0"/>
        </w:rPr>
        <w:tab/>
      </w:r>
      <w:r w:rsidDel="00000000" w:rsidR="00000000" w:rsidRPr="00000000">
        <w:rPr>
          <w:b w:val="1"/>
          <w:bCs w:val="1"/>
          <w:rtl w:val="0"/>
        </w:rPr>
        <w:t xml:space="preserve">-Hex:</w:t>
      </w:r>
    </w:p>
    <w:p w:rsidR="00000000" w:rsidDel="00000000" w:rsidP="00000000" w:rsidRDefault="00000000" w:rsidRPr="00000000" w14:paraId="0000054D">
      <w:pPr>
        <w:rPr/>
      </w:pPr>
      <w:r w:rsidDel="00000000" w:rsidR="00000000" w:rsidRPr="00000000">
        <w:rPr>
          <w:rtl w:val="0"/>
        </w:rPr>
        <w:tab/>
        <w:tab/>
        <w:t xml:space="preserve">Tags:</w:t>
      </w:r>
      <w:r w:rsidDel="00000000" w:rsidR="00000000" w:rsidRPr="00000000">
        <w:rPr>
          <w:color w:val="0000ff"/>
          <w:rtl w:val="0"/>
        </w:rPr>
        <w:t xml:space="preserve"> [Morph]</w:t>
      </w:r>
      <w:r w:rsidDel="00000000" w:rsidR="00000000" w:rsidRPr="00000000">
        <w:rPr>
          <w:rtl w:val="0"/>
        </w:rPr>
      </w:r>
    </w:p>
    <w:p w:rsidR="00000000" w:rsidDel="00000000" w:rsidP="00000000" w:rsidRDefault="00000000" w:rsidRPr="00000000" w14:paraId="0000054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54F">
      <w:pPr>
        <w:ind w:left="720" w:firstLine="720"/>
        <w:rPr/>
      </w:pPr>
      <w:r w:rsidDel="00000000" w:rsidR="00000000" w:rsidRPr="00000000">
        <w:rPr>
          <w:rtl w:val="0"/>
        </w:rPr>
        <w:t xml:space="preserve">Casting by AI: Spammed on non-heroes, may target a lone hero.</w:t>
      </w:r>
    </w:p>
    <w:p w:rsidR="00000000" w:rsidDel="00000000" w:rsidP="00000000" w:rsidRDefault="00000000" w:rsidRPr="00000000" w14:paraId="00000550">
      <w:pPr>
        <w:ind w:left="720" w:firstLine="720"/>
        <w:rPr/>
      </w:pPr>
      <w:r w:rsidDel="00000000" w:rsidR="00000000" w:rsidRPr="00000000">
        <w:rPr>
          <w:rtl w:val="0"/>
        </w:rPr>
        <w:t xml:space="preserve">RawCode: AOhx</w:t>
      </w:r>
    </w:p>
    <w:p w:rsidR="00000000" w:rsidDel="00000000" w:rsidP="00000000" w:rsidRDefault="00000000" w:rsidRPr="00000000" w14:paraId="00000551">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 </w:t>
      </w:r>
    </w:p>
    <w:p w:rsidR="00000000" w:rsidDel="00000000" w:rsidP="00000000" w:rsidRDefault="00000000" w:rsidRPr="00000000" w14:paraId="00000552">
      <w:pPr>
        <w:numPr>
          <w:ilvl w:val="0"/>
          <w:numId w:val="80"/>
        </w:numPr>
        <w:spacing w:after="0" w:afterAutospacing="0"/>
        <w:ind w:left="720" w:hanging="360"/>
      </w:pPr>
      <w:r w:rsidDel="00000000" w:rsidR="00000000" w:rsidRPr="00000000">
        <w:rPr>
          <w:rtl w:val="0"/>
        </w:rPr>
        <w:t xml:space="preserve">Setting the “Stats - Duration” to -1 causes it to last forever</w:t>
      </w:r>
    </w:p>
    <w:p w:rsidR="00000000" w:rsidDel="00000000" w:rsidP="00000000" w:rsidRDefault="00000000" w:rsidRPr="00000000" w14:paraId="00000553">
      <w:pPr>
        <w:numPr>
          <w:ilvl w:val="1"/>
          <w:numId w:val="80"/>
        </w:numPr>
        <w:spacing w:after="0" w:afterAutospacing="0"/>
        <w:ind w:left="1440" w:hanging="360"/>
      </w:pPr>
      <w:r w:rsidDel="00000000" w:rsidR="00000000" w:rsidRPr="00000000">
        <w:rPr>
          <w:rtl w:val="0"/>
        </w:rPr>
        <w:t xml:space="preserve">Casting “Dispel Magic” makes the unit go back to normal.</w:t>
      </w:r>
    </w:p>
    <w:p w:rsidR="00000000" w:rsidDel="00000000" w:rsidP="00000000" w:rsidRDefault="00000000" w:rsidRPr="00000000" w14:paraId="00000554">
      <w:pPr>
        <w:numPr>
          <w:ilvl w:val="0"/>
          <w:numId w:val="80"/>
        </w:numPr>
        <w:ind w:left="720" w:hanging="360"/>
      </w:pPr>
      <w:r w:rsidDel="00000000" w:rsidR="00000000" w:rsidRPr="00000000">
        <w:rPr>
          <w:rtl w:val="0"/>
        </w:rPr>
        <w:t xml:space="preserve">The better Polymorph</w:t>
      </w:r>
    </w:p>
    <w:p w:rsidR="00000000" w:rsidDel="00000000" w:rsidP="00000000" w:rsidRDefault="00000000" w:rsidRPr="00000000" w14:paraId="00000555">
      <w:pPr>
        <w:numPr>
          <w:ilvl w:val="0"/>
          <w:numId w:val="80"/>
        </w:numPr>
        <w:ind w:left="720" w:hanging="360"/>
      </w:pPr>
      <w:r w:rsidDel="00000000" w:rsidR="00000000" w:rsidRPr="00000000">
        <w:rPr>
          <w:rtl w:val="0"/>
        </w:rPr>
        <w:t xml:space="preserve">Always disable most non-aura passives.</w:t>
      </w:r>
    </w:p>
    <w:p w:rsidR="00000000" w:rsidDel="00000000" w:rsidP="00000000" w:rsidRDefault="00000000" w:rsidRPr="00000000" w14:paraId="00000556">
      <w:pPr>
        <w:numPr>
          <w:ilvl w:val="0"/>
          <w:numId w:val="80"/>
        </w:numPr>
        <w:ind w:left="720" w:hanging="360"/>
      </w:pPr>
      <w:r w:rsidDel="00000000" w:rsidR="00000000" w:rsidRPr="00000000">
        <w:rPr>
          <w:rtl w:val="0"/>
        </w:rPr>
        <w:t xml:space="preserve">Depend on Target - Allowed, you can hex structures and disable its passive.</w:t>
      </w:r>
    </w:p>
    <w:p w:rsidR="00000000" w:rsidDel="00000000" w:rsidP="00000000" w:rsidRDefault="00000000" w:rsidRPr="00000000" w14:paraId="00000557">
      <w:pPr>
        <w:numPr>
          <w:ilvl w:val="0"/>
          <w:numId w:val="80"/>
        </w:numPr>
        <w:ind w:left="720" w:hanging="360"/>
      </w:pPr>
      <w:r w:rsidDel="00000000" w:rsidR="00000000" w:rsidRPr="00000000">
        <w:rPr>
          <w:rtl w:val="0"/>
        </w:rPr>
        <w:t xml:space="preserve">If hex is casted on a unit which is already being hexed, the unit will take the newer hex regardless of duration.</w:t>
      </w:r>
    </w:p>
    <w:p w:rsidR="00000000" w:rsidDel="00000000" w:rsidP="00000000" w:rsidRDefault="00000000" w:rsidRPr="00000000" w14:paraId="00000558">
      <w:pPr>
        <w:numPr>
          <w:ilvl w:val="0"/>
          <w:numId w:val="80"/>
        </w:numPr>
        <w:ind w:left="720" w:hanging="360"/>
      </w:pPr>
      <w:r w:rsidDel="00000000" w:rsidR="00000000" w:rsidRPr="00000000">
        <w:rPr>
          <w:rtl w:val="0"/>
        </w:rPr>
        <w:t xml:space="preserve">If the hex unit casts an ability that gives transformation such as Blade Storm, Bear Form, Metamorphosis will result in a permanent stuck.</w:t>
      </w:r>
    </w:p>
    <w:p w:rsidR="00000000" w:rsidDel="00000000" w:rsidP="00000000" w:rsidRDefault="00000000" w:rsidRPr="00000000" w14:paraId="00000559">
      <w:pPr>
        <w:numPr>
          <w:ilvl w:val="0"/>
          <w:numId w:val="80"/>
        </w:numPr>
        <w:ind w:left="720" w:hanging="360"/>
      </w:pPr>
      <w:r w:rsidDel="00000000" w:rsidR="00000000" w:rsidRPr="00000000">
        <w:rPr>
          <w:rtl w:val="0"/>
        </w:rPr>
        <w:t xml:space="preserve">Can cast abilities if enabled.</w:t>
      </w:r>
    </w:p>
    <w:p w:rsidR="00000000" w:rsidDel="00000000" w:rsidP="00000000" w:rsidRDefault="00000000" w:rsidRPr="00000000" w14:paraId="0000055A">
      <w:pPr>
        <w:numPr>
          <w:ilvl w:val="0"/>
          <w:numId w:val="80"/>
        </w:numPr>
        <w:ind w:left="720" w:hanging="360"/>
      </w:pPr>
      <w:r w:rsidDel="00000000" w:rsidR="00000000" w:rsidRPr="00000000">
        <w:rPr>
          <w:rtl w:val="0"/>
        </w:rPr>
        <w:t xml:space="preserve">Dealing Unknown damage type at the end of the duration for allies and at the starting and expiring duration for enemies..</w:t>
      </w:r>
    </w:p>
    <w:p w:rsidR="00000000" w:rsidDel="00000000" w:rsidP="00000000" w:rsidRDefault="00000000" w:rsidRPr="00000000" w14:paraId="0000055B">
      <w:pPr>
        <w:pStyle w:val="Heading2"/>
        <w:rPr>
          <w:b w:val="1"/>
          <w:bCs w:val="1"/>
        </w:rPr>
      </w:pPr>
      <w:bookmarkStart w:colFirst="0" w:colLast="0" w:name="_4n6xqtmpph0" w:id="94"/>
      <w:bookmarkEnd w:id="94"/>
      <w:r w:rsidDel="00000000" w:rsidR="00000000" w:rsidRPr="00000000">
        <w:rPr>
          <w:b w:val="1"/>
          <w:bCs w:val="1"/>
          <w:rtl w:val="0"/>
        </w:rPr>
        <w:t xml:space="preserve">-Mirror Image</w:t>
      </w:r>
    </w:p>
    <w:p w:rsidR="00000000" w:rsidDel="00000000" w:rsidP="00000000" w:rsidRDefault="00000000" w:rsidRPr="00000000" w14:paraId="0000055C">
      <w:pPr>
        <w:rPr/>
      </w:pPr>
      <w:r w:rsidDel="00000000" w:rsidR="00000000" w:rsidRPr="00000000">
        <w:rPr>
          <w:rtl w:val="0"/>
        </w:rPr>
        <w:tab/>
        <w:tab/>
        <w:t xml:space="preserve">Tags:</w:t>
      </w:r>
      <w:r w:rsidDel="00000000" w:rsidR="00000000" w:rsidRPr="00000000">
        <w:rPr>
          <w:color w:val="0000ff"/>
          <w:rtl w:val="0"/>
        </w:rPr>
        <w:t xml:space="preserve"> [Summon]</w:t>
      </w:r>
      <w:r w:rsidDel="00000000" w:rsidR="00000000" w:rsidRPr="00000000">
        <w:rPr>
          <w:rtl w:val="0"/>
        </w:rPr>
      </w:r>
    </w:p>
    <w:p w:rsidR="00000000" w:rsidDel="00000000" w:rsidP="00000000" w:rsidRDefault="00000000" w:rsidRPr="00000000" w14:paraId="0000055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55E">
      <w:pPr>
        <w:ind w:left="720" w:firstLine="720"/>
        <w:rPr/>
      </w:pPr>
      <w:r w:rsidDel="00000000" w:rsidR="00000000" w:rsidRPr="00000000">
        <w:rPr>
          <w:rtl w:val="0"/>
        </w:rPr>
        <w:t xml:space="preserve">Casting by AI: Cast if the caster is attacked a certain number of times. Used immediately if the caster is about to be hit by a spell.</w:t>
      </w:r>
    </w:p>
    <w:p w:rsidR="00000000" w:rsidDel="00000000" w:rsidP="00000000" w:rsidRDefault="00000000" w:rsidRPr="00000000" w14:paraId="0000055F">
      <w:pPr>
        <w:ind w:left="720" w:firstLine="720"/>
        <w:rPr/>
      </w:pPr>
      <w:r w:rsidDel="00000000" w:rsidR="00000000" w:rsidRPr="00000000">
        <w:rPr>
          <w:rtl w:val="0"/>
        </w:rPr>
        <w:t xml:space="preserve">RawCode: AOmi</w:t>
      </w:r>
    </w:p>
    <w:p w:rsidR="00000000" w:rsidDel="00000000" w:rsidP="00000000" w:rsidRDefault="00000000" w:rsidRPr="00000000" w14:paraId="0000056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61">
      <w:pPr>
        <w:numPr>
          <w:ilvl w:val="0"/>
          <w:numId w:val="80"/>
        </w:numPr>
        <w:spacing w:after="0" w:afterAutospacing="0"/>
        <w:ind w:left="720" w:hanging="360"/>
      </w:pPr>
      <w:r w:rsidDel="00000000" w:rsidR="00000000" w:rsidRPr="00000000">
        <w:rPr>
          <w:rtl w:val="0"/>
        </w:rPr>
        <w:t xml:space="preserve">“Data - Damage Dealt”</w:t>
      </w:r>
    </w:p>
    <w:p w:rsidR="00000000" w:rsidDel="00000000" w:rsidP="00000000" w:rsidRDefault="00000000" w:rsidRPr="00000000" w14:paraId="00000562">
      <w:pPr>
        <w:numPr>
          <w:ilvl w:val="1"/>
          <w:numId w:val="80"/>
        </w:numPr>
        <w:spacing w:after="0" w:afterAutospacing="0"/>
        <w:ind w:left="1440" w:hanging="360"/>
      </w:pPr>
      <w:r w:rsidDel="00000000" w:rsidR="00000000" w:rsidRPr="00000000">
        <w:rPr>
          <w:rtl w:val="0"/>
        </w:rPr>
        <w:t xml:space="preserve">Below 0 it does not heal the target it hits.</w:t>
      </w:r>
    </w:p>
    <w:p w:rsidR="00000000" w:rsidDel="00000000" w:rsidP="00000000" w:rsidRDefault="00000000" w:rsidRPr="00000000" w14:paraId="00000563">
      <w:pPr>
        <w:numPr>
          <w:ilvl w:val="0"/>
          <w:numId w:val="80"/>
        </w:numPr>
        <w:spacing w:after="0" w:afterAutospacing="0"/>
        <w:ind w:left="720" w:hanging="360"/>
      </w:pPr>
      <w:r w:rsidDel="00000000" w:rsidR="00000000" w:rsidRPr="00000000">
        <w:rPr>
          <w:rtl w:val="0"/>
        </w:rPr>
        <w:t xml:space="preserve">Attacking an illusion will not redraw aggro, you can attack one to detect whether it’s an illusion or not </w:t>
      </w:r>
      <w:r w:rsidDel="00000000" w:rsidR="00000000" w:rsidRPr="00000000">
        <w:rPr>
          <w:color w:val="9900ff"/>
          <w:rtl w:val="0"/>
        </w:rPr>
        <w:t xml:space="preserve">(Nudl).</w:t>
      </w:r>
    </w:p>
    <w:p w:rsidR="00000000" w:rsidDel="00000000" w:rsidP="00000000" w:rsidRDefault="00000000" w:rsidRPr="00000000" w14:paraId="00000564">
      <w:pPr>
        <w:numPr>
          <w:ilvl w:val="0"/>
          <w:numId w:val="80"/>
        </w:numPr>
        <w:spacing w:after="0" w:afterAutospacing="0"/>
        <w:ind w:left="720" w:hanging="360"/>
      </w:pPr>
      <w:r w:rsidDel="00000000" w:rsidR="00000000" w:rsidRPr="00000000">
        <w:rPr>
          <w:rtl w:val="0"/>
        </w:rPr>
        <w:t xml:space="preserve">Unsummons the Illusions when the Ability is lost.</w:t>
      </w:r>
    </w:p>
    <w:p w:rsidR="00000000" w:rsidDel="00000000" w:rsidP="00000000" w:rsidRDefault="00000000" w:rsidRPr="00000000" w14:paraId="00000565">
      <w:pPr>
        <w:numPr>
          <w:ilvl w:val="1"/>
          <w:numId w:val="80"/>
        </w:numPr>
        <w:spacing w:after="0" w:afterAutospacing="0"/>
        <w:ind w:left="1440" w:hanging="360"/>
      </w:pPr>
      <w:r w:rsidDel="00000000" w:rsidR="00000000" w:rsidRPr="00000000">
        <w:rPr>
          <w:rtl w:val="0"/>
        </w:rPr>
        <w:t xml:space="preserve">This includes disabling or removing the ability through triggers. The illusions stay if the ability is simply hidden. Disabling abilities like Hex does not affect the summoned illusions.</w:t>
      </w:r>
    </w:p>
    <w:p w:rsidR="00000000" w:rsidDel="00000000" w:rsidP="00000000" w:rsidRDefault="00000000" w:rsidRPr="00000000" w14:paraId="00000566">
      <w:pPr>
        <w:numPr>
          <w:ilvl w:val="1"/>
          <w:numId w:val="80"/>
        </w:numPr>
        <w:spacing w:after="0" w:afterAutospacing="0"/>
        <w:ind w:left="1440" w:hanging="360"/>
      </w:pPr>
      <w:r w:rsidDel="00000000" w:rsidR="00000000" w:rsidRPr="00000000">
        <w:rPr>
          <w:rtl w:val="0"/>
        </w:rPr>
        <w:t xml:space="preserve">Death does not unsummon illusions.</w:t>
      </w:r>
    </w:p>
    <w:p w:rsidR="00000000" w:rsidDel="00000000" w:rsidP="00000000" w:rsidRDefault="00000000" w:rsidRPr="00000000" w14:paraId="00000567">
      <w:pPr>
        <w:numPr>
          <w:ilvl w:val="0"/>
          <w:numId w:val="80"/>
        </w:numPr>
        <w:spacing w:after="0" w:afterAutospacing="0"/>
        <w:ind w:left="720" w:hanging="360"/>
      </w:pPr>
      <w:r w:rsidDel="00000000" w:rsidR="00000000" w:rsidRPr="00000000">
        <w:rPr>
          <w:rtl w:val="0"/>
        </w:rPr>
        <w:t xml:space="preserve">“Data - Damage taken”</w:t>
      </w:r>
    </w:p>
    <w:p w:rsidR="00000000" w:rsidDel="00000000" w:rsidP="00000000" w:rsidRDefault="00000000" w:rsidRPr="00000000" w14:paraId="00000568">
      <w:pPr>
        <w:numPr>
          <w:ilvl w:val="1"/>
          <w:numId w:val="80"/>
        </w:numPr>
        <w:spacing w:after="0" w:afterAutospacing="0"/>
        <w:ind w:left="1440" w:hanging="360"/>
      </w:pPr>
      <w:r w:rsidDel="00000000" w:rsidR="00000000" w:rsidRPr="00000000">
        <w:rPr>
          <w:rtl w:val="0"/>
        </w:rPr>
        <w:t xml:space="preserve">Below 0 it does not appear to take damage at all.</w:t>
      </w:r>
    </w:p>
    <w:p w:rsidR="00000000" w:rsidDel="00000000" w:rsidP="00000000" w:rsidRDefault="00000000" w:rsidRPr="00000000" w14:paraId="00000569">
      <w:pPr>
        <w:numPr>
          <w:ilvl w:val="0"/>
          <w:numId w:val="80"/>
        </w:numPr>
        <w:spacing w:after="0" w:afterAutospacing="0"/>
        <w:ind w:left="720" w:hanging="360"/>
      </w:pPr>
      <w:r w:rsidDel="00000000" w:rsidR="00000000" w:rsidRPr="00000000">
        <w:rPr>
          <w:rtl w:val="0"/>
        </w:rPr>
        <w:t xml:space="preserve">“Data - Number of Images” (Kino)</w:t>
      </w:r>
    </w:p>
    <w:p w:rsidR="00000000" w:rsidDel="00000000" w:rsidP="00000000" w:rsidRDefault="00000000" w:rsidRPr="00000000" w14:paraId="0000056A">
      <w:pPr>
        <w:numPr>
          <w:ilvl w:val="1"/>
          <w:numId w:val="80"/>
        </w:numPr>
        <w:spacing w:after="0" w:afterAutospacing="0"/>
        <w:ind w:left="1440" w:hanging="360"/>
      </w:pPr>
      <w:r w:rsidDel="00000000" w:rsidR="00000000" w:rsidRPr="00000000">
        <w:rPr>
          <w:rtl w:val="0"/>
        </w:rPr>
        <w:t xml:space="preserve">If set to 0, the caster will still turn invulnerable and be displaced</w:t>
      </w:r>
    </w:p>
    <w:p w:rsidR="00000000" w:rsidDel="00000000" w:rsidP="00000000" w:rsidRDefault="00000000" w:rsidRPr="00000000" w14:paraId="0000056B">
      <w:pPr>
        <w:numPr>
          <w:ilvl w:val="1"/>
          <w:numId w:val="80"/>
        </w:numPr>
        <w:spacing w:after="0" w:afterAutospacing="0"/>
        <w:ind w:left="1440" w:hanging="360"/>
      </w:pPr>
      <w:r w:rsidDel="00000000" w:rsidR="00000000" w:rsidRPr="00000000">
        <w:rPr>
          <w:rtl w:val="0"/>
        </w:rPr>
        <w:t xml:space="preserve">If set to number higher than 10, it always creates 9 illusions instead and the caster will vanish with permanent pause and invulnerability after some casts. You can still see that the hero is still controllable but there is no model. You can unhide the caster but cannot remove the invulnerability. So you have to find another way to create more than 10 illusions. (1.31.1.12173)</w:t>
      </w:r>
    </w:p>
    <w:p w:rsidR="00000000" w:rsidDel="00000000" w:rsidP="00000000" w:rsidRDefault="00000000" w:rsidRPr="00000000" w14:paraId="0000056C">
      <w:pPr>
        <w:numPr>
          <w:ilvl w:val="0"/>
          <w:numId w:val="80"/>
        </w:numPr>
        <w:spacing w:after="0" w:afterAutospacing="0"/>
        <w:ind w:left="720" w:hanging="360"/>
      </w:pPr>
      <w:r w:rsidDel="00000000" w:rsidR="00000000" w:rsidRPr="00000000">
        <w:rPr>
          <w:rtl w:val="0"/>
        </w:rPr>
        <w:t xml:space="preserve">“Stats - Cast Range” (Kino)</w:t>
      </w:r>
    </w:p>
    <w:p w:rsidR="00000000" w:rsidDel="00000000" w:rsidP="00000000" w:rsidRDefault="00000000" w:rsidRPr="00000000" w14:paraId="0000056D">
      <w:pPr>
        <w:numPr>
          <w:ilvl w:val="1"/>
          <w:numId w:val="80"/>
        </w:numPr>
        <w:spacing w:after="0" w:afterAutospacing="0"/>
        <w:ind w:left="1440" w:hanging="360"/>
      </w:pPr>
      <w:r w:rsidDel="00000000" w:rsidR="00000000" w:rsidRPr="00000000">
        <w:rPr>
          <w:rtl w:val="0"/>
        </w:rPr>
        <w:t xml:space="preserve">Affects the distance the caster and illusions are displaced</w:t>
      </w:r>
    </w:p>
    <w:p w:rsidR="00000000" w:rsidDel="00000000" w:rsidP="00000000" w:rsidRDefault="00000000" w:rsidRPr="00000000" w14:paraId="0000056E">
      <w:pPr>
        <w:numPr>
          <w:ilvl w:val="1"/>
          <w:numId w:val="80"/>
        </w:numPr>
        <w:spacing w:after="0" w:afterAutospacing="0"/>
        <w:ind w:left="1440" w:hanging="360"/>
      </w:pPr>
      <w:r w:rsidDel="00000000" w:rsidR="00000000" w:rsidRPr="00000000">
        <w:rPr>
          <w:rtl w:val="0"/>
        </w:rPr>
        <w:t xml:space="preserve">The invulnerability window is affected by cast range/missile speed</w:t>
      </w:r>
    </w:p>
    <w:p w:rsidR="00000000" w:rsidDel="00000000" w:rsidP="00000000" w:rsidRDefault="00000000" w:rsidRPr="00000000" w14:paraId="0000056F">
      <w:pPr>
        <w:numPr>
          <w:ilvl w:val="0"/>
          <w:numId w:val="80"/>
        </w:numPr>
        <w:spacing w:after="0" w:afterAutospacing="0"/>
        <w:ind w:left="720" w:hanging="360"/>
      </w:pPr>
      <w:r w:rsidDel="00000000" w:rsidR="00000000" w:rsidRPr="00000000">
        <w:rPr>
          <w:rtl w:val="0"/>
        </w:rPr>
        <w:t xml:space="preserve">Reveals higher ground while casting if standing near a cliff</w:t>
      </w:r>
    </w:p>
    <w:p w:rsidR="00000000" w:rsidDel="00000000" w:rsidP="00000000" w:rsidRDefault="00000000" w:rsidRPr="00000000" w14:paraId="00000570">
      <w:pPr>
        <w:numPr>
          <w:ilvl w:val="1"/>
          <w:numId w:val="80"/>
        </w:numPr>
        <w:spacing w:after="0" w:afterAutospacing="0"/>
        <w:ind w:left="1440" w:hanging="360"/>
      </w:pPr>
      <w:r w:rsidDel="00000000" w:rsidR="00000000" w:rsidRPr="00000000">
        <w:rPr>
          <w:rtl w:val="0"/>
        </w:rPr>
        <w:t xml:space="preserve">Provides flying vision around the caster for the duration of the Split Time</w:t>
      </w:r>
      <w:ins w:author="Khyrberos" w:id="25" w:date="2026-05-29T09:48:59Z">
        <w:r w:rsidDel="00000000" w:rsidR="00000000" w:rsidRPr="00000000">
          <w:rPr>
            <w:rtl w:val="0"/>
          </w:rPr>
          <w:t xml:space="preserve"> (“Data - Animation Delay”)</w:t>
        </w:r>
      </w:ins>
      <w:r w:rsidDel="00000000" w:rsidR="00000000" w:rsidRPr="00000000">
        <w:rPr>
          <w:rtl w:val="0"/>
        </w:rPr>
      </w:r>
    </w:p>
    <w:p w:rsidR="00000000" w:rsidDel="00000000" w:rsidP="00000000" w:rsidRDefault="00000000" w:rsidRPr="00000000" w14:paraId="00000571">
      <w:pPr>
        <w:numPr>
          <w:ilvl w:val="0"/>
          <w:numId w:val="80"/>
        </w:numPr>
        <w:spacing w:after="0" w:afterAutospacing="0"/>
        <w:ind w:left="720" w:hanging="360"/>
      </w:pPr>
      <w:r w:rsidDel="00000000" w:rsidR="00000000" w:rsidRPr="00000000">
        <w:rPr>
          <w:rtl w:val="0"/>
        </w:rPr>
        <w:t xml:space="preserve">When creating a New Custom Ability that’s based off of Mirror Image, the illusions spawned by the ability will no longer level up when the caster levels up. This behavior seems to be strictly reserved for the original spell only.</w:t>
      </w:r>
    </w:p>
    <w:p w:rsidR="00000000" w:rsidDel="00000000" w:rsidP="00000000" w:rsidRDefault="00000000" w:rsidRPr="00000000" w14:paraId="00000572">
      <w:pPr>
        <w:numPr>
          <w:ilvl w:val="0"/>
          <w:numId w:val="80"/>
        </w:numPr>
        <w:spacing w:after="0" w:afterAutospacing="0"/>
        <w:ind w:left="720" w:hanging="360"/>
      </w:pPr>
      <w:r w:rsidDel="00000000" w:rsidR="00000000" w:rsidRPr="00000000">
        <w:rPr>
          <w:rtl w:val="0"/>
        </w:rPr>
        <w:t xml:space="preserve">Form a circle and shoot the caster to a random position.</w:t>
      </w:r>
    </w:p>
    <w:p w:rsidR="00000000" w:rsidDel="00000000" w:rsidP="00000000" w:rsidRDefault="00000000" w:rsidRPr="00000000" w14:paraId="00000573">
      <w:pPr>
        <w:numPr>
          <w:ilvl w:val="0"/>
          <w:numId w:val="80"/>
        </w:numPr>
        <w:spacing w:after="0" w:afterAutospacing="0"/>
        <w:ind w:left="720" w:hanging="360"/>
        <w:rPr>
          <w:ins w:author="gospodar vremena" w:id="26" w:date="2026-06-01T15:57:50Z"/>
        </w:rPr>
      </w:pPr>
      <w:r w:rsidDel="00000000" w:rsidR="00000000" w:rsidRPr="00000000">
        <w:rPr>
          <w:rtl w:val="0"/>
        </w:rPr>
        <w:t xml:space="preserve">The mirror images deal normal type damage</w:t>
      </w:r>
      <w:ins w:author="gospodar vremena" w:id="26" w:date="2026-06-01T15:57:50Z">
        <w:r w:rsidDel="00000000" w:rsidR="00000000" w:rsidRPr="00000000">
          <w:rPr>
            <w:rtl w:val="0"/>
          </w:rPr>
        </w:r>
      </w:ins>
    </w:p>
    <w:p w:rsidR="00000000" w:rsidDel="00000000" w:rsidP="00000000" w:rsidRDefault="00000000" w:rsidRPr="00000000" w14:paraId="00000574">
      <w:pPr>
        <w:numPr>
          <w:ilvl w:val="0"/>
          <w:numId w:val="80"/>
        </w:numPr>
        <w:spacing w:after="0" w:afterAutospacing="0"/>
        <w:ind w:left="720" w:hanging="360"/>
        <w:rPr>
          <w:ins w:author="Barbafire BR" w:id="27" w:date="2026-05-11T20:20:12Z"/>
        </w:rPr>
      </w:pPr>
      <w:ins w:author="gospodar vremena" w:id="26" w:date="2026-06-01T15:57:50Z">
        <w:r w:rsidDel="00000000" w:rsidR="00000000" w:rsidRPr="00000000">
          <w:rPr>
            <w:rtl w:val="0"/>
          </w:rPr>
          <w:t xml:space="preserve">In post-Reforged patches, Mirror Images grant bounty when killed if their owner is capable of awarding bounty. (tested on 2.0.4.23475)</w:t>
        </w:r>
      </w:ins>
      <w:ins w:author="Barbafire BR" w:id="27" w:date="2026-05-11T20:20:12Z">
        <w:r w:rsidDel="00000000" w:rsidR="00000000" w:rsidRPr="00000000">
          <w:rPr>
            <w:rtl w:val="0"/>
          </w:rPr>
        </w:r>
      </w:ins>
    </w:p>
    <w:p w:rsidR="00000000" w:rsidDel="00000000" w:rsidP="00000000" w:rsidRDefault="00000000" w:rsidRPr="00000000" w14:paraId="00000575">
      <w:pPr>
        <w:numPr>
          <w:ilvl w:val="0"/>
          <w:numId w:val="80"/>
        </w:numPr>
        <w:ind w:left="720" w:hanging="360"/>
      </w:pPr>
      <w:ins w:author="Barbafire BR" w:id="27" w:date="2026-05-11T20:20:12Z">
        <w:r w:rsidDel="00000000" w:rsidR="00000000" w:rsidRPr="00000000">
          <w:rPr>
            <w:rtl w:val="0"/>
          </w:rPr>
          <w:t xml:space="preserve">All illusions created by this ability triggers the Event “A Unit Learns a Skill”.</w:t>
        </w:r>
      </w:ins>
      <w:r w:rsidDel="00000000" w:rsidR="00000000" w:rsidRPr="00000000">
        <w:rPr>
          <w:rtl w:val="0"/>
        </w:rPr>
      </w:r>
    </w:p>
    <w:p w:rsidR="00000000" w:rsidDel="00000000" w:rsidP="00000000" w:rsidRDefault="00000000" w:rsidRPr="00000000" w14:paraId="00000576">
      <w:pPr>
        <w:pStyle w:val="Heading2"/>
        <w:rPr>
          <w:b w:val="1"/>
          <w:bCs w:val="1"/>
        </w:rPr>
      </w:pPr>
      <w:bookmarkStart w:colFirst="0" w:colLast="0" w:name="_ndchvk3szmvr" w:id="95"/>
      <w:bookmarkEnd w:id="95"/>
      <w:r w:rsidDel="00000000" w:rsidR="00000000" w:rsidRPr="00000000">
        <w:rPr>
          <w:b w:val="1"/>
          <w:bCs w:val="1"/>
          <w:rtl w:val="0"/>
        </w:rPr>
        <w:t xml:space="preserve">-Reincarnation:</w:t>
      </w:r>
    </w:p>
    <w:p w:rsidR="00000000" w:rsidDel="00000000" w:rsidP="00000000" w:rsidRDefault="00000000" w:rsidRPr="00000000" w14:paraId="00000577">
      <w:pPr>
        <w:rPr/>
      </w:pPr>
      <w:r w:rsidDel="00000000" w:rsidR="00000000" w:rsidRPr="00000000">
        <w:rPr>
          <w:rtl w:val="0"/>
        </w:rPr>
        <w:tab/>
        <w:tab/>
        <w:t xml:space="preserve">Tags:</w:t>
      </w:r>
      <w:r w:rsidDel="00000000" w:rsidR="00000000" w:rsidRPr="00000000">
        <w:rPr>
          <w:color w:val="0000ff"/>
          <w:rtl w:val="0"/>
        </w:rPr>
        <w:t xml:space="preserve"> [Unique]</w:t>
      </w:r>
      <w:r w:rsidDel="00000000" w:rsidR="00000000" w:rsidRPr="00000000">
        <w:rPr>
          <w:rtl w:val="0"/>
        </w:rPr>
      </w:r>
    </w:p>
    <w:p w:rsidR="00000000" w:rsidDel="00000000" w:rsidP="00000000" w:rsidRDefault="00000000" w:rsidRPr="00000000" w14:paraId="0000057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Not much to say about it, it revives the unit like an Ankh.</w:t>
      </w:r>
    </w:p>
    <w:p w:rsidR="00000000" w:rsidDel="00000000" w:rsidP="00000000" w:rsidRDefault="00000000" w:rsidRPr="00000000" w14:paraId="00000579">
      <w:pPr>
        <w:ind w:left="720" w:firstLine="720"/>
        <w:rPr/>
      </w:pPr>
      <w:r w:rsidDel="00000000" w:rsidR="00000000" w:rsidRPr="00000000">
        <w:rPr>
          <w:rtl w:val="0"/>
        </w:rPr>
        <w:t xml:space="preserve">RawCode: AOre</w:t>
      </w:r>
    </w:p>
    <w:p w:rsidR="00000000" w:rsidDel="00000000" w:rsidP="00000000" w:rsidRDefault="00000000" w:rsidRPr="00000000" w14:paraId="0000057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1.31.1</w:t>
      </w:r>
      <w:r w:rsidDel="00000000" w:rsidR="00000000" w:rsidRPr="00000000">
        <w:rPr>
          <w:rtl w:val="0"/>
        </w:rPr>
      </w:r>
    </w:p>
    <w:p w:rsidR="00000000" w:rsidDel="00000000" w:rsidP="00000000" w:rsidRDefault="00000000" w:rsidRPr="00000000" w14:paraId="0000057B">
      <w:pPr>
        <w:numPr>
          <w:ilvl w:val="0"/>
          <w:numId w:val="80"/>
        </w:numPr>
        <w:spacing w:after="0" w:afterAutospacing="0"/>
        <w:ind w:left="720" w:hanging="360"/>
      </w:pPr>
      <w:r w:rsidDel="00000000" w:rsidR="00000000" w:rsidRPr="00000000">
        <w:rPr>
          <w:rtl w:val="0"/>
        </w:rPr>
        <w:t xml:space="preserve">Doesn't trigger when the unit is hidden (ShowUnit (u,false) )</w:t>
      </w:r>
    </w:p>
    <w:p w:rsidR="00000000" w:rsidDel="00000000" w:rsidP="00000000" w:rsidRDefault="00000000" w:rsidRPr="00000000" w14:paraId="0000057C">
      <w:pPr>
        <w:numPr>
          <w:ilvl w:val="1"/>
          <w:numId w:val="80"/>
        </w:numPr>
        <w:spacing w:after="0" w:afterAutospacing="0"/>
        <w:ind w:left="1440" w:hanging="360"/>
      </w:pPr>
      <w:r w:rsidDel="00000000" w:rsidR="00000000" w:rsidRPr="00000000">
        <w:rPr>
          <w:rtl w:val="0"/>
        </w:rPr>
        <w:t xml:space="preserve">This includes units in cargo holds </w:t>
      </w:r>
      <w:r w:rsidDel="00000000" w:rsidR="00000000" w:rsidRPr="00000000">
        <w:rPr>
          <w:color w:val="9900ff"/>
          <w:rtl w:val="0"/>
        </w:rPr>
        <w:t xml:space="preserve">(Kino)</w:t>
      </w:r>
    </w:p>
    <w:p w:rsidR="00000000" w:rsidDel="00000000" w:rsidP="00000000" w:rsidRDefault="00000000" w:rsidRPr="00000000" w14:paraId="0000057D">
      <w:pPr>
        <w:numPr>
          <w:ilvl w:val="0"/>
          <w:numId w:val="80"/>
        </w:numPr>
        <w:spacing w:after="0" w:afterAutospacing="0"/>
        <w:ind w:left="720" w:hanging="360"/>
      </w:pPr>
      <w:r w:rsidDel="00000000" w:rsidR="00000000" w:rsidRPr="00000000">
        <w:rPr>
          <w:rtl w:val="0"/>
        </w:rPr>
        <w:t xml:space="preserve">Doesn't trigger when the unit dies on unpathable terrain</w:t>
      </w:r>
    </w:p>
    <w:p w:rsidR="00000000" w:rsidDel="00000000" w:rsidP="00000000" w:rsidRDefault="00000000" w:rsidRPr="00000000" w14:paraId="0000057E">
      <w:pPr>
        <w:numPr>
          <w:ilvl w:val="0"/>
          <w:numId w:val="80"/>
        </w:numPr>
        <w:spacing w:after="0" w:afterAutospacing="0"/>
        <w:ind w:left="720" w:hanging="360"/>
      </w:pPr>
      <w:r w:rsidDel="00000000" w:rsidR="00000000" w:rsidRPr="00000000">
        <w:rPr>
          <w:rtl w:val="0"/>
        </w:rPr>
        <w:t xml:space="preserve">“Data - Reincarnation Delay”</w:t>
      </w:r>
    </w:p>
    <w:p w:rsidR="00000000" w:rsidDel="00000000" w:rsidP="00000000" w:rsidRDefault="00000000" w:rsidRPr="00000000" w14:paraId="0000057F">
      <w:pPr>
        <w:numPr>
          <w:ilvl w:val="1"/>
          <w:numId w:val="80"/>
        </w:numPr>
        <w:spacing w:after="0" w:afterAutospacing="0"/>
        <w:ind w:left="1440" w:hanging="360"/>
      </w:pPr>
      <w:r w:rsidDel="00000000" w:rsidR="00000000" w:rsidRPr="00000000">
        <w:rPr>
          <w:rtl w:val="0"/>
        </w:rPr>
        <w:t xml:space="preserve">Negative value is treated as 0.</w:t>
      </w:r>
    </w:p>
    <w:p w:rsidR="00000000" w:rsidDel="00000000" w:rsidP="00000000" w:rsidRDefault="00000000" w:rsidRPr="00000000" w14:paraId="00000580">
      <w:pPr>
        <w:numPr>
          <w:ilvl w:val="0"/>
          <w:numId w:val="80"/>
        </w:numPr>
        <w:spacing w:after="0" w:afterAutospacing="0"/>
        <w:ind w:left="720" w:hanging="360"/>
      </w:pPr>
      <w:r w:rsidDel="00000000" w:rsidR="00000000" w:rsidRPr="00000000">
        <w:rPr>
          <w:rtl w:val="0"/>
        </w:rPr>
        <w:t xml:space="preserve">“Data - Mana Cost”</w:t>
      </w:r>
    </w:p>
    <w:p w:rsidR="00000000" w:rsidDel="00000000" w:rsidP="00000000" w:rsidRDefault="00000000" w:rsidRPr="00000000" w14:paraId="00000581">
      <w:pPr>
        <w:numPr>
          <w:ilvl w:val="1"/>
          <w:numId w:val="80"/>
        </w:numPr>
        <w:spacing w:after="0" w:afterAutospacing="0"/>
        <w:ind w:left="1440" w:hanging="360"/>
      </w:pPr>
      <w:r w:rsidDel="00000000" w:rsidR="00000000" w:rsidRPr="00000000">
        <w:rPr>
          <w:rtl w:val="0"/>
        </w:rPr>
        <w:t xml:space="preserve">If the unit dies with insufficient mana it will not reincarnate.</w:t>
      </w:r>
    </w:p>
    <w:p w:rsidR="00000000" w:rsidDel="00000000" w:rsidP="00000000" w:rsidRDefault="00000000" w:rsidRPr="00000000" w14:paraId="00000582">
      <w:pPr>
        <w:numPr>
          <w:ilvl w:val="0"/>
          <w:numId w:val="80"/>
        </w:numPr>
        <w:spacing w:after="0" w:afterAutospacing="0"/>
        <w:ind w:left="720" w:hanging="360"/>
      </w:pPr>
      <w:r w:rsidDel="00000000" w:rsidR="00000000" w:rsidRPr="00000000">
        <w:rPr>
          <w:rtl w:val="0"/>
        </w:rPr>
        <w:t xml:space="preserve">“Data - Reincarnation Delay”</w:t>
      </w:r>
    </w:p>
    <w:p w:rsidR="00000000" w:rsidDel="00000000" w:rsidP="00000000" w:rsidRDefault="00000000" w:rsidRPr="00000000" w14:paraId="00000583">
      <w:pPr>
        <w:numPr>
          <w:ilvl w:val="1"/>
          <w:numId w:val="80"/>
        </w:numPr>
        <w:spacing w:after="0" w:afterAutospacing="0"/>
        <w:ind w:left="1440" w:hanging="360"/>
      </w:pPr>
      <w:r w:rsidDel="00000000" w:rsidR="00000000" w:rsidRPr="00000000">
        <w:rPr>
          <w:rtl w:val="0"/>
        </w:rPr>
        <w:t xml:space="preserve">Values below 0 causes the unit to reincarnate instantly.</w:t>
      </w:r>
    </w:p>
    <w:p w:rsidR="00000000" w:rsidDel="00000000" w:rsidP="00000000" w:rsidRDefault="00000000" w:rsidRPr="00000000" w14:paraId="00000584">
      <w:pPr>
        <w:numPr>
          <w:ilvl w:val="0"/>
          <w:numId w:val="80"/>
        </w:numPr>
        <w:spacing w:after="0" w:afterAutospacing="0"/>
        <w:ind w:left="720" w:hanging="360"/>
      </w:pPr>
      <w:r w:rsidDel="00000000" w:rsidR="00000000" w:rsidRPr="00000000">
        <w:rPr>
          <w:rtl w:val="0"/>
        </w:rPr>
        <w:t xml:space="preserve">If this ability is removed then added again, the ability is reloaded</w:t>
      </w:r>
    </w:p>
    <w:p w:rsidR="00000000" w:rsidDel="00000000" w:rsidP="00000000" w:rsidRDefault="00000000" w:rsidRPr="00000000" w14:paraId="00000585">
      <w:pPr>
        <w:numPr>
          <w:ilvl w:val="0"/>
          <w:numId w:val="80"/>
        </w:numPr>
        <w:spacing w:after="0" w:afterAutospacing="0"/>
        <w:ind w:left="720" w:hanging="360"/>
      </w:pPr>
      <w:r w:rsidDel="00000000" w:rsidR="00000000" w:rsidRPr="00000000">
        <w:rPr>
          <w:rtl w:val="0"/>
        </w:rPr>
        <w:t xml:space="preserve">If this ability is lost while reincarnating the unit still revives. As it goes on cooldown right after the unit dies.</w:t>
      </w:r>
    </w:p>
    <w:p w:rsidR="00000000" w:rsidDel="00000000" w:rsidP="00000000" w:rsidRDefault="00000000" w:rsidRPr="00000000" w14:paraId="00000586">
      <w:pPr>
        <w:numPr>
          <w:ilvl w:val="0"/>
          <w:numId w:val="80"/>
        </w:numPr>
        <w:spacing w:after="0" w:afterAutospacing="0"/>
        <w:ind w:left="720" w:hanging="360"/>
      </w:pPr>
      <w:r w:rsidDel="00000000" w:rsidR="00000000" w:rsidRPr="00000000">
        <w:rPr>
          <w:rtl w:val="0"/>
        </w:rPr>
        <w:t xml:space="preserve">Multiple instances of this ability fully stack.</w:t>
      </w:r>
    </w:p>
    <w:p w:rsidR="00000000" w:rsidDel="00000000" w:rsidP="00000000" w:rsidRDefault="00000000" w:rsidRPr="00000000" w14:paraId="00000587">
      <w:pPr>
        <w:numPr>
          <w:ilvl w:val="1"/>
          <w:numId w:val="80"/>
        </w:numPr>
        <w:spacing w:after="0" w:afterAutospacing="0"/>
        <w:ind w:left="1440" w:hanging="360"/>
      </w:pPr>
      <w:r w:rsidDel="00000000" w:rsidR="00000000" w:rsidRPr="00000000">
        <w:rPr>
          <w:rtl w:val="0"/>
        </w:rPr>
        <w:t xml:space="preserve">If a unit has this ability and Ankh item with matching conditions to revive, all hero reincarnating abilities will be used first until no valid abilities remain.</w:t>
      </w:r>
    </w:p>
    <w:p w:rsidR="00000000" w:rsidDel="00000000" w:rsidP="00000000" w:rsidRDefault="00000000" w:rsidRPr="00000000" w14:paraId="00000588">
      <w:pPr>
        <w:numPr>
          <w:ilvl w:val="1"/>
          <w:numId w:val="80"/>
        </w:numPr>
        <w:spacing w:after="0" w:afterAutospacing="0"/>
        <w:ind w:left="1440" w:hanging="360"/>
      </w:pPr>
      <w:r w:rsidDel="00000000" w:rsidR="00000000" w:rsidRPr="00000000">
        <w:rPr>
          <w:rtl w:val="0"/>
        </w:rPr>
        <w:t xml:space="preserve">If a unit has more than one of this ability, the ability learned the last will go on cooldown first, leaving other abilities of the same kind unaffected.</w:t>
      </w:r>
    </w:p>
    <w:p w:rsidR="00000000" w:rsidDel="00000000" w:rsidP="00000000" w:rsidRDefault="00000000" w:rsidRPr="00000000" w14:paraId="00000589">
      <w:pPr>
        <w:numPr>
          <w:ilvl w:val="0"/>
          <w:numId w:val="80"/>
        </w:numPr>
        <w:spacing w:after="0" w:afterAutospacing="0"/>
        <w:ind w:left="720" w:hanging="360"/>
      </w:pPr>
      <w:r w:rsidDel="00000000" w:rsidR="00000000" w:rsidRPr="00000000">
        <w:rPr>
          <w:rtl w:val="0"/>
        </w:rPr>
        <w:t xml:space="preserve">If the unit is somehow revived during the reincarnation delay, they will enter a weird state that their health bar and selection is removed until unhidden again and they can still take damage but cannot die from damage.</w:t>
      </w:r>
    </w:p>
    <w:p w:rsidR="00000000" w:rsidDel="00000000" w:rsidP="00000000" w:rsidRDefault="00000000" w:rsidRPr="00000000" w14:paraId="0000058A">
      <w:pPr>
        <w:numPr>
          <w:ilvl w:val="0"/>
          <w:numId w:val="80"/>
        </w:numPr>
        <w:ind w:left="720" w:hanging="360"/>
      </w:pPr>
      <w:r w:rsidDel="00000000" w:rsidR="00000000" w:rsidRPr="00000000">
        <w:rPr>
          <w:rtl w:val="0"/>
        </w:rPr>
        <w:t xml:space="preserve">During the delay the unit is in the state of dying. But does not run triggers using unit dies. Use Unit’s health event instead.</w:t>
      </w:r>
    </w:p>
    <w:p w:rsidR="00000000" w:rsidDel="00000000" w:rsidP="00000000" w:rsidRDefault="00000000" w:rsidRPr="00000000" w14:paraId="0000058B">
      <w:pPr>
        <w:pStyle w:val="Heading2"/>
        <w:rPr>
          <w:b w:val="1"/>
          <w:bCs w:val="1"/>
        </w:rPr>
      </w:pPr>
      <w:bookmarkStart w:colFirst="0" w:colLast="0" w:name="_9qmfifqwjl5s" w:id="96"/>
      <w:bookmarkEnd w:id="96"/>
      <w:r w:rsidDel="00000000" w:rsidR="00000000" w:rsidRPr="00000000">
        <w:rPr>
          <w:rtl w:val="0"/>
        </w:rPr>
        <w:tab/>
      </w:r>
      <w:r w:rsidDel="00000000" w:rsidR="00000000" w:rsidRPr="00000000">
        <w:rPr>
          <w:b w:val="1"/>
          <w:bCs w:val="1"/>
          <w:rtl w:val="0"/>
        </w:rPr>
        <w:t xml:space="preserve">-Serpent Ward:</w:t>
      </w:r>
    </w:p>
    <w:p w:rsidR="00000000" w:rsidDel="00000000" w:rsidP="00000000" w:rsidRDefault="00000000" w:rsidRPr="00000000" w14:paraId="0000058C">
      <w:pPr>
        <w:ind w:left="720" w:firstLine="720"/>
        <w:rPr/>
      </w:pPr>
      <w:r w:rsidDel="00000000" w:rsidR="00000000" w:rsidRPr="00000000">
        <w:rPr>
          <w:rtl w:val="0"/>
        </w:rPr>
        <w:t xml:space="preserve">Tags:</w:t>
      </w:r>
      <w:r w:rsidDel="00000000" w:rsidR="00000000" w:rsidRPr="00000000">
        <w:rPr>
          <w:color w:val="0000ff"/>
          <w:rtl w:val="0"/>
        </w:rPr>
        <w:t xml:space="preserve"> [Summon]</w:t>
      </w:r>
      <w:r w:rsidDel="00000000" w:rsidR="00000000" w:rsidRPr="00000000">
        <w:rPr>
          <w:rtl w:val="0"/>
        </w:rPr>
      </w:r>
    </w:p>
    <w:p w:rsidR="00000000" w:rsidDel="00000000" w:rsidP="00000000" w:rsidRDefault="00000000" w:rsidRPr="00000000" w14:paraId="0000058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58E">
      <w:pPr>
        <w:ind w:left="720" w:firstLine="720"/>
        <w:rPr/>
      </w:pPr>
      <w:r w:rsidDel="00000000" w:rsidR="00000000" w:rsidRPr="00000000">
        <w:rPr>
          <w:rtl w:val="0"/>
        </w:rPr>
        <w:t xml:space="preserve">Casting by AI: Plants near enemies every cool down.</w:t>
      </w:r>
    </w:p>
    <w:p w:rsidR="00000000" w:rsidDel="00000000" w:rsidP="00000000" w:rsidRDefault="00000000" w:rsidRPr="00000000" w14:paraId="0000058F">
      <w:pPr>
        <w:ind w:left="720" w:firstLine="720"/>
        <w:rPr/>
      </w:pPr>
      <w:r w:rsidDel="00000000" w:rsidR="00000000" w:rsidRPr="00000000">
        <w:rPr>
          <w:rtl w:val="0"/>
        </w:rPr>
        <w:t xml:space="preserve">RawCode: AOsw</w:t>
      </w:r>
    </w:p>
    <w:p w:rsidR="00000000" w:rsidDel="00000000" w:rsidP="00000000" w:rsidRDefault="00000000" w:rsidRPr="00000000" w14:paraId="0000059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91">
      <w:pPr>
        <w:numPr>
          <w:ilvl w:val="0"/>
          <w:numId w:val="80"/>
        </w:numPr>
        <w:spacing w:after="0" w:afterAutospacing="0"/>
        <w:ind w:left="720" w:hanging="360"/>
      </w:pPr>
      <w:r w:rsidDel="00000000" w:rsidR="00000000" w:rsidRPr="00000000">
        <w:rPr>
          <w:rtl w:val="0"/>
        </w:rPr>
        <w:t xml:space="preserve">Instant targeted Summon Ability</w:t>
      </w:r>
    </w:p>
    <w:p w:rsidR="00000000" w:rsidDel="00000000" w:rsidP="00000000" w:rsidRDefault="00000000" w:rsidRPr="00000000" w14:paraId="00000592">
      <w:pPr>
        <w:numPr>
          <w:ilvl w:val="0"/>
          <w:numId w:val="80"/>
        </w:numPr>
        <w:ind w:left="720" w:hanging="360"/>
      </w:pPr>
      <w:r w:rsidDel="00000000" w:rsidR="00000000" w:rsidRPr="00000000">
        <w:rPr>
          <w:rtl w:val="0"/>
        </w:rPr>
        <w:t xml:space="preserve">Alternative to sentry ward (no invisibility) and Healing ward (no visible AoE, just point)</w:t>
      </w:r>
    </w:p>
    <w:p w:rsidR="00000000" w:rsidDel="00000000" w:rsidP="00000000" w:rsidRDefault="00000000" w:rsidRPr="00000000" w14:paraId="00000593">
      <w:pPr>
        <w:pStyle w:val="Heading2"/>
        <w:rPr>
          <w:b w:val="1"/>
          <w:bCs w:val="1"/>
        </w:rPr>
      </w:pPr>
      <w:bookmarkStart w:colFirst="0" w:colLast="0" w:name="_u7yj2qgioxpn" w:id="97"/>
      <w:bookmarkEnd w:id="97"/>
      <w:r w:rsidDel="00000000" w:rsidR="00000000" w:rsidRPr="00000000">
        <w:rPr>
          <w:rtl w:val="0"/>
        </w:rPr>
        <w:t xml:space="preserve"> </w:t>
        <w:tab/>
      </w:r>
      <w:r w:rsidDel="00000000" w:rsidR="00000000" w:rsidRPr="00000000">
        <w:rPr>
          <w:b w:val="1"/>
          <w:bCs w:val="1"/>
          <w:rtl w:val="0"/>
        </w:rPr>
        <w:t xml:space="preserve">-Shockwave:</w:t>
      </w:r>
    </w:p>
    <w:p w:rsidR="00000000" w:rsidDel="00000000" w:rsidP="00000000" w:rsidRDefault="00000000" w:rsidRPr="00000000" w14:paraId="00000594">
      <w:pPr>
        <w:rPr/>
      </w:pPr>
      <w:r w:rsidDel="00000000" w:rsidR="00000000" w:rsidRPr="00000000">
        <w:rPr>
          <w:rtl w:val="0"/>
        </w:rPr>
        <w:tab/>
        <w:tab/>
        <w:t xml:space="preserve">Tags: </w:t>
      </w:r>
      <w:r w:rsidDel="00000000" w:rsidR="00000000" w:rsidRPr="00000000">
        <w:rPr>
          <w:color w:val="0000ff"/>
          <w:rtl w:val="0"/>
        </w:rPr>
        <w:t xml:space="preserve">[Healing] </w:t>
      </w:r>
      <w:r w:rsidDel="00000000" w:rsidR="00000000" w:rsidRPr="00000000">
        <w:rPr>
          <w:rtl w:val="0"/>
        </w:rPr>
      </w:r>
    </w:p>
    <w:p w:rsidR="00000000" w:rsidDel="00000000" w:rsidP="00000000" w:rsidRDefault="00000000" w:rsidRPr="00000000" w14:paraId="0000059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The look on his face when he thought I would throw the healing wave his way.</w:t>
      </w:r>
    </w:p>
    <w:p w:rsidR="00000000" w:rsidDel="00000000" w:rsidP="00000000" w:rsidRDefault="00000000" w:rsidRPr="00000000" w14:paraId="00000596">
      <w:pPr>
        <w:ind w:left="720" w:firstLine="720"/>
        <w:rPr>
          <w:color w:val="9900ff"/>
        </w:rPr>
      </w:pPr>
      <w:r w:rsidDel="00000000" w:rsidR="00000000" w:rsidRPr="00000000">
        <w:rPr>
          <w:rtl w:val="0"/>
        </w:rPr>
        <w:t xml:space="preserve">Casting by AI: Triggered by having 3 clustered enemy units in cast range. </w:t>
      </w:r>
      <w:r w:rsidDel="00000000" w:rsidR="00000000" w:rsidRPr="00000000">
        <w:rPr>
          <w:color w:val="9900ff"/>
          <w:rtl w:val="0"/>
        </w:rPr>
        <w:t xml:space="preserve">(Nudl)</w:t>
        <w:br w:type="textWrapping"/>
        <w:tab/>
      </w:r>
      <w:r w:rsidDel="00000000" w:rsidR="00000000" w:rsidRPr="00000000">
        <w:rPr>
          <w:rtl w:val="0"/>
        </w:rPr>
        <w:t xml:space="preserve">Casting by AI: AI casts Carrion Swarm way more often when compared to the shockwave.</w:t>
      </w:r>
      <w:r w:rsidDel="00000000" w:rsidR="00000000" w:rsidRPr="00000000">
        <w:rPr>
          <w:color w:val="9900ff"/>
          <w:rtl w:val="0"/>
        </w:rPr>
        <w:t xml:space="preserve"> (Uyarrr).</w:t>
      </w:r>
    </w:p>
    <w:p w:rsidR="00000000" w:rsidDel="00000000" w:rsidP="00000000" w:rsidRDefault="00000000" w:rsidRPr="00000000" w14:paraId="00000597">
      <w:pPr>
        <w:ind w:left="720" w:firstLine="720"/>
        <w:rPr>
          <w:color w:val="333333"/>
        </w:rPr>
      </w:pPr>
      <w:r w:rsidDel="00000000" w:rsidR="00000000" w:rsidRPr="00000000">
        <w:rPr>
          <w:color w:val="333333"/>
          <w:rtl w:val="0"/>
        </w:rPr>
        <w:t xml:space="preserve">RawCode: AOsh</w:t>
      </w:r>
    </w:p>
    <w:p w:rsidR="00000000" w:rsidDel="00000000" w:rsidP="00000000" w:rsidRDefault="00000000" w:rsidRPr="00000000" w14:paraId="00000598">
      <w:pPr>
        <w:ind w:left="720" w:firstLine="72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99">
      <w:pPr>
        <w:numPr>
          <w:ilvl w:val="0"/>
          <w:numId w:val="80"/>
        </w:numPr>
        <w:spacing w:after="0" w:afterAutospacing="0"/>
        <w:ind w:left="720" w:hanging="360"/>
      </w:pPr>
      <w:r w:rsidDel="00000000" w:rsidR="00000000" w:rsidRPr="00000000">
        <w:rPr>
          <w:rtl w:val="0"/>
        </w:rPr>
        <w:t xml:space="preserve">Ground deformation performed locally, causing the Z axis to differ between players.</w:t>
      </w:r>
    </w:p>
    <w:p w:rsidR="00000000" w:rsidDel="00000000" w:rsidP="00000000" w:rsidRDefault="00000000" w:rsidRPr="00000000" w14:paraId="0000059A">
      <w:pPr>
        <w:numPr>
          <w:ilvl w:val="0"/>
          <w:numId w:val="80"/>
        </w:numPr>
        <w:spacing w:after="0" w:afterAutospacing="0"/>
        <w:ind w:left="720" w:hanging="360"/>
      </w:pPr>
      <w:r w:rsidDel="00000000" w:rsidR="00000000" w:rsidRPr="00000000">
        <w:rPr>
          <w:rtl w:val="0"/>
        </w:rPr>
        <w:t xml:space="preserve">Ground deformation cannot be toggled off, use Carrion Swarm instead if you don't like the lag.</w:t>
      </w:r>
    </w:p>
    <w:p w:rsidR="00000000" w:rsidDel="00000000" w:rsidP="00000000" w:rsidRDefault="00000000" w:rsidRPr="00000000" w14:paraId="0000059B">
      <w:pPr>
        <w:numPr>
          <w:ilvl w:val="0"/>
          <w:numId w:val="80"/>
        </w:numPr>
        <w:spacing w:after="0" w:afterAutospacing="0"/>
        <w:ind w:left="720" w:hanging="360"/>
      </w:pPr>
      <w:r w:rsidDel="00000000" w:rsidR="00000000" w:rsidRPr="00000000">
        <w:rPr>
          <w:rtl w:val="0"/>
        </w:rPr>
        <w:t xml:space="preserve">Despite the settings, can never target allies or spell immune units.</w:t>
      </w:r>
    </w:p>
    <w:p w:rsidR="00000000" w:rsidDel="00000000" w:rsidP="00000000" w:rsidRDefault="00000000" w:rsidRPr="00000000" w14:paraId="0000059C">
      <w:pPr>
        <w:numPr>
          <w:ilvl w:val="0"/>
          <w:numId w:val="80"/>
        </w:numPr>
        <w:spacing w:after="0" w:afterAutospacing="0"/>
        <w:ind w:left="720" w:hanging="360"/>
      </w:pPr>
      <w:r w:rsidDel="00000000" w:rsidR="00000000" w:rsidRPr="00000000">
        <w:rPr>
          <w:rtl w:val="0"/>
        </w:rPr>
        <w:t xml:space="preserve">If you remove the buff (by trigger/code) Shockwave from units hit, they can take another damage pulse from the same shockwave. That way a shockwave deals up to 10 times the amount of damage (as set in Object Editor) per second as long units are in the shockwaves aoe.</w:t>
      </w:r>
    </w:p>
    <w:p w:rsidR="00000000" w:rsidDel="00000000" w:rsidP="00000000" w:rsidRDefault="00000000" w:rsidRPr="00000000" w14:paraId="0000059D">
      <w:pPr>
        <w:numPr>
          <w:ilvl w:val="0"/>
          <w:numId w:val="80"/>
        </w:numPr>
        <w:spacing w:after="0" w:afterAutospacing="0"/>
        <w:ind w:left="720" w:hanging="360"/>
      </w:pPr>
      <w:r w:rsidDel="00000000" w:rsidR="00000000" w:rsidRPr="00000000">
        <w:rPr>
          <w:rtl w:val="0"/>
        </w:rPr>
        <w:t xml:space="preserve">“Data - Damage”</w:t>
      </w:r>
    </w:p>
    <w:p w:rsidR="00000000" w:rsidDel="00000000" w:rsidP="00000000" w:rsidRDefault="00000000" w:rsidRPr="00000000" w14:paraId="0000059E">
      <w:pPr>
        <w:numPr>
          <w:ilvl w:val="1"/>
          <w:numId w:val="80"/>
        </w:numPr>
        <w:spacing w:after="0" w:afterAutospacing="0"/>
        <w:ind w:left="1440" w:hanging="360"/>
      </w:pPr>
      <w:r w:rsidDel="00000000" w:rsidR="00000000" w:rsidRPr="00000000">
        <w:rPr>
          <w:rtl w:val="0"/>
        </w:rPr>
        <w:t xml:space="preserve">Negative values heal.</w:t>
      </w:r>
    </w:p>
    <w:p w:rsidR="00000000" w:rsidDel="00000000" w:rsidP="00000000" w:rsidRDefault="00000000" w:rsidRPr="00000000" w14:paraId="0000059F">
      <w:pPr>
        <w:numPr>
          <w:ilvl w:val="0"/>
          <w:numId w:val="80"/>
        </w:numPr>
        <w:spacing w:after="0" w:afterAutospacing="0"/>
        <w:ind w:left="720" w:hanging="360"/>
      </w:pPr>
      <w:r w:rsidDel="00000000" w:rsidR="00000000" w:rsidRPr="00000000">
        <w:rPr>
          <w:rtl w:val="0"/>
        </w:rPr>
        <w:t xml:space="preserve">“Data - Distance”</w:t>
      </w:r>
    </w:p>
    <w:p w:rsidR="00000000" w:rsidDel="00000000" w:rsidP="00000000" w:rsidRDefault="00000000" w:rsidRPr="00000000" w14:paraId="000005A0">
      <w:pPr>
        <w:numPr>
          <w:ilvl w:val="1"/>
          <w:numId w:val="80"/>
        </w:numPr>
        <w:spacing w:after="0" w:afterAutospacing="0"/>
        <w:ind w:left="1440" w:hanging="360"/>
      </w:pPr>
      <w:r w:rsidDel="00000000" w:rsidR="00000000" w:rsidRPr="00000000">
        <w:rPr>
          <w:rtl w:val="0"/>
        </w:rPr>
        <w:t xml:space="preserve">Negative values cause the entire skillshot to fly backwards instead.</w:t>
      </w:r>
    </w:p>
    <w:p w:rsidR="00000000" w:rsidDel="00000000" w:rsidP="00000000" w:rsidRDefault="00000000" w:rsidRPr="00000000" w14:paraId="000005A1">
      <w:pPr>
        <w:numPr>
          <w:ilvl w:val="0"/>
          <w:numId w:val="80"/>
        </w:numPr>
        <w:spacing w:after="0" w:afterAutospacing="0"/>
        <w:ind w:left="720" w:hanging="360"/>
      </w:pPr>
      <w:r w:rsidDel="00000000" w:rsidR="00000000" w:rsidRPr="00000000">
        <w:rPr>
          <w:rtl w:val="0"/>
        </w:rPr>
        <w:t xml:space="preserve">Deals sonic type damage</w:t>
      </w:r>
    </w:p>
    <w:p w:rsidR="00000000" w:rsidDel="00000000" w:rsidP="00000000" w:rsidRDefault="00000000" w:rsidRPr="00000000" w14:paraId="000005A2">
      <w:pPr>
        <w:numPr>
          <w:ilvl w:val="0"/>
          <w:numId w:val="80"/>
        </w:numPr>
        <w:spacing w:after="0" w:afterAutospacing="0"/>
        <w:ind w:left="720" w:hanging="360"/>
      </w:pPr>
      <w:r w:rsidDel="00000000" w:rsidR="00000000" w:rsidRPr="00000000">
        <w:rPr>
          <w:rtl w:val="0"/>
        </w:rPr>
        <w:t xml:space="preserve">For an alternative without terrain deformation, seek Breath of Frost or Carrion Swarm. </w:t>
      </w:r>
    </w:p>
    <w:p w:rsidR="00000000" w:rsidDel="00000000" w:rsidP="00000000" w:rsidRDefault="00000000" w:rsidRPr="00000000" w14:paraId="000005A3">
      <w:pPr>
        <w:numPr>
          <w:ilvl w:val="0"/>
          <w:numId w:val="80"/>
        </w:numPr>
        <w:ind w:left="720" w:hanging="360"/>
      </w:pPr>
      <w:r w:rsidDel="00000000" w:rsidR="00000000" w:rsidRPr="00000000">
        <w:rPr>
          <w:rtl w:val="0"/>
        </w:rPr>
        <w:t xml:space="preserve">Deal damage in a line.</w:t>
      </w:r>
    </w:p>
    <w:p w:rsidR="00000000" w:rsidDel="00000000" w:rsidP="00000000" w:rsidRDefault="00000000" w:rsidRPr="00000000" w14:paraId="000005A4">
      <w:pPr>
        <w:pStyle w:val="Heading2"/>
        <w:rPr>
          <w:b w:val="1"/>
          <w:bCs w:val="1"/>
        </w:rPr>
      </w:pPr>
      <w:bookmarkStart w:colFirst="0" w:colLast="0" w:name="_uyyabv5p5bwg" w:id="98"/>
      <w:bookmarkEnd w:id="98"/>
      <w:r w:rsidDel="00000000" w:rsidR="00000000" w:rsidRPr="00000000">
        <w:rPr>
          <w:rtl w:val="0"/>
        </w:rPr>
        <w:tab/>
      </w:r>
      <w:r w:rsidDel="00000000" w:rsidR="00000000" w:rsidRPr="00000000">
        <w:rPr>
          <w:b w:val="1"/>
          <w:bCs w:val="1"/>
          <w:rtl w:val="0"/>
        </w:rPr>
        <w:t xml:space="preserve">-Voodoo Spirits:</w:t>
      </w:r>
    </w:p>
    <w:p w:rsidR="00000000" w:rsidDel="00000000" w:rsidP="00000000" w:rsidRDefault="00000000" w:rsidRPr="00000000" w14:paraId="000005A5">
      <w:pPr>
        <w:rPr/>
      </w:pPr>
      <w:r w:rsidDel="00000000" w:rsidR="00000000" w:rsidRPr="00000000">
        <w:rPr>
          <w:rtl w:val="0"/>
        </w:rPr>
        <w:tab/>
        <w:tab/>
        <w:t xml:space="preserve">Tags:</w:t>
      </w:r>
      <w:r w:rsidDel="00000000" w:rsidR="00000000" w:rsidRPr="00000000">
        <w:rPr>
          <w:color w:val="0000ff"/>
          <w:rtl w:val="0"/>
        </w:rPr>
        <w:t xml:space="preserve"> [Copy]</w:t>
      </w:r>
      <w:r w:rsidDel="00000000" w:rsidR="00000000" w:rsidRPr="00000000">
        <w:rPr>
          <w:rtl w:val="0"/>
        </w:rPr>
      </w:r>
    </w:p>
    <w:p w:rsidR="00000000" w:rsidDel="00000000" w:rsidP="00000000" w:rsidRDefault="00000000" w:rsidRPr="00000000" w14:paraId="000005A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5A7">
      <w:pPr>
        <w:ind w:left="720" w:firstLine="720"/>
        <w:rPr/>
      </w:pPr>
      <w:r w:rsidDel="00000000" w:rsidR="00000000" w:rsidRPr="00000000">
        <w:rPr>
          <w:rtl w:val="0"/>
        </w:rPr>
        <w:t xml:space="preserve">RawCode: AOls</w:t>
      </w:r>
    </w:p>
    <w:p w:rsidR="00000000" w:rsidDel="00000000" w:rsidP="00000000" w:rsidRDefault="00000000" w:rsidRPr="00000000" w14:paraId="000005A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A9">
      <w:pPr>
        <w:numPr>
          <w:ilvl w:val="0"/>
          <w:numId w:val="80"/>
        </w:numPr>
        <w:ind w:left="720" w:hanging="360"/>
      </w:pPr>
      <w:r w:rsidDel="00000000" w:rsidR="00000000" w:rsidRPr="00000000">
        <w:rPr>
          <w:rtl w:val="0"/>
        </w:rPr>
        <w:t xml:space="preserve">This is a copy of the undead Crypt Lord ultimate “Locust”</w:t>
      </w:r>
    </w:p>
    <w:p w:rsidR="00000000" w:rsidDel="00000000" w:rsidP="00000000" w:rsidRDefault="00000000" w:rsidRPr="00000000" w14:paraId="000005AA">
      <w:pPr>
        <w:pStyle w:val="Heading2"/>
        <w:rPr>
          <w:b w:val="1"/>
          <w:bCs w:val="1"/>
        </w:rPr>
      </w:pPr>
      <w:bookmarkStart w:colFirst="0" w:colLast="0" w:name="_m1qsgx7xj3dy" w:id="99"/>
      <w:bookmarkEnd w:id="99"/>
      <w:r w:rsidDel="00000000" w:rsidR="00000000" w:rsidRPr="00000000">
        <w:rPr>
          <w:rtl w:val="0"/>
        </w:rPr>
        <w:tab/>
      </w:r>
      <w:r w:rsidDel="00000000" w:rsidR="00000000" w:rsidRPr="00000000">
        <w:rPr>
          <w:b w:val="1"/>
          <w:bCs w:val="1"/>
          <w:rtl w:val="0"/>
        </w:rPr>
        <w:t xml:space="preserve">-War Stomp:</w:t>
      </w:r>
    </w:p>
    <w:p w:rsidR="00000000" w:rsidDel="00000000" w:rsidP="00000000" w:rsidRDefault="00000000" w:rsidRPr="00000000" w14:paraId="000005AB">
      <w:pPr>
        <w:rPr/>
      </w:pPr>
      <w:r w:rsidDel="00000000" w:rsidR="00000000" w:rsidRPr="00000000">
        <w:rPr>
          <w:rtl w:val="0"/>
        </w:rPr>
        <w:tab/>
        <w:tab/>
        <w:t xml:space="preserve">Tags:</w:t>
      </w:r>
      <w:r w:rsidDel="00000000" w:rsidR="00000000" w:rsidRPr="00000000">
        <w:rPr>
          <w:color w:val="0000ff"/>
          <w:rtl w:val="0"/>
        </w:rPr>
        <w:t xml:space="preserve"> [AOE Disabling] [Healing]</w:t>
      </w:r>
      <w:r w:rsidDel="00000000" w:rsidR="00000000" w:rsidRPr="00000000">
        <w:rPr>
          <w:rtl w:val="0"/>
        </w:rPr>
      </w:r>
    </w:p>
    <w:p w:rsidR="00000000" w:rsidDel="00000000" w:rsidP="00000000" w:rsidRDefault="00000000" w:rsidRPr="00000000" w14:paraId="000005A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5AD">
      <w:pPr>
        <w:ind w:left="720" w:firstLine="720"/>
        <w:rPr/>
      </w:pPr>
      <w:r w:rsidDel="00000000" w:rsidR="00000000" w:rsidRPr="00000000">
        <w:rPr>
          <w:rtl w:val="0"/>
        </w:rPr>
        <w:t xml:space="preserve">Casting by AI: Will cast if there are 2 to 3 units around the caster. May not be used if air units are present (despite being allowed to hit them to).</w:t>
      </w:r>
    </w:p>
    <w:p w:rsidR="00000000" w:rsidDel="00000000" w:rsidP="00000000" w:rsidRDefault="00000000" w:rsidRPr="00000000" w14:paraId="000005AE">
      <w:pPr>
        <w:ind w:left="720" w:firstLine="720"/>
        <w:rPr/>
      </w:pPr>
      <w:r w:rsidDel="00000000" w:rsidR="00000000" w:rsidRPr="00000000">
        <w:rPr>
          <w:rtl w:val="0"/>
        </w:rPr>
        <w:t xml:space="preserve">RawCode: AOws</w:t>
      </w:r>
    </w:p>
    <w:p w:rsidR="00000000" w:rsidDel="00000000" w:rsidP="00000000" w:rsidRDefault="00000000" w:rsidRPr="00000000" w14:paraId="000005A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B0">
      <w:pPr>
        <w:numPr>
          <w:ilvl w:val="0"/>
          <w:numId w:val="80"/>
        </w:numPr>
        <w:spacing w:after="0" w:afterAutospacing="0"/>
        <w:ind w:left="720" w:hanging="360"/>
      </w:pPr>
      <w:r w:rsidDel="00000000" w:rsidR="00000000" w:rsidRPr="00000000">
        <w:rPr>
          <w:rtl w:val="0"/>
        </w:rPr>
        <w:t xml:space="preserve">Stuns targets around the unit for “Stats - Duration”</w:t>
      </w:r>
    </w:p>
    <w:p w:rsidR="00000000" w:rsidDel="00000000" w:rsidP="00000000" w:rsidRDefault="00000000" w:rsidRPr="00000000" w14:paraId="000005B1">
      <w:pPr>
        <w:numPr>
          <w:ilvl w:val="0"/>
          <w:numId w:val="80"/>
        </w:numPr>
        <w:spacing w:after="0" w:afterAutospacing="0"/>
        <w:ind w:left="720" w:hanging="360"/>
      </w:pPr>
      <w:r w:rsidDel="00000000" w:rsidR="00000000" w:rsidRPr="00000000">
        <w:rPr>
          <w:rtl w:val="0"/>
        </w:rPr>
        <w:t xml:space="preserve">“Stats - Damage”</w:t>
      </w:r>
    </w:p>
    <w:p w:rsidR="00000000" w:rsidDel="00000000" w:rsidP="00000000" w:rsidRDefault="00000000" w:rsidRPr="00000000" w14:paraId="000005B2">
      <w:pPr>
        <w:numPr>
          <w:ilvl w:val="1"/>
          <w:numId w:val="80"/>
        </w:numPr>
        <w:spacing w:after="0" w:afterAutospacing="0"/>
        <w:ind w:left="1440" w:hanging="360"/>
      </w:pPr>
      <w:r w:rsidDel="00000000" w:rsidR="00000000" w:rsidRPr="00000000">
        <w:rPr>
          <w:rtl w:val="0"/>
        </w:rPr>
        <w:t xml:space="preserve">Negative values does Heal.</w:t>
      </w:r>
    </w:p>
    <w:p w:rsidR="00000000" w:rsidDel="00000000" w:rsidP="00000000" w:rsidRDefault="00000000" w:rsidRPr="00000000" w14:paraId="000005B3">
      <w:pPr>
        <w:numPr>
          <w:ilvl w:val="0"/>
          <w:numId w:val="80"/>
        </w:numPr>
        <w:spacing w:after="0" w:afterAutospacing="0"/>
        <w:ind w:left="720" w:hanging="360"/>
        <w:rPr>
          <w:ins w:author="Illbean" w:id="28" w:date="2025-09-15T22:04:13Z"/>
        </w:rPr>
      </w:pPr>
      <w:r w:rsidDel="00000000" w:rsidR="00000000" w:rsidRPr="00000000">
        <w:rPr>
          <w:rtl w:val="0"/>
        </w:rPr>
        <w:t xml:space="preserve">Adheres to “Targets Allowed”, allowing it to stun (for example) only mechanical units.</w:t>
      </w:r>
      <w:ins w:author="Illbean" w:id="28" w:date="2025-09-15T22:04:13Z">
        <w:commentRangeStart w:id="20"/>
        <w:r w:rsidDel="00000000" w:rsidR="00000000" w:rsidRPr="00000000">
          <w:rPr>
            <w:rtl w:val="0"/>
          </w:rPr>
        </w:r>
      </w:ins>
    </w:p>
    <w:p w:rsidR="00000000" w:rsidDel="00000000" w:rsidP="00000000" w:rsidRDefault="00000000" w:rsidRPr="00000000" w14:paraId="000005B4">
      <w:pPr>
        <w:numPr>
          <w:ilvl w:val="1"/>
          <w:numId w:val="80"/>
        </w:numPr>
        <w:spacing w:after="0" w:afterAutospacing="0"/>
        <w:ind w:left="1440" w:hanging="360"/>
      </w:pPr>
      <w:ins w:author="Illbean" w:id="28" w:date="2025-09-15T22:04:13Z">
        <w:r w:rsidDel="00000000" w:rsidR="00000000" w:rsidRPr="00000000">
          <w:rPr>
            <w:rtl w:val="0"/>
          </w:rPr>
          <w:t xml:space="preserve">Neither AOws nor AOw2 seem to be able to affect allies no matter the fields. Even with only Self checked and nothing else, it still only affects nearby enemies in range while the caster remains unaffected. (Tested: 2.0.3.23101 Illbean)</w:t>
        </w:r>
      </w:ins>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5B5">
      <w:pPr>
        <w:numPr>
          <w:ilvl w:val="0"/>
          <w:numId w:val="80"/>
        </w:numPr>
        <w:spacing w:after="0" w:afterAutospacing="0"/>
        <w:ind w:left="720" w:hanging="360"/>
      </w:pPr>
      <w:r w:rsidDel="00000000" w:rsidR="00000000" w:rsidRPr="00000000">
        <w:rPr>
          <w:rtl w:val="0"/>
        </w:rPr>
        <w:t xml:space="preserve">The neutral versions have additional fields allowing you to modify the terrain deformation… I don’t think they work though.</w:t>
      </w:r>
    </w:p>
    <w:p w:rsidR="00000000" w:rsidDel="00000000" w:rsidP="00000000" w:rsidRDefault="00000000" w:rsidRPr="00000000" w14:paraId="000005B6">
      <w:pPr>
        <w:numPr>
          <w:ilvl w:val="0"/>
          <w:numId w:val="80"/>
        </w:numPr>
        <w:spacing w:after="0" w:afterAutospacing="0"/>
        <w:ind w:left="720" w:hanging="360"/>
      </w:pPr>
      <w:r w:rsidDel="00000000" w:rsidR="00000000" w:rsidRPr="00000000">
        <w:rPr>
          <w:rtl w:val="0"/>
        </w:rPr>
        <w:t xml:space="preserve">Can not be dispelled.</w:t>
      </w:r>
    </w:p>
    <w:p w:rsidR="00000000" w:rsidDel="00000000" w:rsidP="00000000" w:rsidRDefault="00000000" w:rsidRPr="00000000" w14:paraId="000005B7">
      <w:pPr>
        <w:numPr>
          <w:ilvl w:val="0"/>
          <w:numId w:val="80"/>
        </w:numPr>
        <w:spacing w:after="0" w:afterAutospacing="0"/>
        <w:ind w:left="720" w:hanging="360"/>
      </w:pPr>
      <w:r w:rsidDel="00000000" w:rsidR="00000000" w:rsidRPr="00000000">
        <w:rPr>
          <w:rtl w:val="0"/>
        </w:rPr>
        <w:t xml:space="preserve">Can't affect Buildings even with changed “Targets Allowed”. The default Unit versions and their clones can.</w:t>
      </w:r>
    </w:p>
    <w:p w:rsidR="00000000" w:rsidDel="00000000" w:rsidP="00000000" w:rsidRDefault="00000000" w:rsidRPr="00000000" w14:paraId="000005B8">
      <w:pPr>
        <w:numPr>
          <w:ilvl w:val="0"/>
          <w:numId w:val="80"/>
        </w:numPr>
        <w:spacing w:after="0" w:afterAutospacing="0"/>
        <w:ind w:left="720" w:hanging="360"/>
      </w:pPr>
      <w:r w:rsidDel="00000000" w:rsidR="00000000" w:rsidRPr="00000000">
        <w:rPr>
          <w:rtl w:val="0"/>
        </w:rPr>
        <w:t xml:space="preserve">Display only terrain deformation if cast by dummy.</w:t>
      </w:r>
    </w:p>
    <w:p w:rsidR="00000000" w:rsidDel="00000000" w:rsidP="00000000" w:rsidRDefault="00000000" w:rsidRPr="00000000" w14:paraId="000005B9">
      <w:pPr>
        <w:numPr>
          <w:ilvl w:val="1"/>
          <w:numId w:val="80"/>
        </w:numPr>
        <w:spacing w:after="0" w:afterAutospacing="0"/>
        <w:ind w:left="1440" w:hanging="360"/>
      </w:pPr>
      <w:r w:rsidDel="00000000" w:rsidR="00000000" w:rsidRPr="00000000">
        <w:rPr>
          <w:rtl w:val="0"/>
        </w:rPr>
        <w:t xml:space="preserve">Minimise use since terrain deformations cause memory leaks and sync instability.</w:t>
      </w:r>
    </w:p>
    <w:p w:rsidR="00000000" w:rsidDel="00000000" w:rsidP="00000000" w:rsidRDefault="00000000" w:rsidRPr="00000000" w14:paraId="000005BA">
      <w:pPr>
        <w:numPr>
          <w:ilvl w:val="0"/>
          <w:numId w:val="80"/>
        </w:numPr>
        <w:ind w:left="720" w:hanging="360"/>
      </w:pPr>
      <w:r w:rsidDel="00000000" w:rsidR="00000000" w:rsidRPr="00000000">
        <w:rPr>
          <w:rtl w:val="0"/>
        </w:rPr>
        <w:t xml:space="preserve">Deals sonic type damage</w:t>
      </w:r>
    </w:p>
    <w:p w:rsidR="00000000" w:rsidDel="00000000" w:rsidP="00000000" w:rsidRDefault="00000000" w:rsidRPr="00000000" w14:paraId="000005BB">
      <w:pPr>
        <w:pStyle w:val="Heading2"/>
        <w:rPr>
          <w:b w:val="1"/>
          <w:bCs w:val="1"/>
        </w:rPr>
      </w:pPr>
      <w:bookmarkStart w:colFirst="0" w:colLast="0" w:name="_ikzosyagq0w" w:id="100"/>
      <w:bookmarkEnd w:id="100"/>
      <w:r w:rsidDel="00000000" w:rsidR="00000000" w:rsidRPr="00000000">
        <w:rPr>
          <w:rtl w:val="0"/>
        </w:rPr>
        <w:tab/>
      </w:r>
      <w:r w:rsidDel="00000000" w:rsidR="00000000" w:rsidRPr="00000000">
        <w:rPr>
          <w:b w:val="1"/>
          <w:bCs w:val="1"/>
          <w:rtl w:val="0"/>
        </w:rPr>
        <w:t xml:space="preserve">-Wind Walk:</w:t>
      </w:r>
    </w:p>
    <w:p w:rsidR="00000000" w:rsidDel="00000000" w:rsidP="00000000" w:rsidRDefault="00000000" w:rsidRPr="00000000" w14:paraId="000005BC">
      <w:pPr>
        <w:rPr>
          <w:color w:val="0000ff"/>
        </w:rPr>
      </w:pPr>
      <w:r w:rsidDel="00000000" w:rsidR="00000000" w:rsidRPr="00000000">
        <w:rPr>
          <w:rtl w:val="0"/>
        </w:rPr>
        <w:tab/>
        <w:tab/>
        <w:t xml:space="preserve">Tags:</w:t>
      </w:r>
      <w:r w:rsidDel="00000000" w:rsidR="00000000" w:rsidRPr="00000000">
        <w:rPr>
          <w:color w:val="0000ff"/>
          <w:rtl w:val="0"/>
        </w:rPr>
        <w:t xml:space="preserve"> [Movespeed Decrease] [Movespeed Increase] [Dummy Ability]</w:t>
      </w:r>
    </w:p>
    <w:p w:rsidR="00000000" w:rsidDel="00000000" w:rsidP="00000000" w:rsidRDefault="00000000" w:rsidRPr="00000000" w14:paraId="000005B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Can be used to make a Dummy on click ability by modifying the TT and duration due to not interrupting orders/having any cast.</w:t>
      </w:r>
    </w:p>
    <w:p w:rsidR="00000000" w:rsidDel="00000000" w:rsidP="00000000" w:rsidRDefault="00000000" w:rsidRPr="00000000" w14:paraId="000005BE">
      <w:pPr>
        <w:ind w:left="720" w:firstLine="720"/>
        <w:rPr/>
      </w:pPr>
      <w:r w:rsidDel="00000000" w:rsidR="00000000" w:rsidRPr="00000000">
        <w:rPr>
          <w:rtl w:val="0"/>
        </w:rPr>
        <w:t xml:space="preserve">Casting by AI: Used when the AI-controlled units are near death</w:t>
      </w:r>
    </w:p>
    <w:p w:rsidR="00000000" w:rsidDel="00000000" w:rsidP="00000000" w:rsidRDefault="00000000" w:rsidRPr="00000000" w14:paraId="000005BF">
      <w:pPr>
        <w:ind w:left="720" w:firstLine="720"/>
        <w:rPr/>
      </w:pPr>
      <w:r w:rsidDel="00000000" w:rsidR="00000000" w:rsidRPr="00000000">
        <w:rPr>
          <w:rtl w:val="0"/>
        </w:rPr>
        <w:t xml:space="preserve">RawCode: AOwk</w:t>
      </w:r>
    </w:p>
    <w:p w:rsidR="00000000" w:rsidDel="00000000" w:rsidP="00000000" w:rsidRDefault="00000000" w:rsidRPr="00000000" w14:paraId="000005C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C1">
      <w:pPr>
        <w:numPr>
          <w:ilvl w:val="0"/>
          <w:numId w:val="4"/>
        </w:numPr>
        <w:spacing w:after="0" w:afterAutospacing="0"/>
        <w:ind w:left="2160" w:hanging="360"/>
      </w:pPr>
      <w:r w:rsidDel="00000000" w:rsidR="00000000" w:rsidRPr="00000000">
        <w:rPr>
          <w:rtl w:val="0"/>
        </w:rPr>
        <w:t xml:space="preserve">“Data - Backstab Damage”</w:t>
      </w:r>
    </w:p>
    <w:p w:rsidR="00000000" w:rsidDel="00000000" w:rsidP="00000000" w:rsidRDefault="00000000" w:rsidRPr="00000000" w14:paraId="000005C2">
      <w:pPr>
        <w:numPr>
          <w:ilvl w:val="1"/>
          <w:numId w:val="80"/>
        </w:numPr>
        <w:spacing w:after="0" w:afterAutospacing="0"/>
        <w:ind w:left="1440" w:hanging="360"/>
      </w:pPr>
      <w:r w:rsidDel="00000000" w:rsidR="00000000" w:rsidRPr="00000000">
        <w:rPr>
          <w:rtl w:val="0"/>
        </w:rPr>
        <w:t xml:space="preserve">Setting it to 0 negates the extra damage (but still shows that (zero) damage in a floating red numeral )</w:t>
      </w:r>
      <w:r w:rsidDel="00000000" w:rsidR="00000000" w:rsidRPr="00000000">
        <w:rPr>
          <w:color w:val="9900ff"/>
          <w:rtl w:val="0"/>
        </w:rPr>
        <w:t xml:space="preserve"> (Khyrberos)</w:t>
      </w:r>
    </w:p>
    <w:p w:rsidR="00000000" w:rsidDel="00000000" w:rsidP="00000000" w:rsidRDefault="00000000" w:rsidRPr="00000000" w14:paraId="000005C3">
      <w:pPr>
        <w:numPr>
          <w:ilvl w:val="1"/>
          <w:numId w:val="80"/>
        </w:numPr>
        <w:spacing w:after="0" w:afterAutospacing="0"/>
        <w:ind w:left="1440" w:hanging="360"/>
      </w:pPr>
      <w:r w:rsidDel="00000000" w:rsidR="00000000" w:rsidRPr="00000000">
        <w:rPr>
          <w:rtl w:val="0"/>
        </w:rPr>
        <w:t xml:space="preserve">Negative values do not heal the target.</w:t>
      </w:r>
    </w:p>
    <w:p w:rsidR="00000000" w:rsidDel="00000000" w:rsidP="00000000" w:rsidRDefault="00000000" w:rsidRPr="00000000" w14:paraId="000005C4">
      <w:pPr>
        <w:numPr>
          <w:ilvl w:val="2"/>
          <w:numId w:val="80"/>
        </w:numPr>
        <w:spacing w:after="0" w:afterAutospacing="0"/>
        <w:ind w:left="2160" w:hanging="360"/>
      </w:pPr>
      <w:r w:rsidDel="00000000" w:rsidR="00000000" w:rsidRPr="00000000">
        <w:rPr>
          <w:rtl w:val="0"/>
        </w:rPr>
        <w:t xml:space="preserve">They do however reduce the total damage dealt.</w:t>
      </w:r>
    </w:p>
    <w:p w:rsidR="00000000" w:rsidDel="00000000" w:rsidP="00000000" w:rsidRDefault="00000000" w:rsidRPr="00000000" w14:paraId="000005C5">
      <w:pPr>
        <w:numPr>
          <w:ilvl w:val="1"/>
          <w:numId w:val="80"/>
        </w:numPr>
        <w:ind w:left="1440" w:hanging="360"/>
      </w:pPr>
      <w:r w:rsidDel="00000000" w:rsidR="00000000" w:rsidRPr="00000000">
        <w:rPr>
          <w:rtl w:val="0"/>
        </w:rPr>
        <w:t xml:space="preserve">Backstab damage won't happen unless the hero *is* invisible when he attacks (so negating it through the above methods results in no bonus damage) </w:t>
      </w:r>
      <w:r w:rsidDel="00000000" w:rsidR="00000000" w:rsidRPr="00000000">
        <w:rPr>
          <w:color w:val="9900ff"/>
          <w:rtl w:val="0"/>
        </w:rPr>
        <w:t xml:space="preserve">(Khyrberos)</w:t>
      </w:r>
    </w:p>
    <w:p w:rsidR="00000000" w:rsidDel="00000000" w:rsidP="00000000" w:rsidRDefault="00000000" w:rsidRPr="00000000" w14:paraId="000005C6">
      <w:pPr>
        <w:numPr>
          <w:ilvl w:val="0"/>
          <w:numId w:val="80"/>
        </w:numPr>
        <w:spacing w:after="0" w:afterAutospacing="0"/>
        <w:ind w:left="720" w:hanging="360"/>
      </w:pPr>
      <w:r w:rsidDel="00000000" w:rsidR="00000000" w:rsidRPr="00000000">
        <w:rPr>
          <w:rtl w:val="0"/>
        </w:rPr>
        <w:t xml:space="preserve">“Data - Backstab”</w:t>
      </w:r>
    </w:p>
    <w:p w:rsidR="00000000" w:rsidDel="00000000" w:rsidP="00000000" w:rsidRDefault="00000000" w:rsidRPr="00000000" w14:paraId="000005C7">
      <w:pPr>
        <w:numPr>
          <w:ilvl w:val="1"/>
          <w:numId w:val="80"/>
        </w:numPr>
        <w:spacing w:after="0" w:afterAutospacing="0"/>
        <w:ind w:left="1440" w:hanging="360"/>
      </w:pPr>
      <w:r w:rsidDel="00000000" w:rsidR="00000000" w:rsidRPr="00000000">
        <w:rPr>
          <w:rtl w:val="0"/>
        </w:rPr>
        <w:t xml:space="preserve">Ignore Evasion</w:t>
      </w:r>
    </w:p>
    <w:p w:rsidR="00000000" w:rsidDel="00000000" w:rsidP="00000000" w:rsidRDefault="00000000" w:rsidRPr="00000000" w14:paraId="000005C8">
      <w:pPr>
        <w:numPr>
          <w:ilvl w:val="0"/>
          <w:numId w:val="80"/>
        </w:numPr>
        <w:spacing w:after="0" w:afterAutospacing="0"/>
        <w:ind w:left="720" w:hanging="360"/>
      </w:pPr>
      <w:r w:rsidDel="00000000" w:rsidR="00000000" w:rsidRPr="00000000">
        <w:rPr>
          <w:rtl w:val="0"/>
        </w:rPr>
        <w:t xml:space="preserve">“Data - Movement Speed Increase”</w:t>
      </w:r>
    </w:p>
    <w:p w:rsidR="00000000" w:rsidDel="00000000" w:rsidP="00000000" w:rsidRDefault="00000000" w:rsidRPr="00000000" w14:paraId="000005C9">
      <w:pPr>
        <w:numPr>
          <w:ilvl w:val="1"/>
          <w:numId w:val="80"/>
        </w:numPr>
        <w:spacing w:after="0" w:afterAutospacing="0"/>
        <w:ind w:left="1440" w:hanging="360"/>
      </w:pPr>
      <w:r w:rsidDel="00000000" w:rsidR="00000000" w:rsidRPr="00000000">
        <w:rPr>
          <w:rtl w:val="0"/>
        </w:rPr>
        <w:t xml:space="preserve">Negative values do slow the character down.</w:t>
      </w:r>
    </w:p>
    <w:p w:rsidR="00000000" w:rsidDel="00000000" w:rsidP="00000000" w:rsidRDefault="00000000" w:rsidRPr="00000000" w14:paraId="000005CA">
      <w:pPr>
        <w:numPr>
          <w:ilvl w:val="0"/>
          <w:numId w:val="80"/>
        </w:numPr>
        <w:spacing w:after="0" w:afterAutospacing="0"/>
        <w:ind w:left="720" w:hanging="360"/>
      </w:pPr>
      <w:r w:rsidDel="00000000" w:rsidR="00000000" w:rsidRPr="00000000">
        <w:rPr>
          <w:rtl w:val="0"/>
        </w:rPr>
        <w:t xml:space="preserve">“Data - Transition Time” </w:t>
      </w:r>
      <w:r w:rsidDel="00000000" w:rsidR="00000000" w:rsidRPr="00000000">
        <w:rPr>
          <w:color w:val="9900ff"/>
          <w:rtl w:val="0"/>
        </w:rPr>
        <w:t xml:space="preserve">(Khyrberos)</w:t>
      </w:r>
    </w:p>
    <w:p w:rsidR="00000000" w:rsidDel="00000000" w:rsidP="00000000" w:rsidRDefault="00000000" w:rsidRPr="00000000" w14:paraId="000005CB">
      <w:pPr>
        <w:numPr>
          <w:ilvl w:val="1"/>
          <w:numId w:val="80"/>
        </w:numPr>
        <w:spacing w:after="0" w:afterAutospacing="0"/>
        <w:ind w:left="1440" w:hanging="360"/>
      </w:pPr>
      <w:r w:rsidDel="00000000" w:rsidR="00000000" w:rsidRPr="00000000">
        <w:rPr>
          <w:rtl w:val="0"/>
        </w:rPr>
        <w:t xml:space="preserve">Setting the TT to HIGHER than the duration:  results in the hero never truly becoming invisible.  HOWEVER, he still sorta fades out (kinda see it bad in the Portrait; shows through himself a bit) unless you set TT to the max (~300). </w:t>
      </w:r>
      <w:r w:rsidDel="00000000" w:rsidR="00000000" w:rsidRPr="00000000">
        <w:rPr>
          <w:color w:val="9900ff"/>
          <w:rtl w:val="0"/>
        </w:rPr>
        <w:t xml:space="preserve">(Khyrberos)</w:t>
      </w:r>
      <w:r w:rsidDel="00000000" w:rsidR="00000000" w:rsidRPr="00000000">
        <w:rPr>
          <w:rtl w:val="0"/>
        </w:rPr>
      </w:r>
    </w:p>
    <w:p w:rsidR="00000000" w:rsidDel="00000000" w:rsidP="00000000" w:rsidRDefault="00000000" w:rsidRPr="00000000" w14:paraId="000005CC">
      <w:pPr>
        <w:numPr>
          <w:ilvl w:val="1"/>
          <w:numId w:val="80"/>
        </w:numPr>
        <w:spacing w:after="0" w:afterAutospacing="0"/>
        <w:ind w:left="1440" w:hanging="360"/>
      </w:pPr>
      <w:r w:rsidDel="00000000" w:rsidR="00000000" w:rsidRPr="00000000">
        <w:rPr>
          <w:rtl w:val="0"/>
        </w:rPr>
        <w:t xml:space="preserve">Setting the TT to 0 results in: no Invisibility!  &amp;, seemingly (for low durations) no Fading! </w:t>
      </w:r>
      <w:r w:rsidDel="00000000" w:rsidR="00000000" w:rsidRPr="00000000">
        <w:rPr>
          <w:color w:val="9900ff"/>
          <w:rtl w:val="0"/>
        </w:rPr>
        <w:t xml:space="preserve">(Khyrberos)</w:t>
      </w:r>
      <w:r w:rsidDel="00000000" w:rsidR="00000000" w:rsidRPr="00000000">
        <w:rPr>
          <w:rtl w:val="0"/>
        </w:rPr>
      </w:r>
    </w:p>
    <w:p w:rsidR="00000000" w:rsidDel="00000000" w:rsidP="00000000" w:rsidRDefault="00000000" w:rsidRPr="00000000" w14:paraId="000005CD">
      <w:pPr>
        <w:numPr>
          <w:ilvl w:val="0"/>
          <w:numId w:val="80"/>
        </w:numPr>
        <w:ind w:left="720" w:hanging="360"/>
        <w:rPr>
          <w:ins w:author="Khyrberos" w:id="29" w:date="2026-06-02T12:42:29Z"/>
        </w:rPr>
      </w:pPr>
      <w:ins w:author="Khyrberos" w:id="29" w:date="2026-06-02T12:42:29Z">
        <w:r w:rsidDel="00000000" w:rsidR="00000000" w:rsidRPr="00000000">
          <w:rPr>
            <w:rtl w:val="0"/>
          </w:rPr>
          <w:t xml:space="preserve">Order Conflict/Interruption (//disambiguate which one of these is true)</w:t>
        </w:r>
      </w:ins>
    </w:p>
    <w:p w:rsidR="00000000" w:rsidDel="00000000" w:rsidP="00000000" w:rsidRDefault="00000000" w:rsidRPr="00000000" w14:paraId="000005CE">
      <w:pPr>
        <w:numPr>
          <w:ilvl w:val="1"/>
          <w:numId w:val="80"/>
        </w:numPr>
        <w:ind w:left="1440" w:hanging="360"/>
      </w:pPr>
      <w:r w:rsidDel="00000000" w:rsidR="00000000" w:rsidRPr="00000000">
        <w:rPr>
          <w:rtl w:val="0"/>
        </w:rPr>
        <w:t xml:space="preserve">Does not appear to conflict with current orders; You can make a Move/Attack order &amp; then cast WW en route &amp; he'll do it. </w:t>
      </w:r>
      <w:r w:rsidDel="00000000" w:rsidR="00000000" w:rsidRPr="00000000">
        <w:rPr>
          <w:color w:val="9900ff"/>
          <w:rtl w:val="0"/>
        </w:rPr>
        <w:t xml:space="preserve">(Khyrberos)</w:t>
      </w:r>
      <w:r w:rsidDel="00000000" w:rsidR="00000000" w:rsidRPr="00000000">
        <w:rPr>
          <w:rtl w:val="0"/>
        </w:rPr>
      </w:r>
    </w:p>
    <w:p w:rsidR="00000000" w:rsidDel="00000000" w:rsidP="00000000" w:rsidRDefault="00000000" w:rsidRPr="00000000" w14:paraId="000005CF">
      <w:pPr>
        <w:numPr>
          <w:ilvl w:val="1"/>
          <w:numId w:val="80"/>
        </w:numPr>
        <w:ind w:left="1440" w:hanging="360"/>
      </w:pPr>
      <w:r w:rsidDel="00000000" w:rsidR="00000000" w:rsidRPr="00000000">
        <w:rPr>
          <w:rtl w:val="0"/>
        </w:rPr>
        <w:t xml:space="preserve">Uses alternate order queue, doesn't interrupt unit in any way, even if he is channeling something.</w:t>
      </w:r>
    </w:p>
    <w:p w:rsidR="00000000" w:rsidDel="00000000" w:rsidP="00000000" w:rsidRDefault="00000000" w:rsidRPr="00000000" w14:paraId="000005D0">
      <w:pPr>
        <w:numPr>
          <w:ilvl w:val="1"/>
          <w:numId w:val="80"/>
        </w:numPr>
        <w:ind w:left="1440" w:hanging="360"/>
      </w:pPr>
      <w:r w:rsidDel="00000000" w:rsidR="00000000" w:rsidRPr="00000000">
        <w:rPr>
          <w:rtl w:val="0"/>
        </w:rPr>
        <w:t xml:space="preserve">On the other hand, windwalk order does interrupt everything if issued via triggers.</w:t>
      </w:r>
    </w:p>
    <w:p w:rsidR="00000000" w:rsidDel="00000000" w:rsidP="00000000" w:rsidRDefault="00000000" w:rsidRPr="00000000" w14:paraId="000005D1">
      <w:pPr>
        <w:numPr>
          <w:ilvl w:val="0"/>
          <w:numId w:val="80"/>
        </w:numPr>
        <w:ind w:left="720" w:hanging="360"/>
      </w:pPr>
      <w:r w:rsidDel="00000000" w:rsidR="00000000" w:rsidRPr="00000000">
        <w:rPr>
          <w:rtl w:val="0"/>
        </w:rPr>
        <w:t xml:space="preserve">Animation Names does not seem to work. </w:t>
      </w:r>
      <w:r w:rsidDel="00000000" w:rsidR="00000000" w:rsidRPr="00000000">
        <w:rPr>
          <w:color w:val="9900ff"/>
          <w:rtl w:val="0"/>
        </w:rPr>
        <w:t xml:space="preserve">(Khyrberos)</w:t>
      </w:r>
    </w:p>
    <w:p w:rsidR="00000000" w:rsidDel="00000000" w:rsidP="00000000" w:rsidRDefault="00000000" w:rsidRPr="00000000" w14:paraId="000005D2">
      <w:pPr>
        <w:numPr>
          <w:ilvl w:val="0"/>
          <w:numId w:val="80"/>
        </w:numPr>
        <w:ind w:left="720" w:hanging="360"/>
      </w:pPr>
      <w:r w:rsidDel="00000000" w:rsidR="00000000" w:rsidRPr="00000000">
        <w:rPr>
          <w:rtl w:val="0"/>
        </w:rPr>
        <w:t xml:space="preserve">WW still cannot path over un-pathable terrain.</w:t>
      </w:r>
    </w:p>
    <w:p w:rsidR="00000000" w:rsidDel="00000000" w:rsidP="00000000" w:rsidRDefault="00000000" w:rsidRPr="00000000" w14:paraId="000005D3">
      <w:pPr>
        <w:numPr>
          <w:ilvl w:val="0"/>
          <w:numId w:val="80"/>
        </w:numPr>
        <w:ind w:left="720" w:hanging="360"/>
      </w:pPr>
      <w:r w:rsidDel="00000000" w:rsidR="00000000" w:rsidRPr="00000000">
        <w:rPr>
          <w:rtl w:val="0"/>
        </w:rPr>
        <w:t xml:space="preserve">Starting right after cast, WW allows you to path through units as if they are walkable. And issue move order will ignore them as obstacles to calculate the shortest path. </w:t>
      </w:r>
      <w:r w:rsidDel="00000000" w:rsidR="00000000" w:rsidRPr="00000000">
        <w:rPr>
          <w:color w:val="00bf00"/>
          <w:rtl w:val="0"/>
        </w:rPr>
        <w:t xml:space="preserve">(1.31.1.12173</w:t>
      </w:r>
      <w:r w:rsidDel="00000000" w:rsidR="00000000" w:rsidRPr="00000000">
        <w:rPr>
          <w:rtl w:val="0"/>
        </w:rPr>
        <w:t xml:space="preserve">)</w:t>
      </w:r>
    </w:p>
    <w:p w:rsidR="00000000" w:rsidDel="00000000" w:rsidP="00000000" w:rsidRDefault="00000000" w:rsidRPr="00000000" w14:paraId="000005D4">
      <w:pPr>
        <w:numPr>
          <w:ilvl w:val="0"/>
          <w:numId w:val="80"/>
        </w:numPr>
        <w:ind w:left="720" w:hanging="360"/>
      </w:pPr>
      <w:r w:rsidDel="00000000" w:rsidR="00000000" w:rsidRPr="00000000">
        <w:rPr>
          <w:rtl w:val="0"/>
        </w:rPr>
        <w:t xml:space="preserve">WW sets units to use item pathing. In old versions items will block them. In new versions only WW uses this, items use no pathing.</w:t>
      </w:r>
    </w:p>
    <w:p w:rsidR="00000000" w:rsidDel="00000000" w:rsidP="00000000" w:rsidRDefault="00000000" w:rsidRPr="00000000" w14:paraId="000005D5">
      <w:pPr>
        <w:numPr>
          <w:ilvl w:val="1"/>
          <w:numId w:val="80"/>
        </w:numPr>
        <w:ind w:left="1440" w:hanging="360"/>
      </w:pPr>
      <w:r w:rsidDel="00000000" w:rsidR="00000000" w:rsidRPr="00000000">
        <w:rPr>
          <w:rtl w:val="0"/>
        </w:rPr>
        <w:t xml:space="preserve">Except that might be a bug and is changed again.</w:t>
      </w:r>
    </w:p>
    <w:p w:rsidR="00000000" w:rsidDel="00000000" w:rsidP="00000000" w:rsidRDefault="00000000" w:rsidRPr="00000000" w14:paraId="000005D6">
      <w:pPr>
        <w:numPr>
          <w:ilvl w:val="1"/>
          <w:numId w:val="80"/>
        </w:numPr>
        <w:ind w:left="1440" w:hanging="360"/>
      </w:pPr>
      <w:r w:rsidDel="00000000" w:rsidR="00000000" w:rsidRPr="00000000">
        <w:rPr>
          <w:rtl w:val="0"/>
        </w:rPr>
        <w:t xml:space="preserve">We truly do not know.</w:t>
      </w:r>
    </w:p>
    <w:p w:rsidR="00000000" w:rsidDel="00000000" w:rsidP="00000000" w:rsidRDefault="00000000" w:rsidRPr="00000000" w14:paraId="000005D7">
      <w:pPr>
        <w:numPr>
          <w:ilvl w:val="0"/>
          <w:numId w:val="80"/>
        </w:numPr>
        <w:ind w:left="720" w:hanging="360"/>
      </w:pPr>
      <w:r w:rsidDel="00000000" w:rsidR="00000000" w:rsidRPr="00000000">
        <w:rPr>
          <w:rtl w:val="0"/>
        </w:rPr>
        <w:t xml:space="preserve">A ranged attack fired before using windwalk will not end the windwalk or trigger a critical. </w:t>
      </w:r>
      <w:r w:rsidDel="00000000" w:rsidR="00000000" w:rsidRPr="00000000">
        <w:rPr>
          <w:color w:val="9900ff"/>
          <w:rtl w:val="0"/>
        </w:rPr>
        <w:t xml:space="preserve">(Templarfreak)</w:t>
      </w:r>
      <w:r w:rsidDel="00000000" w:rsidR="00000000" w:rsidRPr="00000000">
        <w:rPr>
          <w:rtl w:val="0"/>
        </w:rPr>
      </w:r>
    </w:p>
    <w:p w:rsidR="00000000" w:rsidDel="00000000" w:rsidP="00000000" w:rsidRDefault="00000000" w:rsidRPr="00000000" w14:paraId="000005D8">
      <w:pPr>
        <w:numPr>
          <w:ilvl w:val="1"/>
          <w:numId w:val="80"/>
        </w:numPr>
        <w:ind w:left="1440" w:hanging="360"/>
      </w:pPr>
      <w:r w:rsidDel="00000000" w:rsidR="00000000" w:rsidRPr="00000000">
        <w:rPr>
          <w:rtl w:val="0"/>
        </w:rPr>
        <w:t xml:space="preserve">A slow moving projectile attack that is performed from inside a previous windwalk won't end the current windwalk (but will apply backstab damage from the previous windwalk.) </w:t>
      </w:r>
      <w:r w:rsidDel="00000000" w:rsidR="00000000" w:rsidRPr="00000000">
        <w:rPr>
          <w:color w:val="9900ff"/>
          <w:rtl w:val="0"/>
        </w:rPr>
        <w:t xml:space="preserve">(Templarfreak)</w:t>
      </w:r>
      <w:r w:rsidDel="00000000" w:rsidR="00000000" w:rsidRPr="00000000">
        <w:rPr>
          <w:rtl w:val="0"/>
        </w:rPr>
      </w:r>
    </w:p>
    <w:p w:rsidR="00000000" w:rsidDel="00000000" w:rsidP="00000000" w:rsidRDefault="00000000" w:rsidRPr="00000000" w14:paraId="000005D9">
      <w:pPr>
        <w:pStyle w:val="Heading1"/>
        <w:rPr/>
      </w:pPr>
      <w:bookmarkStart w:colFirst="0" w:colLast="0" w:name="_rw57fxk7ejhc" w:id="101"/>
      <w:bookmarkEnd w:id="101"/>
      <w:r w:rsidDel="00000000" w:rsidR="00000000" w:rsidRPr="00000000">
        <w:rPr>
          <w:rtl w:val="0"/>
        </w:rPr>
        <w:t xml:space="preserve">@Undead:</w:t>
      </w:r>
    </w:p>
    <w:p w:rsidR="00000000" w:rsidDel="00000000" w:rsidP="00000000" w:rsidRDefault="00000000" w:rsidRPr="00000000" w14:paraId="000005DA">
      <w:pPr>
        <w:pStyle w:val="Heading2"/>
        <w:rPr>
          <w:b w:val="1"/>
          <w:bCs w:val="1"/>
        </w:rPr>
      </w:pPr>
      <w:bookmarkStart w:colFirst="0" w:colLast="0" w:name="_a4cu6ffk2x7z" w:id="102"/>
      <w:bookmarkEnd w:id="102"/>
      <w:r w:rsidDel="00000000" w:rsidR="00000000" w:rsidRPr="00000000">
        <w:rPr>
          <w:rtl w:val="0"/>
        </w:rPr>
        <w:tab/>
      </w:r>
      <w:r w:rsidDel="00000000" w:rsidR="00000000" w:rsidRPr="00000000">
        <w:rPr>
          <w:b w:val="1"/>
          <w:bCs w:val="1"/>
          <w:rtl w:val="0"/>
        </w:rPr>
        <w:t xml:space="preserve">-Absorb Mana:</w:t>
      </w:r>
    </w:p>
    <w:p w:rsidR="00000000" w:rsidDel="00000000" w:rsidP="00000000" w:rsidRDefault="00000000" w:rsidRPr="00000000" w14:paraId="000005DB">
      <w:pPr>
        <w:rPr/>
      </w:pPr>
      <w:r w:rsidDel="00000000" w:rsidR="00000000" w:rsidRPr="00000000">
        <w:rPr>
          <w:rtl w:val="0"/>
        </w:rPr>
        <w:tab/>
        <w:tab/>
        <w:t xml:space="preserve">Tags:</w:t>
      </w:r>
      <w:r w:rsidDel="00000000" w:rsidR="00000000" w:rsidRPr="00000000">
        <w:rPr>
          <w:color w:val="0000ff"/>
          <w:rtl w:val="0"/>
        </w:rPr>
        <w:t xml:space="preserve"> [Unused]</w:t>
      </w:r>
      <w:r w:rsidDel="00000000" w:rsidR="00000000" w:rsidRPr="00000000">
        <w:rPr>
          <w:rtl w:val="0"/>
        </w:rPr>
      </w:r>
    </w:p>
    <w:p w:rsidR="00000000" w:rsidDel="00000000" w:rsidP="00000000" w:rsidRDefault="00000000" w:rsidRPr="00000000" w14:paraId="000005D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5DD">
      <w:pPr>
        <w:ind w:left="720" w:firstLine="720"/>
        <w:rPr/>
      </w:pPr>
      <w:r w:rsidDel="00000000" w:rsidR="00000000" w:rsidRPr="00000000">
        <w:rPr>
          <w:rtl w:val="0"/>
        </w:rPr>
        <w:t xml:space="preserve">RawCode: Aabs</w:t>
      </w:r>
    </w:p>
    <w:p w:rsidR="00000000" w:rsidDel="00000000" w:rsidP="00000000" w:rsidRDefault="00000000" w:rsidRPr="00000000" w14:paraId="000005D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DF">
      <w:pPr>
        <w:numPr>
          <w:ilvl w:val="0"/>
          <w:numId w:val="80"/>
        </w:numPr>
        <w:spacing w:after="0" w:afterAutospacing="0"/>
        <w:ind w:left="720" w:hanging="360"/>
      </w:pPr>
      <w:r w:rsidDel="00000000" w:rsidR="00000000" w:rsidRPr="00000000">
        <w:rPr>
          <w:rtl w:val="0"/>
        </w:rPr>
        <w:t xml:space="preserve">This is a generic and plain ability, only thing worthy of note is that in the game, it drains all of the target unit’s mana, since its Max Mana Absorbed values are set to 99999 in Object Editor by default. There is also a Max Life Absorbed field set to 0 by default, setting it to a positive value does the same thing as the mana component itself, but  it's on HP. </w:t>
      </w:r>
      <w:r w:rsidDel="00000000" w:rsidR="00000000" w:rsidRPr="00000000">
        <w:rPr>
          <w:color w:val="9900ff"/>
          <w:rtl w:val="0"/>
        </w:rPr>
        <w:t xml:space="preserve">(RoyGBV)</w:t>
      </w:r>
    </w:p>
    <w:p w:rsidR="00000000" w:rsidDel="00000000" w:rsidP="00000000" w:rsidRDefault="00000000" w:rsidRPr="00000000" w14:paraId="000005E0">
      <w:pPr>
        <w:numPr>
          <w:ilvl w:val="0"/>
          <w:numId w:val="80"/>
        </w:numPr>
        <w:ind w:left="720" w:hanging="360"/>
      </w:pPr>
      <w:r w:rsidDel="00000000" w:rsidR="00000000" w:rsidRPr="00000000">
        <w:rPr>
          <w:rtl w:val="0"/>
        </w:rPr>
        <w:t xml:space="preserve">Using negative values flips the effect over, instead causing the target unit to gain mana upon cast, and when the projectile arrives, you lose mana, and it also alerts your unit red as if an enemy spell was cast onto it. </w:t>
      </w:r>
      <w:r w:rsidDel="00000000" w:rsidR="00000000" w:rsidRPr="00000000">
        <w:rPr>
          <w:color w:val="9900ff"/>
          <w:rtl w:val="0"/>
        </w:rPr>
        <w:t xml:space="preserve">(RoyGBV)</w:t>
      </w:r>
    </w:p>
    <w:p w:rsidR="00000000" w:rsidDel="00000000" w:rsidP="00000000" w:rsidRDefault="00000000" w:rsidRPr="00000000" w14:paraId="000005E1">
      <w:pPr>
        <w:pStyle w:val="Heading2"/>
        <w:ind w:firstLine="720"/>
        <w:rPr>
          <w:color w:val="ff00ff"/>
        </w:rPr>
      </w:pPr>
      <w:bookmarkStart w:colFirst="0" w:colLast="0" w:name="_o3754khbvqfb" w:id="103"/>
      <w:bookmarkEnd w:id="103"/>
      <w:r w:rsidDel="00000000" w:rsidR="00000000" w:rsidRPr="00000000">
        <w:rPr>
          <w:rtl w:val="0"/>
        </w:rPr>
        <w:t xml:space="preserve">-Anti Magic Shell (Magic Resistance):</w:t>
      </w:r>
      <w:r w:rsidDel="00000000" w:rsidR="00000000" w:rsidRPr="00000000">
        <w:rPr>
          <w:rtl w:val="0"/>
        </w:rPr>
      </w:r>
    </w:p>
    <w:p w:rsidR="00000000" w:rsidDel="00000000" w:rsidP="00000000" w:rsidRDefault="00000000" w:rsidRPr="00000000" w14:paraId="000005E2">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5E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5E4">
      <w:pPr>
        <w:ind w:left="720" w:firstLine="720"/>
        <w:rPr/>
      </w:pPr>
      <w:r w:rsidDel="00000000" w:rsidR="00000000" w:rsidRPr="00000000">
        <w:rPr>
          <w:rtl w:val="0"/>
        </w:rPr>
        <w:t xml:space="preserve">RawCode: Aam2 Aams</w:t>
      </w:r>
    </w:p>
    <w:p w:rsidR="00000000" w:rsidDel="00000000" w:rsidP="00000000" w:rsidRDefault="00000000" w:rsidRPr="00000000" w14:paraId="000005E5">
      <w:pPr>
        <w:ind w:left="720" w:firstLine="720"/>
        <w:rPr>
          <w:color w:val="333333"/>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5E6">
      <w:pPr>
        <w:numPr>
          <w:ilvl w:val="0"/>
          <w:numId w:val="80"/>
        </w:numPr>
        <w:ind w:left="720" w:hanging="360"/>
        <w:rPr>
          <w:b w:val="1"/>
          <w:bCs w:val="1"/>
        </w:rPr>
      </w:pPr>
      <w:r w:rsidDel="00000000" w:rsidR="00000000" w:rsidRPr="00000000">
        <w:rPr>
          <w:color w:val="333333"/>
          <w:rtl w:val="0"/>
        </w:rPr>
        <w:t xml:space="preserve">The current Anti-magic Shell seems to be derived from the old one, except the Shield Life is set to zero, meaning that if you altered the Shield Life on the “newer” one, it will work exactly like the old one.</w:t>
      </w:r>
      <w:r w:rsidDel="00000000" w:rsidR="00000000" w:rsidRPr="00000000">
        <w:rPr>
          <w:color w:val="9900ff"/>
          <w:rtl w:val="0"/>
        </w:rPr>
        <w:t xml:space="preserve"> (RoyGBV)</w:t>
      </w:r>
      <w:r w:rsidDel="00000000" w:rsidR="00000000" w:rsidRPr="00000000">
        <w:rPr>
          <w:rtl w:val="0"/>
        </w:rPr>
      </w:r>
    </w:p>
    <w:p w:rsidR="00000000" w:rsidDel="00000000" w:rsidP="00000000" w:rsidRDefault="00000000" w:rsidRPr="00000000" w14:paraId="000005E7">
      <w:pPr>
        <w:numPr>
          <w:ilvl w:val="0"/>
          <w:numId w:val="80"/>
        </w:numPr>
        <w:spacing w:after="0" w:afterAutospacing="0"/>
        <w:ind w:left="720" w:hanging="360"/>
      </w:pPr>
      <w:r w:rsidDel="00000000" w:rsidR="00000000" w:rsidRPr="00000000">
        <w:rPr>
          <w:rtl w:val="0"/>
        </w:rPr>
        <w:t xml:space="preserve">“Data - Shield Life”</w:t>
      </w:r>
    </w:p>
    <w:p w:rsidR="00000000" w:rsidDel="00000000" w:rsidP="00000000" w:rsidRDefault="00000000" w:rsidRPr="00000000" w14:paraId="000005E8">
      <w:pPr>
        <w:numPr>
          <w:ilvl w:val="1"/>
          <w:numId w:val="80"/>
        </w:numPr>
        <w:spacing w:after="0" w:afterAutospacing="0"/>
        <w:ind w:left="1440" w:hanging="360"/>
      </w:pPr>
      <w:r w:rsidDel="00000000" w:rsidR="00000000" w:rsidRPr="00000000">
        <w:rPr>
          <w:rtl w:val="0"/>
        </w:rPr>
        <w:t xml:space="preserve">A positive number causes the shield to only be able to withstand magic until the shield runs out of health.</w:t>
      </w:r>
    </w:p>
    <w:p w:rsidR="00000000" w:rsidDel="00000000" w:rsidP="00000000" w:rsidRDefault="00000000" w:rsidRPr="00000000" w14:paraId="000005E9">
      <w:pPr>
        <w:numPr>
          <w:ilvl w:val="1"/>
          <w:numId w:val="80"/>
        </w:numPr>
        <w:spacing w:after="0" w:afterAutospacing="0"/>
        <w:ind w:left="1440" w:hanging="360"/>
      </w:pPr>
      <w:r w:rsidDel="00000000" w:rsidR="00000000" w:rsidRPr="00000000">
        <w:rPr>
          <w:rtl w:val="0"/>
        </w:rPr>
        <w:t xml:space="preserve">A negative number causes it to break the first time it’s hit.</w:t>
      </w:r>
    </w:p>
    <w:p w:rsidR="00000000" w:rsidDel="00000000" w:rsidP="00000000" w:rsidRDefault="00000000" w:rsidRPr="00000000" w14:paraId="000005EA">
      <w:pPr>
        <w:numPr>
          <w:ilvl w:val="2"/>
          <w:numId w:val="80"/>
        </w:numPr>
        <w:spacing w:after="0" w:afterAutospacing="0"/>
        <w:ind w:left="2160" w:hanging="360"/>
      </w:pPr>
      <w:r w:rsidDel="00000000" w:rsidR="00000000" w:rsidRPr="00000000">
        <w:rPr>
          <w:rtl w:val="0"/>
        </w:rPr>
        <w:t xml:space="preserve">It still appears to deal damage.</w:t>
      </w:r>
    </w:p>
    <w:p w:rsidR="00000000" w:rsidDel="00000000" w:rsidP="00000000" w:rsidRDefault="00000000" w:rsidRPr="00000000" w14:paraId="000005EB">
      <w:pPr>
        <w:numPr>
          <w:ilvl w:val="0"/>
          <w:numId w:val="80"/>
        </w:numPr>
        <w:spacing w:after="0" w:lineRule="auto"/>
        <w:ind w:left="720" w:hanging="360"/>
      </w:pPr>
      <w:r w:rsidDel="00000000" w:rsidR="00000000" w:rsidRPr="00000000">
        <w:rPr>
          <w:rtl w:val="0"/>
        </w:rPr>
        <w:t xml:space="preserve">(The following is testing by Nichilus on v1.32.10, found here (</w:t>
      </w:r>
      <w:hyperlink r:id="rId17">
        <w:r w:rsidDel="00000000" w:rsidR="00000000" w:rsidRPr="00000000">
          <w:rPr>
            <w:color w:val="1155cc"/>
            <w:u w:val="single"/>
            <w:rtl w:val="0"/>
          </w:rPr>
          <w:t xml:space="preserve">https://www.hiveworkshop.com/threads/anti-magic-shell.325038/#post-3499894</w:t>
        </w:r>
      </w:hyperlink>
      <w:r w:rsidDel="00000000" w:rsidR="00000000" w:rsidRPr="00000000">
        <w:rPr>
          <w:rtl w:val="0"/>
        </w:rPr>
        <w:t xml:space="preserve">)):  “I played a bit with the anti-magic shell ability to see what it can do. So far, these are mine findings:”)</w:t>
      </w:r>
    </w:p>
    <w:p w:rsidR="00000000" w:rsidDel="00000000" w:rsidP="00000000" w:rsidRDefault="00000000" w:rsidRPr="00000000" w14:paraId="000005EC">
      <w:pPr>
        <w:numPr>
          <w:ilvl w:val="1"/>
          <w:numId w:val="80"/>
        </w:numPr>
        <w:spacing w:after="0" w:lineRule="auto"/>
        <w:ind w:left="1440" w:hanging="360"/>
      </w:pPr>
      <w:r w:rsidDel="00000000" w:rsidR="00000000" w:rsidRPr="00000000">
        <w:rPr>
          <w:rtl w:val="0"/>
        </w:rPr>
        <w:t xml:space="preserve">Magic Reduction - does absolutely nothing.</w:t>
      </w:r>
    </w:p>
    <w:p w:rsidR="00000000" w:rsidDel="00000000" w:rsidP="00000000" w:rsidRDefault="00000000" w:rsidRPr="00000000" w14:paraId="000005ED">
      <w:pPr>
        <w:numPr>
          <w:ilvl w:val="2"/>
          <w:numId w:val="80"/>
        </w:numPr>
        <w:spacing w:after="0" w:lineRule="auto"/>
        <w:ind w:left="2160" w:hanging="360"/>
      </w:pPr>
      <w:r w:rsidDel="00000000" w:rsidR="00000000" w:rsidRPr="00000000">
        <w:rPr>
          <w:rtl w:val="0"/>
        </w:rPr>
        <w:t xml:space="preserve">Tried both values as % fraction (0.0-1.0) and full numbers (0-100).</w:t>
      </w:r>
    </w:p>
    <w:p w:rsidR="00000000" w:rsidDel="00000000" w:rsidP="00000000" w:rsidRDefault="00000000" w:rsidRPr="00000000" w14:paraId="000005EE">
      <w:pPr>
        <w:numPr>
          <w:ilvl w:val="2"/>
          <w:numId w:val="80"/>
        </w:numPr>
        <w:spacing w:after="0" w:lineRule="auto"/>
        <w:ind w:left="2160" w:hanging="360"/>
      </w:pPr>
      <w:r w:rsidDel="00000000" w:rsidR="00000000" w:rsidRPr="00000000">
        <w:rPr>
          <w:rtl w:val="0"/>
        </w:rPr>
        <w:t xml:space="preserve">Tried casting the spell on ally, neutral, enemy. In all cases there was no reduction to both Spell damage types and Magic damage types.</w:t>
      </w:r>
    </w:p>
    <w:p w:rsidR="00000000" w:rsidDel="00000000" w:rsidP="00000000" w:rsidRDefault="00000000" w:rsidRPr="00000000" w14:paraId="000005EF">
      <w:pPr>
        <w:numPr>
          <w:ilvl w:val="2"/>
          <w:numId w:val="80"/>
        </w:numPr>
        <w:spacing w:after="0" w:lineRule="auto"/>
        <w:ind w:left="2160" w:hanging="360"/>
      </w:pPr>
      <w:r w:rsidDel="00000000" w:rsidR="00000000" w:rsidRPr="00000000">
        <w:rPr>
          <w:rtl w:val="0"/>
        </w:rPr>
        <w:t xml:space="preserve">The only thing I did not try is various damage types when damaging via triggers</w:t>
      </w:r>
    </w:p>
    <w:p w:rsidR="00000000" w:rsidDel="00000000" w:rsidP="00000000" w:rsidRDefault="00000000" w:rsidRPr="00000000" w14:paraId="000005F0">
      <w:pPr>
        <w:numPr>
          <w:ilvl w:val="1"/>
          <w:numId w:val="80"/>
        </w:numPr>
        <w:spacing w:after="0" w:lineRule="auto"/>
        <w:ind w:left="1440" w:hanging="360"/>
      </w:pPr>
      <w:r w:rsidDel="00000000" w:rsidR="00000000" w:rsidRPr="00000000">
        <w:rPr>
          <w:rtl w:val="0"/>
        </w:rPr>
        <w:t xml:space="preserve">Mana Loss</w:t>
      </w:r>
    </w:p>
    <w:p w:rsidR="00000000" w:rsidDel="00000000" w:rsidP="00000000" w:rsidRDefault="00000000" w:rsidRPr="00000000" w14:paraId="000005F1">
      <w:pPr>
        <w:numPr>
          <w:ilvl w:val="2"/>
          <w:numId w:val="80"/>
        </w:numPr>
        <w:spacing w:after="0" w:lineRule="auto"/>
        <w:ind w:left="2160" w:hanging="360"/>
      </w:pPr>
      <w:r w:rsidDel="00000000" w:rsidR="00000000" w:rsidRPr="00000000">
        <w:rPr>
          <w:rtl w:val="0"/>
        </w:rPr>
        <w:t xml:space="preserve">The target of the ability loses mana to the amount set here</w:t>
      </w:r>
    </w:p>
    <w:p w:rsidR="00000000" w:rsidDel="00000000" w:rsidP="00000000" w:rsidRDefault="00000000" w:rsidRPr="00000000" w14:paraId="000005F2">
      <w:pPr>
        <w:numPr>
          <w:ilvl w:val="1"/>
          <w:numId w:val="80"/>
        </w:numPr>
        <w:spacing w:after="0" w:lineRule="auto"/>
        <w:ind w:left="1440" w:hanging="360"/>
      </w:pPr>
      <w:r w:rsidDel="00000000" w:rsidR="00000000" w:rsidRPr="00000000">
        <w:rPr>
          <w:rtl w:val="0"/>
        </w:rPr>
        <w:t xml:space="preserve">Shield Life</w:t>
      </w:r>
    </w:p>
    <w:p w:rsidR="00000000" w:rsidDel="00000000" w:rsidP="00000000" w:rsidRDefault="00000000" w:rsidRPr="00000000" w14:paraId="000005F3">
      <w:pPr>
        <w:numPr>
          <w:ilvl w:val="2"/>
          <w:numId w:val="80"/>
        </w:numPr>
        <w:spacing w:after="0" w:lineRule="auto"/>
        <w:ind w:left="2160" w:hanging="360"/>
      </w:pPr>
      <w:r w:rsidDel="00000000" w:rsidR="00000000" w:rsidRPr="00000000">
        <w:rPr>
          <w:rtl w:val="0"/>
        </w:rPr>
        <w:t xml:space="preserve">If 0, then the target becomes invulnerable to magic attacks and spells.</w:t>
      </w:r>
    </w:p>
    <w:p w:rsidR="00000000" w:rsidDel="00000000" w:rsidP="00000000" w:rsidRDefault="00000000" w:rsidRPr="00000000" w14:paraId="000005F4">
      <w:pPr>
        <w:numPr>
          <w:ilvl w:val="2"/>
          <w:numId w:val="80"/>
        </w:numPr>
        <w:spacing w:after="0" w:lineRule="auto"/>
        <w:ind w:left="2160" w:hanging="360"/>
      </w:pPr>
      <w:r w:rsidDel="00000000" w:rsidR="00000000" w:rsidRPr="00000000">
        <w:rPr>
          <w:rtl w:val="0"/>
        </w:rPr>
        <w:t xml:space="preserve">But if attacking unit's attack type is "Spells", it can still target unit shielded by anti-magic shield and damage it</w:t>
      </w:r>
    </w:p>
    <w:p w:rsidR="00000000" w:rsidDel="00000000" w:rsidP="00000000" w:rsidRDefault="00000000" w:rsidRPr="00000000" w14:paraId="000005F5">
      <w:pPr>
        <w:numPr>
          <w:ilvl w:val="2"/>
          <w:numId w:val="80"/>
        </w:numPr>
        <w:spacing w:after="0" w:lineRule="auto"/>
        <w:ind w:left="2160" w:hanging="360"/>
      </w:pPr>
      <w:r w:rsidDel="00000000" w:rsidR="00000000" w:rsidRPr="00000000">
        <w:rPr>
          <w:rtl w:val="0"/>
        </w:rPr>
        <w:t xml:space="preserve">If greater than 0, then the unit can be targeted by magic attacks and spells and will absorb damage up to the amount set here</w:t>
      </w:r>
    </w:p>
    <w:p w:rsidR="00000000" w:rsidDel="00000000" w:rsidP="00000000" w:rsidRDefault="00000000" w:rsidRPr="00000000" w14:paraId="000005F6">
      <w:pPr>
        <w:numPr>
          <w:ilvl w:val="1"/>
          <w:numId w:val="80"/>
        </w:numPr>
        <w:spacing w:after="0" w:lineRule="auto"/>
        <w:ind w:left="1440" w:hanging="360"/>
      </w:pPr>
      <w:r w:rsidDel="00000000" w:rsidR="00000000" w:rsidRPr="00000000">
        <w:rPr>
          <w:rtl w:val="0"/>
        </w:rPr>
        <w:t xml:space="preserve">Summoned Unit damage</w:t>
      </w:r>
    </w:p>
    <w:p w:rsidR="00000000" w:rsidDel="00000000" w:rsidP="00000000" w:rsidRDefault="00000000" w:rsidRPr="00000000" w14:paraId="000005F7">
      <w:pPr>
        <w:numPr>
          <w:ilvl w:val="2"/>
          <w:numId w:val="80"/>
        </w:numPr>
        <w:spacing w:after="0" w:lineRule="auto"/>
        <w:ind w:left="2160" w:hanging="360"/>
      </w:pPr>
      <w:r w:rsidDel="00000000" w:rsidR="00000000" w:rsidRPr="00000000">
        <w:rPr>
          <w:rtl w:val="0"/>
        </w:rPr>
        <w:t xml:space="preserve">If targeted unit is summoned and is allied or neutral, then it does nothing</w:t>
      </w:r>
    </w:p>
    <w:p w:rsidR="00000000" w:rsidDel="00000000" w:rsidP="00000000" w:rsidRDefault="00000000" w:rsidRPr="00000000" w14:paraId="000005F8">
      <w:pPr>
        <w:numPr>
          <w:ilvl w:val="2"/>
          <w:numId w:val="80"/>
        </w:numPr>
        <w:spacing w:after="0" w:lineRule="auto"/>
        <w:ind w:left="2160" w:hanging="360"/>
      </w:pPr>
      <w:r w:rsidDel="00000000" w:rsidR="00000000" w:rsidRPr="00000000">
        <w:rPr>
          <w:rtl w:val="0"/>
        </w:rPr>
        <w:t xml:space="preserve">If targeted unit is summoned and is enemy, it deals damage set in in this field</w:t>
      </w:r>
    </w:p>
    <w:p w:rsidR="00000000" w:rsidDel="00000000" w:rsidP="00000000" w:rsidRDefault="00000000" w:rsidRPr="00000000" w14:paraId="000005F9">
      <w:pPr>
        <w:numPr>
          <w:ilvl w:val="1"/>
          <w:numId w:val="80"/>
        </w:numPr>
        <w:spacing w:after="0" w:lineRule="auto"/>
        <w:ind w:left="1440" w:hanging="360"/>
      </w:pPr>
      <w:r w:rsidDel="00000000" w:rsidR="00000000" w:rsidRPr="00000000">
        <w:rPr>
          <w:rtl w:val="0"/>
        </w:rPr>
        <w:t xml:space="preserve">Now if you use the shift+click trick to allow any value to set here, there is some interesting stuff going on</w:t>
      </w:r>
    </w:p>
    <w:p w:rsidR="00000000" w:rsidDel="00000000" w:rsidP="00000000" w:rsidRDefault="00000000" w:rsidRPr="00000000" w14:paraId="000005FA">
      <w:pPr>
        <w:numPr>
          <w:ilvl w:val="2"/>
          <w:numId w:val="80"/>
        </w:numPr>
        <w:spacing w:after="0" w:lineRule="auto"/>
        <w:ind w:left="2160" w:hanging="360"/>
      </w:pPr>
      <w:r w:rsidDel="00000000" w:rsidR="00000000" w:rsidRPr="00000000">
        <w:rPr>
          <w:rtl w:val="0"/>
        </w:rPr>
        <w:t xml:space="preserve">Negative "Mana Loss"</w:t>
      </w:r>
    </w:p>
    <w:p w:rsidR="00000000" w:rsidDel="00000000" w:rsidP="00000000" w:rsidRDefault="00000000" w:rsidRPr="00000000" w14:paraId="000005FB">
      <w:pPr>
        <w:numPr>
          <w:ilvl w:val="3"/>
          <w:numId w:val="80"/>
        </w:numPr>
        <w:spacing w:after="0" w:lineRule="auto"/>
        <w:ind w:left="2880" w:hanging="360"/>
      </w:pPr>
      <w:r w:rsidDel="00000000" w:rsidR="00000000" w:rsidRPr="00000000">
        <w:rPr>
          <w:rtl w:val="0"/>
        </w:rPr>
        <w:t xml:space="preserve">replenishes mana to the target</w:t>
      </w:r>
    </w:p>
    <w:p w:rsidR="00000000" w:rsidDel="00000000" w:rsidP="00000000" w:rsidRDefault="00000000" w:rsidRPr="00000000" w14:paraId="000005FC">
      <w:pPr>
        <w:numPr>
          <w:ilvl w:val="2"/>
          <w:numId w:val="80"/>
        </w:numPr>
        <w:spacing w:after="0" w:lineRule="auto"/>
        <w:ind w:left="2160" w:hanging="360"/>
      </w:pPr>
      <w:r w:rsidDel="00000000" w:rsidR="00000000" w:rsidRPr="00000000">
        <w:rPr>
          <w:rtl w:val="0"/>
        </w:rPr>
        <w:t xml:space="preserve">Negative "Shield Life"</w:t>
      </w:r>
    </w:p>
    <w:p w:rsidR="00000000" w:rsidDel="00000000" w:rsidP="00000000" w:rsidRDefault="00000000" w:rsidRPr="00000000" w14:paraId="000005FD">
      <w:pPr>
        <w:numPr>
          <w:ilvl w:val="3"/>
          <w:numId w:val="80"/>
        </w:numPr>
        <w:spacing w:after="0" w:lineRule="auto"/>
        <w:ind w:left="2880" w:hanging="360"/>
      </w:pPr>
      <w:r w:rsidDel="00000000" w:rsidR="00000000" w:rsidRPr="00000000">
        <w:rPr>
          <w:rtl w:val="0"/>
        </w:rPr>
        <w:t xml:space="preserve">places the shield (buff) on the target</w:t>
      </w:r>
    </w:p>
    <w:p w:rsidR="00000000" w:rsidDel="00000000" w:rsidP="00000000" w:rsidRDefault="00000000" w:rsidRPr="00000000" w14:paraId="000005FE">
      <w:pPr>
        <w:numPr>
          <w:ilvl w:val="3"/>
          <w:numId w:val="80"/>
        </w:numPr>
        <w:spacing w:after="0" w:lineRule="auto"/>
        <w:ind w:left="2880" w:hanging="360"/>
      </w:pPr>
      <w:r w:rsidDel="00000000" w:rsidR="00000000" w:rsidRPr="00000000">
        <w:rPr>
          <w:rtl w:val="0"/>
        </w:rPr>
        <w:t xml:space="preserve">the next time the target takes damage, it also takes bonus damage equal to "Shield Life"</w:t>
      </w:r>
    </w:p>
    <w:p w:rsidR="00000000" w:rsidDel="00000000" w:rsidP="00000000" w:rsidRDefault="00000000" w:rsidRPr="00000000" w14:paraId="000005FF">
      <w:pPr>
        <w:numPr>
          <w:ilvl w:val="3"/>
          <w:numId w:val="80"/>
        </w:numPr>
        <w:spacing w:after="0" w:lineRule="auto"/>
        <w:ind w:left="2880" w:hanging="360"/>
      </w:pPr>
      <w:r w:rsidDel="00000000" w:rsidR="00000000" w:rsidRPr="00000000">
        <w:rPr>
          <w:rtl w:val="0"/>
        </w:rPr>
        <w:t xml:space="preserve">e.g. "Shield Life" is set to -100 and the shielded unit takes 20 damage - it will actually take 120 damage.</w:t>
      </w:r>
    </w:p>
    <w:p w:rsidR="00000000" w:rsidDel="00000000" w:rsidP="00000000" w:rsidRDefault="00000000" w:rsidRPr="00000000" w14:paraId="00000600">
      <w:pPr>
        <w:pStyle w:val="Heading2"/>
        <w:ind w:firstLine="720"/>
        <w:rPr/>
      </w:pPr>
      <w:bookmarkStart w:colFirst="0" w:colLast="0" w:name="_jt6fzql7htuo" w:id="104"/>
      <w:bookmarkEnd w:id="104"/>
      <w:r w:rsidDel="00000000" w:rsidR="00000000" w:rsidRPr="00000000">
        <w:rPr>
          <w:rtl w:val="0"/>
        </w:rPr>
        <w:t xml:space="preserve">-Aura of Blight:</w:t>
      </w:r>
    </w:p>
    <w:p w:rsidR="00000000" w:rsidDel="00000000" w:rsidP="00000000" w:rsidRDefault="00000000" w:rsidRPr="00000000" w14:paraId="00000601">
      <w:pPr>
        <w:rPr/>
      </w:pPr>
      <w:r w:rsidDel="00000000" w:rsidR="00000000" w:rsidRPr="00000000">
        <w:rPr>
          <w:rtl w:val="0"/>
        </w:rPr>
        <w:tab/>
        <w:tab/>
        <w:t xml:space="preserve">Tags: </w:t>
      </w:r>
      <w:r w:rsidDel="00000000" w:rsidR="00000000" w:rsidRPr="00000000">
        <w:rPr>
          <w:color w:val="0000ff"/>
          <w:rtl w:val="0"/>
        </w:rPr>
        <w:t xml:space="preserve">[Unused]</w:t>
      </w:r>
      <w:r w:rsidDel="00000000" w:rsidR="00000000" w:rsidRPr="00000000">
        <w:rPr>
          <w:rtl w:val="0"/>
        </w:rPr>
      </w:r>
    </w:p>
    <w:p w:rsidR="00000000" w:rsidDel="00000000" w:rsidP="00000000" w:rsidRDefault="00000000" w:rsidRPr="00000000" w14:paraId="00000602">
      <w:pPr>
        <w:ind w:left="720" w:firstLine="720"/>
        <w:rPr>
          <w:color w:val="660000"/>
        </w:rPr>
      </w:pPr>
      <w:r w:rsidDel="00000000" w:rsidR="00000000" w:rsidRPr="00000000">
        <w:rPr>
          <w:rtl w:val="0"/>
        </w:rPr>
        <w:t xml:space="preserve">Notes:</w:t>
      </w:r>
      <w:r w:rsidDel="00000000" w:rsidR="00000000" w:rsidRPr="00000000">
        <w:rPr>
          <w:color w:val="ff9900"/>
          <w:rtl w:val="0"/>
        </w:rPr>
        <w:t xml:space="preserve"> It was originally designed for the Obsidian Statue, then they switched it to having the Replenish/Replenish Mana, but in the end they switched it to have Essence of Blight and Spirit Touch</w:t>
      </w:r>
      <w:r w:rsidDel="00000000" w:rsidR="00000000" w:rsidRPr="00000000">
        <w:rPr>
          <w:color w:val="666666"/>
          <w:rtl w:val="0"/>
        </w:rPr>
        <w:t xml:space="preserve">.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w:t>
      </w:r>
    </w:p>
    <w:p w:rsidR="00000000" w:rsidDel="00000000" w:rsidP="00000000" w:rsidRDefault="00000000" w:rsidRPr="00000000" w14:paraId="00000603">
      <w:pPr>
        <w:ind w:left="720" w:firstLine="720"/>
        <w:rPr/>
      </w:pPr>
      <w:r w:rsidDel="00000000" w:rsidR="00000000" w:rsidRPr="00000000">
        <w:rPr>
          <w:rtl w:val="0"/>
        </w:rPr>
        <w:t xml:space="preserve">RawCode: Aabr</w:t>
      </w:r>
    </w:p>
    <w:p w:rsidR="00000000" w:rsidDel="00000000" w:rsidP="00000000" w:rsidRDefault="00000000" w:rsidRPr="00000000" w14:paraId="00000604">
      <w:pPr>
        <w:ind w:left="720" w:firstLine="72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05">
      <w:pPr>
        <w:numPr>
          <w:ilvl w:val="0"/>
          <w:numId w:val="80"/>
        </w:numPr>
        <w:spacing w:after="0" w:afterAutospacing="0"/>
        <w:ind w:left="720" w:hanging="360"/>
      </w:pPr>
      <w:r w:rsidDel="00000000" w:rsidR="00000000" w:rsidRPr="00000000">
        <w:rPr>
          <w:rtl w:val="0"/>
        </w:rPr>
        <w:t xml:space="preserve">Provides the same kind of healing as fountain of health, being either flat healing or percentage based healing, not related to blight.</w:t>
      </w:r>
    </w:p>
    <w:p w:rsidR="00000000" w:rsidDel="00000000" w:rsidP="00000000" w:rsidRDefault="00000000" w:rsidRPr="00000000" w14:paraId="00000606">
      <w:pPr>
        <w:numPr>
          <w:ilvl w:val="0"/>
          <w:numId w:val="80"/>
        </w:numPr>
        <w:spacing w:after="0" w:afterAutospacing="0"/>
        <w:ind w:left="720" w:hanging="360"/>
      </w:pPr>
      <w:r w:rsidDel="00000000" w:rsidR="00000000" w:rsidRPr="00000000">
        <w:rPr>
          <w:rtl w:val="0"/>
        </w:rPr>
        <w:t xml:space="preserve">Undeads that are standing on blight will stop getting the healing effect.</w:t>
      </w:r>
    </w:p>
    <w:p w:rsidR="00000000" w:rsidDel="00000000" w:rsidP="00000000" w:rsidRDefault="00000000" w:rsidRPr="00000000" w14:paraId="00000607">
      <w:pPr>
        <w:numPr>
          <w:ilvl w:val="0"/>
          <w:numId w:val="80"/>
        </w:numPr>
        <w:spacing w:after="0" w:afterAutospacing="0"/>
        <w:ind w:left="720" w:hanging="360"/>
      </w:pPr>
      <w:r w:rsidDel="00000000" w:rsidR="00000000" w:rsidRPr="00000000">
        <w:rPr>
          <w:rtl w:val="0"/>
        </w:rPr>
        <w:t xml:space="preserve">Data - Amount of hit points gained.</w:t>
      </w:r>
    </w:p>
    <w:p w:rsidR="00000000" w:rsidDel="00000000" w:rsidP="00000000" w:rsidRDefault="00000000" w:rsidRPr="00000000" w14:paraId="00000608">
      <w:pPr>
        <w:numPr>
          <w:ilvl w:val="1"/>
          <w:numId w:val="80"/>
        </w:numPr>
        <w:spacing w:after="0" w:afterAutospacing="0"/>
        <w:ind w:left="1440" w:hanging="360"/>
      </w:pPr>
      <w:r w:rsidDel="00000000" w:rsidR="00000000" w:rsidRPr="00000000">
        <w:rPr>
          <w:rtl w:val="0"/>
        </w:rPr>
        <w:t xml:space="preserve">Positive values will provide health per second.</w:t>
      </w:r>
    </w:p>
    <w:p w:rsidR="00000000" w:rsidDel="00000000" w:rsidP="00000000" w:rsidRDefault="00000000" w:rsidRPr="00000000" w14:paraId="00000609">
      <w:pPr>
        <w:numPr>
          <w:ilvl w:val="1"/>
          <w:numId w:val="80"/>
        </w:numPr>
        <w:spacing w:after="0" w:afterAutospacing="0"/>
        <w:ind w:left="1440" w:hanging="360"/>
      </w:pPr>
      <w:r w:rsidDel="00000000" w:rsidR="00000000" w:rsidRPr="00000000">
        <w:rPr>
          <w:rtl w:val="0"/>
        </w:rPr>
        <w:t xml:space="preserve">Negative values will drain health per second</w:t>
      </w:r>
    </w:p>
    <w:p w:rsidR="00000000" w:rsidDel="00000000" w:rsidP="00000000" w:rsidRDefault="00000000" w:rsidRPr="00000000" w14:paraId="0000060A">
      <w:pPr>
        <w:numPr>
          <w:ilvl w:val="1"/>
          <w:numId w:val="80"/>
        </w:numPr>
        <w:ind w:left="1440" w:hanging="360"/>
      </w:pPr>
      <w:r w:rsidDel="00000000" w:rsidR="00000000" w:rsidRPr="00000000">
        <w:rPr>
          <w:rtl w:val="0"/>
        </w:rPr>
        <w:t xml:space="preserve">If the unit is at maximum health, health will be neither regenerated or drained (even if negative).</w:t>
      </w:r>
    </w:p>
    <w:p w:rsidR="00000000" w:rsidDel="00000000" w:rsidP="00000000" w:rsidRDefault="00000000" w:rsidRPr="00000000" w14:paraId="0000060B">
      <w:pPr>
        <w:pStyle w:val="Heading2"/>
        <w:ind w:firstLine="720"/>
        <w:rPr/>
      </w:pPr>
      <w:bookmarkStart w:colFirst="0" w:colLast="0" w:name="_yebnz4d87j71" w:id="105"/>
      <w:bookmarkEnd w:id="105"/>
      <w:r w:rsidDel="00000000" w:rsidR="00000000" w:rsidRPr="00000000">
        <w:rPr>
          <w:rtl w:val="0"/>
        </w:rPr>
        <w:t xml:space="preserve">-Blight Growth Large / Blight Growth Small:</w:t>
      </w:r>
    </w:p>
    <w:p w:rsidR="00000000" w:rsidDel="00000000" w:rsidP="00000000" w:rsidRDefault="00000000" w:rsidRPr="00000000" w14:paraId="0000060C">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60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0E">
      <w:pPr>
        <w:ind w:left="720" w:firstLine="720"/>
        <w:rPr/>
      </w:pPr>
      <w:r w:rsidDel="00000000" w:rsidR="00000000" w:rsidRPr="00000000">
        <w:rPr>
          <w:rtl w:val="0"/>
        </w:rPr>
        <w:t xml:space="preserve">RawCode: Abgs Abgl</w:t>
      </w:r>
    </w:p>
    <w:p w:rsidR="00000000" w:rsidDel="00000000" w:rsidP="00000000" w:rsidRDefault="00000000" w:rsidRPr="00000000" w14:paraId="0000060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10">
      <w:pPr>
        <w:numPr>
          <w:ilvl w:val="0"/>
          <w:numId w:val="80"/>
        </w:numPr>
        <w:spacing w:after="0" w:afterAutospacing="0"/>
        <w:ind w:left="720" w:hanging="360"/>
      </w:pPr>
      <w:r w:rsidDel="00000000" w:rsidR="00000000" w:rsidRPr="00000000">
        <w:rPr>
          <w:rtl w:val="0"/>
        </w:rPr>
        <w:t xml:space="preserve">“Data - Expansion Amount”</w:t>
      </w:r>
    </w:p>
    <w:p w:rsidR="00000000" w:rsidDel="00000000" w:rsidP="00000000" w:rsidRDefault="00000000" w:rsidRPr="00000000" w14:paraId="00000611">
      <w:pPr>
        <w:numPr>
          <w:ilvl w:val="1"/>
          <w:numId w:val="80"/>
        </w:numPr>
        <w:spacing w:after="0" w:afterAutospacing="0"/>
        <w:ind w:left="1440" w:hanging="360"/>
      </w:pPr>
      <w:r w:rsidDel="00000000" w:rsidR="00000000" w:rsidRPr="00000000">
        <w:rPr>
          <w:rtl w:val="0"/>
        </w:rPr>
        <w:t xml:space="preserve">Appears to be the rate at which the Blight spreads after the building finishes.</w:t>
      </w:r>
    </w:p>
    <w:p w:rsidR="00000000" w:rsidDel="00000000" w:rsidP="00000000" w:rsidRDefault="00000000" w:rsidRPr="00000000" w14:paraId="00000612">
      <w:pPr>
        <w:numPr>
          <w:ilvl w:val="1"/>
          <w:numId w:val="80"/>
        </w:numPr>
        <w:ind w:left="1440" w:hanging="360"/>
      </w:pPr>
      <w:r w:rsidDel="00000000" w:rsidR="00000000" w:rsidRPr="00000000">
        <w:rPr>
          <w:rtl w:val="0"/>
        </w:rPr>
        <w:t xml:space="preserve">Is called twice per second, so it is the expansion per 0.5 seconds (to be verified)</w:t>
      </w:r>
    </w:p>
    <w:p w:rsidR="00000000" w:rsidDel="00000000" w:rsidP="00000000" w:rsidRDefault="00000000" w:rsidRPr="00000000" w14:paraId="00000613">
      <w:pPr>
        <w:pStyle w:val="Heading2"/>
        <w:ind w:firstLine="720"/>
        <w:rPr/>
      </w:pPr>
      <w:bookmarkStart w:colFirst="0" w:colLast="0" w:name="_cd4kt3940c8v" w:id="106"/>
      <w:bookmarkEnd w:id="106"/>
      <w:r w:rsidDel="00000000" w:rsidR="00000000" w:rsidRPr="00000000">
        <w:rPr>
          <w:rtl w:val="0"/>
        </w:rPr>
        <w:t xml:space="preserve">-Blighted Gold Mine Ability:</w:t>
      </w:r>
    </w:p>
    <w:p w:rsidR="00000000" w:rsidDel="00000000" w:rsidP="00000000" w:rsidRDefault="00000000" w:rsidRPr="00000000" w14:paraId="00000614">
      <w:pPr>
        <w:rPr/>
      </w:pPr>
      <w:r w:rsidDel="00000000" w:rsidR="00000000" w:rsidRPr="00000000">
        <w:rPr>
          <w:rtl w:val="0"/>
        </w:rPr>
        <w:tab/>
        <w:tab/>
        <w:t xml:space="preserve">Tags: </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615">
      <w:pPr>
        <w:ind w:left="720" w:firstLine="720"/>
        <w:rPr>
          <w:color w:val="ff9900"/>
        </w:rPr>
      </w:pPr>
      <w:r w:rsidDel="00000000" w:rsidR="00000000" w:rsidRPr="00000000">
        <w:rPr>
          <w:rtl w:val="0"/>
        </w:rPr>
        <w:t xml:space="preserve">Notes: This is the ability which dictates the amount of Gold that Acolytes can harvest, *not* “Gather (Acolyte Gold)” (the ability on the Acolyte) as with the other factions. // Also, I refer to “Acolytes” throughout, but know that it works with any unit given the ability “Gather (Acolyte Gold)” (or a custom ability based on the same).</w:t>
      </w:r>
      <w:r w:rsidDel="00000000" w:rsidR="00000000" w:rsidRPr="00000000">
        <w:rPr>
          <w:rtl w:val="0"/>
        </w:rPr>
      </w:r>
    </w:p>
    <w:p w:rsidR="00000000" w:rsidDel="00000000" w:rsidP="00000000" w:rsidRDefault="00000000" w:rsidRPr="00000000" w14:paraId="00000616">
      <w:pPr>
        <w:ind w:left="720" w:firstLine="720"/>
        <w:rPr/>
      </w:pPr>
      <w:r w:rsidDel="00000000" w:rsidR="00000000" w:rsidRPr="00000000">
        <w:rPr>
          <w:rtl w:val="0"/>
        </w:rPr>
        <w:t xml:space="preserve">RawCode: Abgm</w:t>
      </w:r>
    </w:p>
    <w:p w:rsidR="00000000" w:rsidDel="00000000" w:rsidP="00000000" w:rsidRDefault="00000000" w:rsidRPr="00000000" w14:paraId="00000617">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1.28.5.7680</w:t>
      </w:r>
    </w:p>
    <w:p w:rsidR="00000000" w:rsidDel="00000000" w:rsidP="00000000" w:rsidRDefault="00000000" w:rsidRPr="00000000" w14:paraId="00000618">
      <w:pPr>
        <w:numPr>
          <w:ilvl w:val="0"/>
          <w:numId w:val="80"/>
        </w:numPr>
        <w:spacing w:after="0" w:afterAutospacing="0"/>
        <w:ind w:left="720" w:hanging="360"/>
      </w:pPr>
      <w:r w:rsidDel="00000000" w:rsidR="00000000" w:rsidRPr="00000000">
        <w:rPr>
          <w:rtl w:val="0"/>
        </w:rPr>
        <w:t xml:space="preserve">Units with this ability are created with a special minimap icon and will keep it even if they lose the ability or morph. The icon can be accessed from game interface and is player colored unlike something like a neutral building icon.</w:t>
      </w:r>
    </w:p>
    <w:p w:rsidR="00000000" w:rsidDel="00000000" w:rsidP="00000000" w:rsidRDefault="00000000" w:rsidRPr="00000000" w14:paraId="00000619">
      <w:pPr>
        <w:numPr>
          <w:ilvl w:val="0"/>
          <w:numId w:val="80"/>
        </w:numPr>
        <w:spacing w:after="0" w:afterAutospacing="0"/>
        <w:ind w:left="720" w:hanging="360"/>
      </w:pPr>
      <w:r w:rsidDel="00000000" w:rsidR="00000000" w:rsidRPr="00000000">
        <w:rPr>
          <w:rtl w:val="0"/>
        </w:rPr>
        <w:t xml:space="preserve">“Data - Max Number Of Miners”</w:t>
      </w:r>
    </w:p>
    <w:p w:rsidR="00000000" w:rsidDel="00000000" w:rsidP="00000000" w:rsidRDefault="00000000" w:rsidRPr="00000000" w14:paraId="0000061A">
      <w:pPr>
        <w:numPr>
          <w:ilvl w:val="1"/>
          <w:numId w:val="80"/>
        </w:numPr>
        <w:spacing w:after="0" w:afterAutospacing="0"/>
        <w:ind w:left="1440" w:hanging="360"/>
      </w:pPr>
      <w:r w:rsidDel="00000000" w:rsidR="00000000" w:rsidRPr="00000000">
        <w:rPr>
          <w:rtl w:val="0"/>
        </w:rPr>
        <w:t xml:space="preserve">A negative value crashes the game.</w:t>
      </w:r>
    </w:p>
    <w:p w:rsidR="00000000" w:rsidDel="00000000" w:rsidP="00000000" w:rsidRDefault="00000000" w:rsidRPr="00000000" w14:paraId="0000061B">
      <w:pPr>
        <w:numPr>
          <w:ilvl w:val="1"/>
          <w:numId w:val="80"/>
        </w:numPr>
        <w:ind w:left="1440" w:hanging="360"/>
      </w:pPr>
      <w:r w:rsidDel="00000000" w:rsidR="00000000" w:rsidRPr="00000000">
        <w:rPr>
          <w:rtl w:val="0"/>
        </w:rPr>
        <w:t xml:space="preserve">Increases/Decreases the max amount of miners needed to work at full efficiency.</w:t>
      </w:r>
    </w:p>
    <w:p w:rsidR="00000000" w:rsidDel="00000000" w:rsidP="00000000" w:rsidRDefault="00000000" w:rsidRPr="00000000" w14:paraId="0000061C">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1.26 </w:t>
      </w:r>
      <w:r w:rsidDel="00000000" w:rsidR="00000000" w:rsidRPr="00000000">
        <w:rPr>
          <w:color w:val="9900ff"/>
          <w:rtl w:val="0"/>
        </w:rPr>
        <w:t xml:space="preserve">(Khyrberos)</w:t>
      </w:r>
      <w:r w:rsidDel="00000000" w:rsidR="00000000" w:rsidRPr="00000000">
        <w:rPr>
          <w:rtl w:val="0"/>
        </w:rPr>
      </w:r>
    </w:p>
    <w:p w:rsidR="00000000" w:rsidDel="00000000" w:rsidP="00000000" w:rsidRDefault="00000000" w:rsidRPr="00000000" w14:paraId="0000061D">
      <w:pPr>
        <w:numPr>
          <w:ilvl w:val="0"/>
          <w:numId w:val="80"/>
        </w:numPr>
        <w:spacing w:after="0" w:afterAutospacing="0"/>
        <w:ind w:left="720" w:hanging="360"/>
      </w:pPr>
      <w:r w:rsidDel="00000000" w:rsidR="00000000" w:rsidRPr="00000000">
        <w:rPr>
          <w:rtl w:val="0"/>
        </w:rPr>
        <w:t xml:space="preserve">Pre-placing a building with even a modified “Blighted Gold Mine Ability” on the map seemed to result in a normal Haunted Gold Mine automatically replacing it upon testing.</w:t>
      </w:r>
    </w:p>
    <w:p w:rsidR="00000000" w:rsidDel="00000000" w:rsidP="00000000" w:rsidRDefault="00000000" w:rsidRPr="00000000" w14:paraId="0000061E">
      <w:pPr>
        <w:numPr>
          <w:ilvl w:val="0"/>
          <w:numId w:val="80"/>
        </w:numPr>
        <w:spacing w:after="0" w:afterAutospacing="0"/>
        <w:ind w:left="720" w:hanging="360"/>
      </w:pPr>
      <w:r w:rsidDel="00000000" w:rsidR="00000000" w:rsidRPr="00000000">
        <w:rPr>
          <w:rtl w:val="0"/>
        </w:rPr>
        <w:t xml:space="preserve">“Data - Gold per Interval”</w:t>
      </w:r>
    </w:p>
    <w:p w:rsidR="00000000" w:rsidDel="00000000" w:rsidP="00000000" w:rsidRDefault="00000000" w:rsidRPr="00000000" w14:paraId="0000061F">
      <w:pPr>
        <w:numPr>
          <w:ilvl w:val="1"/>
          <w:numId w:val="80"/>
        </w:numPr>
        <w:spacing w:after="0" w:afterAutospacing="0"/>
        <w:ind w:left="1440" w:hanging="360"/>
      </w:pPr>
      <w:r w:rsidDel="00000000" w:rsidR="00000000" w:rsidRPr="00000000">
        <w:rPr>
          <w:rtl w:val="0"/>
        </w:rPr>
        <w:t xml:space="preserve">Dictates the amount of Gold that each Acolyte can harvest per interval (“Data - Interval Duration”)</w:t>
      </w:r>
    </w:p>
    <w:p w:rsidR="00000000" w:rsidDel="00000000" w:rsidP="00000000" w:rsidRDefault="00000000" w:rsidRPr="00000000" w14:paraId="00000620">
      <w:pPr>
        <w:numPr>
          <w:ilvl w:val="1"/>
          <w:numId w:val="80"/>
        </w:numPr>
        <w:spacing w:after="0" w:afterAutospacing="0"/>
        <w:ind w:left="1440" w:hanging="360"/>
      </w:pPr>
      <w:r w:rsidDel="00000000" w:rsidR="00000000" w:rsidRPr="00000000">
        <w:rPr>
          <w:rtl w:val="0"/>
        </w:rPr>
        <w:t xml:space="preserve">Negative values add gold to the Gold Mine per tick (without removing it from the player?)</w:t>
      </w:r>
    </w:p>
    <w:p w:rsidR="00000000" w:rsidDel="00000000" w:rsidP="00000000" w:rsidRDefault="00000000" w:rsidRPr="00000000" w14:paraId="00000621">
      <w:pPr>
        <w:numPr>
          <w:ilvl w:val="1"/>
          <w:numId w:val="80"/>
        </w:numPr>
        <w:spacing w:after="0" w:afterAutospacing="0"/>
        <w:ind w:left="1440" w:hanging="360"/>
      </w:pPr>
      <w:r w:rsidDel="00000000" w:rsidR="00000000" w:rsidRPr="00000000">
        <w:rPr>
          <w:rtl w:val="0"/>
        </w:rPr>
        <w:t xml:space="preserve">Zero results in a ‘dummy’ ability (no gold gained/lost)</w:t>
      </w:r>
    </w:p>
    <w:p w:rsidR="00000000" w:rsidDel="00000000" w:rsidP="00000000" w:rsidRDefault="00000000" w:rsidRPr="00000000" w14:paraId="00000622">
      <w:pPr>
        <w:numPr>
          <w:ilvl w:val="1"/>
          <w:numId w:val="80"/>
        </w:numPr>
        <w:spacing w:after="0" w:afterAutospacing="0"/>
        <w:ind w:left="1440" w:hanging="360"/>
      </w:pPr>
      <w:r w:rsidDel="00000000" w:rsidR="00000000" w:rsidRPr="00000000">
        <w:rPr>
          <w:rtl w:val="0"/>
        </w:rPr>
        <w:t xml:space="preserve">Positive values remove gold from the Gold Mine (at the cap of 99999, instantly empties &amp; thus unsummons the Gold Mine)</w:t>
      </w:r>
    </w:p>
    <w:p w:rsidR="00000000" w:rsidDel="00000000" w:rsidP="00000000" w:rsidRDefault="00000000" w:rsidRPr="00000000" w14:paraId="00000623">
      <w:pPr>
        <w:numPr>
          <w:ilvl w:val="0"/>
          <w:numId w:val="80"/>
        </w:numPr>
        <w:spacing w:after="0" w:afterAutospacing="0"/>
        <w:ind w:left="720" w:hanging="360"/>
      </w:pPr>
      <w:r w:rsidDel="00000000" w:rsidR="00000000" w:rsidRPr="00000000">
        <w:rPr>
          <w:rtl w:val="0"/>
        </w:rPr>
        <w:t xml:space="preserve">“Data - Interval Duration”</w:t>
      </w:r>
    </w:p>
    <w:p w:rsidR="00000000" w:rsidDel="00000000" w:rsidP="00000000" w:rsidRDefault="00000000" w:rsidRPr="00000000" w14:paraId="00000624">
      <w:pPr>
        <w:numPr>
          <w:ilvl w:val="1"/>
          <w:numId w:val="80"/>
        </w:numPr>
        <w:spacing w:after="0" w:afterAutospacing="0"/>
        <w:ind w:left="1440" w:hanging="360"/>
      </w:pPr>
      <w:r w:rsidDel="00000000" w:rsidR="00000000" w:rsidRPr="00000000">
        <w:rPr>
          <w:rtl w:val="0"/>
        </w:rPr>
        <w:t xml:space="preserve">Dictates how frequently Acolytes can gather the prescribed amount of Gold (“Data - Gold per Interval”)</w:t>
      </w:r>
    </w:p>
    <w:p w:rsidR="00000000" w:rsidDel="00000000" w:rsidP="00000000" w:rsidRDefault="00000000" w:rsidRPr="00000000" w14:paraId="00000625">
      <w:pPr>
        <w:numPr>
          <w:ilvl w:val="1"/>
          <w:numId w:val="80"/>
        </w:numPr>
        <w:spacing w:after="0" w:afterAutospacing="0"/>
        <w:ind w:left="1440" w:hanging="360"/>
      </w:pPr>
      <w:r w:rsidDel="00000000" w:rsidR="00000000" w:rsidRPr="00000000">
        <w:rPr>
          <w:rtl w:val="0"/>
        </w:rPr>
        <w:t xml:space="preserve">Caps at 300</w:t>
      </w:r>
    </w:p>
    <w:p w:rsidR="00000000" w:rsidDel="00000000" w:rsidP="00000000" w:rsidRDefault="00000000" w:rsidRPr="00000000" w14:paraId="00000626">
      <w:pPr>
        <w:numPr>
          <w:ilvl w:val="0"/>
          <w:numId w:val="80"/>
        </w:numPr>
        <w:spacing w:after="0" w:afterAutospacing="0"/>
        <w:ind w:left="720" w:hanging="360"/>
      </w:pPr>
      <w:r w:rsidDel="00000000" w:rsidR="00000000" w:rsidRPr="00000000">
        <w:rPr>
          <w:rtl w:val="0"/>
        </w:rPr>
        <w:t xml:space="preserve">“Data - Max Number Of Miners”</w:t>
      </w:r>
    </w:p>
    <w:p w:rsidR="00000000" w:rsidDel="00000000" w:rsidP="00000000" w:rsidRDefault="00000000" w:rsidRPr="00000000" w14:paraId="00000627">
      <w:pPr>
        <w:numPr>
          <w:ilvl w:val="1"/>
          <w:numId w:val="80"/>
        </w:numPr>
        <w:spacing w:after="0" w:afterAutospacing="0"/>
        <w:ind w:left="1440" w:hanging="360"/>
      </w:pPr>
      <w:r w:rsidDel="00000000" w:rsidR="00000000" w:rsidRPr="00000000">
        <w:rPr>
          <w:rtl w:val="0"/>
        </w:rPr>
        <w:t xml:space="preserve">Determines the number of potential miners a given Haunted Gold Mine can sustain (to work at full efficiency).</w:t>
      </w:r>
    </w:p>
    <w:p w:rsidR="00000000" w:rsidDel="00000000" w:rsidP="00000000" w:rsidRDefault="00000000" w:rsidRPr="00000000" w14:paraId="00000628">
      <w:pPr>
        <w:numPr>
          <w:ilvl w:val="1"/>
          <w:numId w:val="80"/>
        </w:numPr>
        <w:spacing w:after="0" w:afterAutospacing="0"/>
        <w:ind w:left="1440" w:hanging="360"/>
      </w:pPr>
      <w:r w:rsidDel="00000000" w:rsidR="00000000" w:rsidRPr="00000000">
        <w:rPr>
          <w:rtl w:val="0"/>
        </w:rPr>
        <w:t xml:space="preserve">Caps at 8 (shift-clicking 9+ does not add more slots, visually or functionally)</w:t>
      </w:r>
    </w:p>
    <w:p w:rsidR="00000000" w:rsidDel="00000000" w:rsidP="00000000" w:rsidRDefault="00000000" w:rsidRPr="00000000" w14:paraId="00000629">
      <w:pPr>
        <w:numPr>
          <w:ilvl w:val="1"/>
          <w:numId w:val="80"/>
        </w:numPr>
        <w:spacing w:after="0" w:afterAutospacing="0"/>
        <w:ind w:left="1440" w:hanging="360"/>
      </w:pPr>
      <w:r w:rsidDel="00000000" w:rsidR="00000000" w:rsidRPr="00000000">
        <w:rPr>
          <w:rtl w:val="0"/>
        </w:rPr>
        <w:t xml:space="preserve">Negative values crash the game (tested -1)</w:t>
      </w:r>
    </w:p>
    <w:p w:rsidR="00000000" w:rsidDel="00000000" w:rsidP="00000000" w:rsidRDefault="00000000" w:rsidRPr="00000000" w14:paraId="0000062A">
      <w:pPr>
        <w:numPr>
          <w:ilvl w:val="1"/>
          <w:numId w:val="80"/>
        </w:numPr>
        <w:spacing w:after="0" w:afterAutospacing="0"/>
        <w:ind w:left="1440" w:hanging="360"/>
      </w:pPr>
      <w:r w:rsidDel="00000000" w:rsidR="00000000" w:rsidRPr="00000000">
        <w:rPr>
          <w:rtl w:val="0"/>
        </w:rPr>
        <w:t xml:space="preserve">Zero results in no visible slots, and no functional slots (error message of “this mine cannot support any more acolytes” even though it’s empty).  Possibly a way to “lock out” a Gold Mine?</w:t>
      </w:r>
    </w:p>
    <w:p w:rsidR="00000000" w:rsidDel="00000000" w:rsidP="00000000" w:rsidRDefault="00000000" w:rsidRPr="00000000" w14:paraId="0000062B">
      <w:pPr>
        <w:numPr>
          <w:ilvl w:val="1"/>
          <w:numId w:val="80"/>
        </w:numPr>
        <w:spacing w:after="0" w:afterAutospacing="0"/>
        <w:ind w:left="1440" w:hanging="360"/>
      </w:pPr>
      <w:r w:rsidDel="00000000" w:rsidR="00000000" w:rsidRPr="00000000">
        <w:rPr>
          <w:rtl w:val="0"/>
        </w:rPr>
        <w:t xml:space="preserve">Positive values add ‘slots’ (depicted by the glowing runic SFX ring (“Art - Effect”)) to the Haunted Gold Mine, arranged evenly &amp; automatically based on the number of them.  One (1) is placed at the very top/north of the mine; 3 are arranged in a triangle; etc.</w:t>
      </w:r>
    </w:p>
    <w:p w:rsidR="00000000" w:rsidDel="00000000" w:rsidP="00000000" w:rsidRDefault="00000000" w:rsidRPr="00000000" w14:paraId="0000062C">
      <w:pPr>
        <w:numPr>
          <w:ilvl w:val="0"/>
          <w:numId w:val="80"/>
        </w:numPr>
        <w:spacing w:after="0" w:afterAutospacing="0"/>
        <w:ind w:left="720" w:hanging="360"/>
      </w:pPr>
      <w:r w:rsidDel="00000000" w:rsidR="00000000" w:rsidRPr="00000000">
        <w:rPr>
          <w:rtl w:val="0"/>
        </w:rPr>
        <w:t xml:space="preserve">“Data - Radius of Mining Ring”</w:t>
      </w:r>
    </w:p>
    <w:p w:rsidR="00000000" w:rsidDel="00000000" w:rsidP="00000000" w:rsidRDefault="00000000" w:rsidRPr="00000000" w14:paraId="0000062D">
      <w:pPr>
        <w:numPr>
          <w:ilvl w:val="1"/>
          <w:numId w:val="80"/>
        </w:numPr>
        <w:spacing w:after="0" w:afterAutospacing="0"/>
        <w:ind w:left="1440" w:hanging="360"/>
      </w:pPr>
      <w:r w:rsidDel="00000000" w:rsidR="00000000" w:rsidRPr="00000000">
        <w:rPr>
          <w:rtl w:val="0"/>
        </w:rPr>
        <w:t xml:space="preserve">Determines the distance at which the glowing runic SFX rings (“Art - Effect”) are placed relative to the center of the Haunted Gold Mine</w:t>
      </w:r>
    </w:p>
    <w:p w:rsidR="00000000" w:rsidDel="00000000" w:rsidP="00000000" w:rsidRDefault="00000000" w:rsidRPr="00000000" w14:paraId="0000062E">
      <w:pPr>
        <w:numPr>
          <w:ilvl w:val="1"/>
          <w:numId w:val="80"/>
        </w:numPr>
        <w:ind w:left="1440" w:hanging="360"/>
      </w:pPr>
      <w:r w:rsidDel="00000000" w:rsidR="00000000" w:rsidRPr="00000000">
        <w:rPr>
          <w:rtl w:val="0"/>
        </w:rPr>
        <w:t xml:space="preserve">200 is the default &amp; seems to just clear the Mine visually;100 puts the Acolyte inside the mine</w:t>
      </w:r>
    </w:p>
    <w:p w:rsidR="00000000" w:rsidDel="00000000" w:rsidP="00000000" w:rsidRDefault="00000000" w:rsidRPr="00000000" w14:paraId="0000062F">
      <w:pPr>
        <w:pStyle w:val="Heading2"/>
        <w:ind w:firstLine="720"/>
        <w:rPr/>
      </w:pPr>
      <w:bookmarkStart w:colFirst="0" w:colLast="0" w:name="_vs1im5pwc5e0" w:id="107"/>
      <w:bookmarkEnd w:id="107"/>
      <w:r w:rsidDel="00000000" w:rsidR="00000000" w:rsidRPr="00000000">
        <w:rPr>
          <w:rtl w:val="0"/>
        </w:rPr>
        <w:t xml:space="preserve">-Burrow:</w:t>
      </w:r>
    </w:p>
    <w:p w:rsidR="00000000" w:rsidDel="00000000" w:rsidP="00000000" w:rsidRDefault="00000000" w:rsidRPr="00000000" w14:paraId="00000630">
      <w:pPr>
        <w:rPr/>
      </w:pPr>
      <w:r w:rsidDel="00000000" w:rsidR="00000000" w:rsidRPr="00000000">
        <w:rPr>
          <w:rtl w:val="0"/>
        </w:rPr>
        <w:tab/>
        <w:tab/>
        <w:t xml:space="preserve">Tags: </w:t>
      </w:r>
      <w:r w:rsidDel="00000000" w:rsidR="00000000" w:rsidRPr="00000000">
        <w:rPr>
          <w:color w:val="0000ff"/>
          <w:rtl w:val="0"/>
        </w:rPr>
        <w:t xml:space="preserve">[Morph]</w:t>
      </w:r>
      <w:r w:rsidDel="00000000" w:rsidR="00000000" w:rsidRPr="00000000">
        <w:rPr>
          <w:rtl w:val="0"/>
        </w:rPr>
      </w:r>
    </w:p>
    <w:p w:rsidR="00000000" w:rsidDel="00000000" w:rsidP="00000000" w:rsidRDefault="00000000" w:rsidRPr="00000000" w14:paraId="0000063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32">
      <w:pPr>
        <w:ind w:left="720" w:firstLine="720"/>
        <w:rPr/>
      </w:pPr>
      <w:r w:rsidDel="00000000" w:rsidR="00000000" w:rsidRPr="00000000">
        <w:rPr>
          <w:rtl w:val="0"/>
        </w:rPr>
        <w:t xml:space="preserve">RawCode: Abur</w:t>
      </w:r>
    </w:p>
    <w:p w:rsidR="00000000" w:rsidDel="00000000" w:rsidP="00000000" w:rsidRDefault="00000000" w:rsidRPr="00000000" w14:paraId="0000063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34">
      <w:pPr>
        <w:numPr>
          <w:ilvl w:val="0"/>
          <w:numId w:val="80"/>
        </w:numPr>
        <w:ind w:left="720" w:hanging="360"/>
      </w:pPr>
      <w:r w:rsidDel="00000000" w:rsidR="00000000" w:rsidRPr="00000000">
        <w:rPr>
          <w:rtl w:val="0"/>
        </w:rPr>
        <w:t xml:space="preserve">Morphs a crypt fiend into another unit, and applies “burrow invisibility” to it.</w:t>
      </w:r>
    </w:p>
    <w:p w:rsidR="00000000" w:rsidDel="00000000" w:rsidP="00000000" w:rsidRDefault="00000000" w:rsidRPr="00000000" w14:paraId="00000635">
      <w:pPr>
        <w:pStyle w:val="Heading2"/>
        <w:ind w:firstLine="720"/>
        <w:rPr/>
      </w:pPr>
      <w:bookmarkStart w:colFirst="0" w:colLast="0" w:name="_24otitxla3e1" w:id="108"/>
      <w:bookmarkEnd w:id="108"/>
      <w:r w:rsidDel="00000000" w:rsidR="00000000" w:rsidRPr="00000000">
        <w:rPr>
          <w:rtl w:val="0"/>
        </w:rPr>
        <w:t xml:space="preserve">-Cannibalize:</w:t>
      </w:r>
    </w:p>
    <w:p w:rsidR="00000000" w:rsidDel="00000000" w:rsidP="00000000" w:rsidRDefault="00000000" w:rsidRPr="00000000" w14:paraId="00000636">
      <w:pPr>
        <w:rPr/>
      </w:pPr>
      <w:r w:rsidDel="00000000" w:rsidR="00000000" w:rsidRPr="00000000">
        <w:rPr>
          <w:rtl w:val="0"/>
        </w:rPr>
        <w:tab/>
        <w:tab/>
        <w:t xml:space="preserve">Tags: </w:t>
      </w:r>
      <w:r w:rsidDel="00000000" w:rsidR="00000000" w:rsidRPr="00000000">
        <w:rPr>
          <w:color w:val="0000ff"/>
          <w:rtl w:val="0"/>
        </w:rPr>
        <w:t xml:space="preserve">[Heal Over Time] [Damage Over Time]</w:t>
      </w:r>
      <w:r w:rsidDel="00000000" w:rsidR="00000000" w:rsidRPr="00000000">
        <w:rPr>
          <w:rtl w:val="0"/>
        </w:rPr>
      </w:r>
    </w:p>
    <w:p w:rsidR="00000000" w:rsidDel="00000000" w:rsidP="00000000" w:rsidRDefault="00000000" w:rsidRPr="00000000" w14:paraId="0000063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38">
      <w:pPr>
        <w:ind w:left="720" w:firstLine="720"/>
        <w:rPr/>
      </w:pPr>
      <w:r w:rsidDel="00000000" w:rsidR="00000000" w:rsidRPr="00000000">
        <w:rPr>
          <w:rtl w:val="0"/>
        </w:rPr>
        <w:t xml:space="preserve">Casting by AI: Triggered when a unit is injured, around 50% HP or less.</w:t>
      </w:r>
    </w:p>
    <w:p w:rsidR="00000000" w:rsidDel="00000000" w:rsidP="00000000" w:rsidRDefault="00000000" w:rsidRPr="00000000" w14:paraId="00000639">
      <w:pPr>
        <w:ind w:left="720" w:firstLine="720"/>
        <w:rPr/>
      </w:pPr>
      <w:r w:rsidDel="00000000" w:rsidR="00000000" w:rsidRPr="00000000">
        <w:rPr>
          <w:rtl w:val="0"/>
        </w:rPr>
        <w:t xml:space="preserve">RawCode: Acan</w:t>
      </w:r>
    </w:p>
    <w:p w:rsidR="00000000" w:rsidDel="00000000" w:rsidP="00000000" w:rsidRDefault="00000000" w:rsidRPr="00000000" w14:paraId="0000063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3B">
      <w:pPr>
        <w:numPr>
          <w:ilvl w:val="0"/>
          <w:numId w:val="80"/>
        </w:numPr>
        <w:spacing w:after="0" w:afterAutospacing="0"/>
        <w:ind w:left="720" w:hanging="360"/>
      </w:pPr>
      <w:r w:rsidDel="00000000" w:rsidR="00000000" w:rsidRPr="00000000">
        <w:rPr>
          <w:rtl w:val="0"/>
        </w:rPr>
        <w:t xml:space="preserve">“Data - Hit Points Per Second”</w:t>
      </w:r>
    </w:p>
    <w:p w:rsidR="00000000" w:rsidDel="00000000" w:rsidP="00000000" w:rsidRDefault="00000000" w:rsidRPr="00000000" w14:paraId="0000063C">
      <w:pPr>
        <w:numPr>
          <w:ilvl w:val="1"/>
          <w:numId w:val="80"/>
        </w:numPr>
        <w:spacing w:after="0" w:afterAutospacing="0"/>
        <w:ind w:left="1440" w:hanging="360"/>
      </w:pPr>
      <w:r w:rsidDel="00000000" w:rsidR="00000000" w:rsidRPr="00000000">
        <w:rPr>
          <w:rtl w:val="0"/>
        </w:rPr>
        <w:t xml:space="preserve">Negative values deal damage instead.</w:t>
      </w:r>
    </w:p>
    <w:p w:rsidR="00000000" w:rsidDel="00000000" w:rsidP="00000000" w:rsidRDefault="00000000" w:rsidRPr="00000000" w14:paraId="0000063D">
      <w:pPr>
        <w:numPr>
          <w:ilvl w:val="0"/>
          <w:numId w:val="80"/>
        </w:numPr>
        <w:spacing w:after="0" w:afterAutospacing="0"/>
        <w:ind w:left="720" w:hanging="360"/>
      </w:pPr>
      <w:r w:rsidDel="00000000" w:rsidR="00000000" w:rsidRPr="00000000">
        <w:rPr>
          <w:rtl w:val="0"/>
        </w:rPr>
        <w:t xml:space="preserve">“Data - Max Hit Points”</w:t>
      </w:r>
    </w:p>
    <w:p w:rsidR="00000000" w:rsidDel="00000000" w:rsidP="00000000" w:rsidRDefault="00000000" w:rsidRPr="00000000" w14:paraId="0000063E">
      <w:pPr>
        <w:numPr>
          <w:ilvl w:val="1"/>
          <w:numId w:val="80"/>
        </w:numPr>
        <w:spacing w:after="0" w:afterAutospacing="0"/>
        <w:ind w:left="1440" w:hanging="360"/>
      </w:pPr>
      <w:r w:rsidDel="00000000" w:rsidR="00000000" w:rsidRPr="00000000">
        <w:rPr>
          <w:rtl w:val="0"/>
        </w:rPr>
        <w:t xml:space="preserve">Corpse Search Range</w:t>
      </w:r>
    </w:p>
    <w:p w:rsidR="00000000" w:rsidDel="00000000" w:rsidP="00000000" w:rsidRDefault="00000000" w:rsidRPr="00000000" w14:paraId="0000063F">
      <w:pPr>
        <w:numPr>
          <w:ilvl w:val="0"/>
          <w:numId w:val="80"/>
        </w:numPr>
        <w:ind w:left="720" w:hanging="360"/>
      </w:pPr>
      <w:r w:rsidDel="00000000" w:rsidR="00000000" w:rsidRPr="00000000">
        <w:rPr>
          <w:rtl w:val="0"/>
        </w:rPr>
        <w:t xml:space="preserve">Destroys the corpse when finished or canceled</w:t>
      </w:r>
    </w:p>
    <w:p w:rsidR="00000000" w:rsidDel="00000000" w:rsidP="00000000" w:rsidRDefault="00000000" w:rsidRPr="00000000" w14:paraId="00000640">
      <w:pPr>
        <w:pStyle w:val="Heading2"/>
        <w:ind w:firstLine="720"/>
        <w:rPr/>
      </w:pPr>
      <w:bookmarkStart w:colFirst="0" w:colLast="0" w:name="_gghyfacm2qtf" w:id="109"/>
      <w:bookmarkEnd w:id="109"/>
      <w:r w:rsidDel="00000000" w:rsidR="00000000" w:rsidRPr="00000000">
        <w:rPr>
          <w:rtl w:val="0"/>
        </w:rPr>
        <w:t xml:space="preserve">-Create Corpse:</w:t>
      </w:r>
    </w:p>
    <w:p w:rsidR="00000000" w:rsidDel="00000000" w:rsidP="00000000" w:rsidRDefault="00000000" w:rsidRPr="00000000" w14:paraId="00000641">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64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43">
      <w:pPr>
        <w:ind w:left="720" w:firstLine="720"/>
        <w:rPr/>
      </w:pPr>
      <w:r w:rsidDel="00000000" w:rsidR="00000000" w:rsidRPr="00000000">
        <w:rPr>
          <w:rtl w:val="0"/>
        </w:rPr>
        <w:t xml:space="preserve">RawCode: Agyd</w:t>
      </w:r>
    </w:p>
    <w:p w:rsidR="00000000" w:rsidDel="00000000" w:rsidP="00000000" w:rsidRDefault="00000000" w:rsidRPr="00000000" w14:paraId="0000064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45">
      <w:pPr>
        <w:numPr>
          <w:ilvl w:val="0"/>
          <w:numId w:val="80"/>
        </w:numPr>
        <w:spacing w:after="0" w:afterAutospacing="0"/>
        <w:ind w:left="720" w:hanging="360"/>
      </w:pPr>
      <w:r w:rsidDel="00000000" w:rsidR="00000000" w:rsidRPr="00000000">
        <w:rPr>
          <w:rtl w:val="0"/>
        </w:rPr>
        <w:t xml:space="preserve">Causes the unit to generate Corpses, these corpses can spawn anywhere and moving the unit away does not “unlink” previous corpses.</w:t>
      </w:r>
    </w:p>
    <w:p w:rsidR="00000000" w:rsidDel="00000000" w:rsidP="00000000" w:rsidRDefault="00000000" w:rsidRPr="00000000" w14:paraId="00000646">
      <w:pPr>
        <w:numPr>
          <w:ilvl w:val="0"/>
          <w:numId w:val="80"/>
        </w:numPr>
        <w:spacing w:after="0" w:afterAutospacing="0"/>
        <w:ind w:left="720" w:hanging="360"/>
      </w:pPr>
      <w:r w:rsidDel="00000000" w:rsidR="00000000" w:rsidRPr="00000000">
        <w:rPr>
          <w:rtl w:val="0"/>
        </w:rPr>
        <w:t xml:space="preserve">Changing duration doesn’t affect anything.</w:t>
      </w:r>
    </w:p>
    <w:p w:rsidR="00000000" w:rsidDel="00000000" w:rsidP="00000000" w:rsidRDefault="00000000" w:rsidRPr="00000000" w14:paraId="00000647">
      <w:pPr>
        <w:numPr>
          <w:ilvl w:val="0"/>
          <w:numId w:val="80"/>
        </w:numPr>
        <w:spacing w:after="0" w:afterAutospacing="0"/>
        <w:ind w:left="720" w:hanging="360"/>
      </w:pPr>
      <w:r w:rsidDel="00000000" w:rsidR="00000000" w:rsidRPr="00000000">
        <w:rPr>
          <w:rtl w:val="0"/>
        </w:rPr>
        <w:t xml:space="preserve">Setting Maximum number of units to a high value will crash the game (1.32.6)</w:t>
      </w:r>
    </w:p>
    <w:p w:rsidR="00000000" w:rsidDel="00000000" w:rsidP="00000000" w:rsidRDefault="00000000" w:rsidRPr="00000000" w14:paraId="00000648">
      <w:pPr>
        <w:numPr>
          <w:ilvl w:val="0"/>
          <w:numId w:val="80"/>
        </w:numPr>
        <w:spacing w:after="0" w:afterAutospacing="0"/>
        <w:ind w:left="720" w:hanging="360"/>
      </w:pPr>
      <w:r w:rsidDel="00000000" w:rsidR="00000000" w:rsidRPr="00000000">
        <w:rPr>
          <w:rtl w:val="0"/>
        </w:rPr>
        <w:t xml:space="preserve">Setting Maximum number of units to a negative value also crashes the game. (1.31.1.12173)</w:t>
      </w:r>
    </w:p>
    <w:p w:rsidR="00000000" w:rsidDel="00000000" w:rsidP="00000000" w:rsidRDefault="00000000" w:rsidRPr="00000000" w14:paraId="00000649">
      <w:pPr>
        <w:numPr>
          <w:ilvl w:val="0"/>
          <w:numId w:val="80"/>
        </w:numPr>
        <w:ind w:left="720" w:hanging="360"/>
      </w:pPr>
      <w:r w:rsidDel="00000000" w:rsidR="00000000" w:rsidRPr="00000000">
        <w:rPr>
          <w:rtl w:val="0"/>
        </w:rPr>
        <w:t xml:space="preserve">Removing this ability does not unlink previous corpses.</w:t>
      </w:r>
    </w:p>
    <w:p w:rsidR="00000000" w:rsidDel="00000000" w:rsidP="00000000" w:rsidRDefault="00000000" w:rsidRPr="00000000" w14:paraId="0000064A">
      <w:pPr>
        <w:pStyle w:val="Heading2"/>
        <w:ind w:firstLine="720"/>
        <w:rPr/>
      </w:pPr>
      <w:bookmarkStart w:colFirst="0" w:colLast="0" w:name="_q6q040jtjiz5" w:id="110"/>
      <w:bookmarkEnd w:id="110"/>
      <w:r w:rsidDel="00000000" w:rsidR="00000000" w:rsidRPr="00000000">
        <w:rPr>
          <w:rtl w:val="0"/>
        </w:rPr>
        <w:t xml:space="preserve">-Cripple:</w:t>
      </w:r>
    </w:p>
    <w:p w:rsidR="00000000" w:rsidDel="00000000" w:rsidP="00000000" w:rsidRDefault="00000000" w:rsidRPr="00000000" w14:paraId="0000064B">
      <w:pPr>
        <w:rPr>
          <w:color w:val="0000ff"/>
        </w:rPr>
      </w:pPr>
      <w:r w:rsidDel="00000000" w:rsidR="00000000" w:rsidRPr="00000000">
        <w:rPr>
          <w:rtl w:val="0"/>
        </w:rPr>
        <w:tab/>
        <w:tab/>
        <w:t xml:space="preserve">Tags: </w:t>
      </w:r>
      <w:r w:rsidDel="00000000" w:rsidR="00000000" w:rsidRPr="00000000">
        <w:rPr>
          <w:color w:val="0000ff"/>
          <w:rtl w:val="0"/>
        </w:rPr>
        <w:t xml:space="preserve">[Attackspeed Decrease][Attackspeed Increase] [Movespeed Decrease] [Movespeed Increase] [Percent Damage Increase] </w:t>
        <w:br w:type="textWrapping"/>
        <w:tab/>
        <w:tab/>
        <w:tab/>
        <w:t xml:space="preserve">[Percent Damage Decrease]</w:t>
      </w:r>
    </w:p>
    <w:p w:rsidR="00000000" w:rsidDel="00000000" w:rsidP="00000000" w:rsidRDefault="00000000" w:rsidRPr="00000000" w14:paraId="0000064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4D">
      <w:pPr>
        <w:ind w:left="720" w:firstLine="720"/>
        <w:rPr/>
      </w:pPr>
      <w:r w:rsidDel="00000000" w:rsidR="00000000" w:rsidRPr="00000000">
        <w:rPr>
          <w:rtl w:val="0"/>
        </w:rPr>
        <w:t xml:space="preserve">Casting by AI: Confirmed to work, but specifications unknown.</w:t>
      </w:r>
    </w:p>
    <w:p w:rsidR="00000000" w:rsidDel="00000000" w:rsidP="00000000" w:rsidRDefault="00000000" w:rsidRPr="00000000" w14:paraId="0000064E">
      <w:pPr>
        <w:ind w:left="720" w:firstLine="720"/>
        <w:rPr/>
      </w:pPr>
      <w:r w:rsidDel="00000000" w:rsidR="00000000" w:rsidRPr="00000000">
        <w:rPr>
          <w:rtl w:val="0"/>
        </w:rPr>
        <w:t xml:space="preserve">RawCode: Acri</w:t>
      </w:r>
    </w:p>
    <w:p w:rsidR="00000000" w:rsidDel="00000000" w:rsidP="00000000" w:rsidRDefault="00000000" w:rsidRPr="00000000" w14:paraId="0000064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50">
      <w:pPr>
        <w:numPr>
          <w:ilvl w:val="0"/>
          <w:numId w:val="80"/>
        </w:numPr>
        <w:spacing w:after="0" w:afterAutospacing="0"/>
        <w:ind w:left="720" w:hanging="360"/>
      </w:pPr>
      <w:r w:rsidDel="00000000" w:rsidR="00000000" w:rsidRPr="00000000">
        <w:rPr>
          <w:rtl w:val="0"/>
        </w:rPr>
        <w:t xml:space="preserve">”Data - Attack Speed Reduction”, ”Data - Damage Reduction” and ”Data - Movement Speed Reduction”</w:t>
      </w:r>
    </w:p>
    <w:p w:rsidR="00000000" w:rsidDel="00000000" w:rsidP="00000000" w:rsidRDefault="00000000" w:rsidRPr="00000000" w14:paraId="00000651">
      <w:pPr>
        <w:numPr>
          <w:ilvl w:val="1"/>
          <w:numId w:val="80"/>
        </w:numPr>
        <w:spacing w:after="0" w:afterAutospacing="0"/>
        <w:ind w:left="1440" w:hanging="360"/>
      </w:pPr>
      <w:r w:rsidDel="00000000" w:rsidR="00000000" w:rsidRPr="00000000">
        <w:rPr>
          <w:rtl w:val="0"/>
        </w:rPr>
        <w:t xml:space="preserve">Negative values provide positive buffs instead.</w:t>
      </w:r>
    </w:p>
    <w:p w:rsidR="00000000" w:rsidDel="00000000" w:rsidP="00000000" w:rsidRDefault="00000000" w:rsidRPr="00000000" w14:paraId="00000652">
      <w:pPr>
        <w:numPr>
          <w:ilvl w:val="0"/>
          <w:numId w:val="80"/>
        </w:numPr>
        <w:ind w:left="720" w:hanging="360"/>
      </w:pPr>
      <w:r w:rsidDel="00000000" w:rsidR="00000000" w:rsidRPr="00000000">
        <w:rPr>
          <w:rtl w:val="0"/>
        </w:rPr>
        <w:t xml:space="preserve">Doesn't stack with itself, regardless of buff id.</w:t>
      </w:r>
    </w:p>
    <w:p w:rsidR="00000000" w:rsidDel="00000000" w:rsidP="00000000" w:rsidRDefault="00000000" w:rsidRPr="00000000" w14:paraId="00000653">
      <w:pPr>
        <w:pStyle w:val="Heading2"/>
        <w:ind w:firstLine="720"/>
        <w:rPr/>
      </w:pPr>
      <w:bookmarkStart w:colFirst="0" w:colLast="0" w:name="_nj569zqjjxmf" w:id="111"/>
      <w:bookmarkEnd w:id="111"/>
      <w:r w:rsidDel="00000000" w:rsidR="00000000" w:rsidRPr="00000000">
        <w:rPr>
          <w:rtl w:val="0"/>
        </w:rPr>
        <w:t xml:space="preserve">-Curse:</w:t>
      </w:r>
    </w:p>
    <w:p w:rsidR="00000000" w:rsidDel="00000000" w:rsidP="00000000" w:rsidRDefault="00000000" w:rsidRPr="00000000" w14:paraId="00000654">
      <w:pPr>
        <w:rPr/>
      </w:pPr>
      <w:r w:rsidDel="00000000" w:rsidR="00000000" w:rsidRPr="00000000">
        <w:rPr>
          <w:rtl w:val="0"/>
        </w:rPr>
        <w:tab/>
        <w:tab/>
        <w:t xml:space="preserve">Tags: </w:t>
      </w:r>
      <w:r w:rsidDel="00000000" w:rsidR="00000000" w:rsidRPr="00000000">
        <w:rPr>
          <w:color w:val="0000ff"/>
          <w:rtl w:val="0"/>
        </w:rPr>
        <w:t xml:space="preserve">[Unique] [Autocast]</w:t>
      </w:r>
      <w:r w:rsidDel="00000000" w:rsidR="00000000" w:rsidRPr="00000000">
        <w:rPr>
          <w:rtl w:val="0"/>
        </w:rPr>
      </w:r>
    </w:p>
    <w:p w:rsidR="00000000" w:rsidDel="00000000" w:rsidP="00000000" w:rsidRDefault="00000000" w:rsidRPr="00000000" w14:paraId="0000065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56">
      <w:pPr>
        <w:ind w:left="720" w:firstLine="720"/>
        <w:rPr/>
      </w:pPr>
      <w:r w:rsidDel="00000000" w:rsidR="00000000" w:rsidRPr="00000000">
        <w:rPr>
          <w:rtl w:val="0"/>
        </w:rPr>
        <w:t xml:space="preserve">Casting by AI: Spammed on engaged enemy units</w:t>
      </w:r>
    </w:p>
    <w:p w:rsidR="00000000" w:rsidDel="00000000" w:rsidP="00000000" w:rsidRDefault="00000000" w:rsidRPr="00000000" w14:paraId="00000657">
      <w:pPr>
        <w:ind w:left="720" w:firstLine="720"/>
        <w:rPr/>
      </w:pPr>
      <w:r w:rsidDel="00000000" w:rsidR="00000000" w:rsidRPr="00000000">
        <w:rPr>
          <w:rtl w:val="0"/>
        </w:rPr>
        <w:t xml:space="preserve">RawCode: Acrs</w:t>
      </w:r>
    </w:p>
    <w:p w:rsidR="00000000" w:rsidDel="00000000" w:rsidP="00000000" w:rsidRDefault="00000000" w:rsidRPr="00000000" w14:paraId="0000065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59">
      <w:pPr>
        <w:numPr>
          <w:ilvl w:val="0"/>
          <w:numId w:val="80"/>
        </w:numPr>
        <w:spacing w:after="0" w:afterAutospacing="0"/>
        <w:ind w:left="720" w:hanging="360"/>
      </w:pPr>
      <w:r w:rsidDel="00000000" w:rsidR="00000000" w:rsidRPr="00000000">
        <w:rPr>
          <w:rtl w:val="0"/>
        </w:rPr>
        <w:t xml:space="preserve">Setting “Chance to miss” negative does not increase your chance to hit the enemy.</w:t>
      </w:r>
    </w:p>
    <w:p w:rsidR="00000000" w:rsidDel="00000000" w:rsidP="00000000" w:rsidRDefault="00000000" w:rsidRPr="00000000" w14:paraId="0000065A">
      <w:pPr>
        <w:numPr>
          <w:ilvl w:val="0"/>
          <w:numId w:val="80"/>
        </w:numPr>
        <w:ind w:left="720" w:hanging="360"/>
      </w:pPr>
      <w:r w:rsidDel="00000000" w:rsidR="00000000" w:rsidRPr="00000000">
        <w:rPr>
          <w:rtl w:val="0"/>
        </w:rPr>
        <w:t xml:space="preserve">Doesn't stack with itself, regardless of buff id.</w:t>
      </w:r>
    </w:p>
    <w:p w:rsidR="00000000" w:rsidDel="00000000" w:rsidP="00000000" w:rsidRDefault="00000000" w:rsidRPr="00000000" w14:paraId="0000065B">
      <w:pPr>
        <w:pStyle w:val="Heading2"/>
        <w:ind w:firstLine="720"/>
        <w:rPr/>
      </w:pPr>
      <w:bookmarkStart w:colFirst="0" w:colLast="0" w:name="_b5npvtld2jbu" w:id="112"/>
      <w:bookmarkEnd w:id="112"/>
      <w:r w:rsidDel="00000000" w:rsidR="00000000" w:rsidRPr="00000000">
        <w:rPr>
          <w:rtl w:val="0"/>
        </w:rPr>
        <w:t xml:space="preserve">-Destroyer Form:</w:t>
      </w:r>
    </w:p>
    <w:p w:rsidR="00000000" w:rsidDel="00000000" w:rsidP="00000000" w:rsidRDefault="00000000" w:rsidRPr="00000000" w14:paraId="0000065C">
      <w:pPr>
        <w:rPr/>
      </w:pPr>
      <w:r w:rsidDel="00000000" w:rsidR="00000000" w:rsidRPr="00000000">
        <w:rPr>
          <w:rtl w:val="0"/>
        </w:rPr>
        <w:tab/>
        <w:tab/>
        <w:t xml:space="preserve">Tags: </w:t>
      </w:r>
      <w:r w:rsidDel="00000000" w:rsidR="00000000" w:rsidRPr="00000000">
        <w:rPr>
          <w:color w:val="0000ff"/>
          <w:rtl w:val="0"/>
        </w:rPr>
        <w:t xml:space="preserve">[Morph]</w:t>
      </w:r>
      <w:r w:rsidDel="00000000" w:rsidR="00000000" w:rsidRPr="00000000">
        <w:rPr>
          <w:rtl w:val="0"/>
        </w:rPr>
      </w:r>
    </w:p>
    <w:p w:rsidR="00000000" w:rsidDel="00000000" w:rsidP="00000000" w:rsidRDefault="00000000" w:rsidRPr="00000000" w14:paraId="0000065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5E">
      <w:pPr>
        <w:ind w:left="720" w:firstLine="720"/>
        <w:rPr/>
      </w:pPr>
      <w:r w:rsidDel="00000000" w:rsidR="00000000" w:rsidRPr="00000000">
        <w:rPr>
          <w:rtl w:val="0"/>
        </w:rPr>
        <w:t xml:space="preserve">RawCode: Aave</w:t>
      </w:r>
    </w:p>
    <w:p w:rsidR="00000000" w:rsidDel="00000000" w:rsidP="00000000" w:rsidRDefault="00000000" w:rsidRPr="00000000" w14:paraId="0000065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60">
      <w:pPr>
        <w:numPr>
          <w:ilvl w:val="0"/>
          <w:numId w:val="80"/>
        </w:numPr>
        <w:ind w:left="720" w:hanging="360"/>
      </w:pPr>
      <w:r w:rsidDel="00000000" w:rsidR="00000000" w:rsidRPr="00000000">
        <w:rPr>
          <w:rtl w:val="0"/>
        </w:rPr>
        <w:t xml:space="preserve"> Undead version of Bear Form</w:t>
      </w:r>
    </w:p>
    <w:p w:rsidR="00000000" w:rsidDel="00000000" w:rsidP="00000000" w:rsidRDefault="00000000" w:rsidRPr="00000000" w14:paraId="00000661">
      <w:pPr>
        <w:pStyle w:val="Heading2"/>
        <w:ind w:firstLine="720"/>
        <w:rPr/>
      </w:pPr>
      <w:bookmarkStart w:colFirst="0" w:colLast="0" w:name="_us9yyuqxgc05" w:id="113"/>
      <w:bookmarkEnd w:id="113"/>
      <w:r w:rsidDel="00000000" w:rsidR="00000000" w:rsidRPr="00000000">
        <w:rPr>
          <w:rtl w:val="0"/>
        </w:rPr>
        <w:t xml:space="preserve">-Devour Magic:</w:t>
      </w:r>
    </w:p>
    <w:p w:rsidR="00000000" w:rsidDel="00000000" w:rsidP="00000000" w:rsidRDefault="00000000" w:rsidRPr="00000000" w14:paraId="00000662">
      <w:pPr>
        <w:rPr/>
      </w:pPr>
      <w:r w:rsidDel="00000000" w:rsidR="00000000" w:rsidRPr="00000000">
        <w:rPr>
          <w:rtl w:val="0"/>
        </w:rPr>
        <w:tab/>
        <w:tab/>
        <w:t xml:space="preserve">Tags: </w:t>
      </w:r>
      <w:r w:rsidDel="00000000" w:rsidR="00000000" w:rsidRPr="00000000">
        <w:rPr>
          <w:color w:val="0000ff"/>
          <w:rtl w:val="0"/>
        </w:rPr>
        <w:t xml:space="preserve">[Healing] [Mana Regen]</w:t>
        <w:tab/>
      </w:r>
      <w:r w:rsidDel="00000000" w:rsidR="00000000" w:rsidRPr="00000000">
        <w:rPr>
          <w:rtl w:val="0"/>
        </w:rPr>
      </w:r>
    </w:p>
    <w:p w:rsidR="00000000" w:rsidDel="00000000" w:rsidP="00000000" w:rsidRDefault="00000000" w:rsidRPr="00000000" w14:paraId="0000066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64">
      <w:pPr>
        <w:ind w:left="720" w:firstLine="720"/>
        <w:rPr/>
      </w:pPr>
      <w:r w:rsidDel="00000000" w:rsidR="00000000" w:rsidRPr="00000000">
        <w:rPr>
          <w:rtl w:val="0"/>
        </w:rPr>
        <w:t xml:space="preserve">RawCode: Advm</w:t>
      </w:r>
    </w:p>
    <w:p w:rsidR="00000000" w:rsidDel="00000000" w:rsidP="00000000" w:rsidRDefault="00000000" w:rsidRPr="00000000" w14:paraId="0000066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66">
      <w:pPr>
        <w:numPr>
          <w:ilvl w:val="0"/>
          <w:numId w:val="80"/>
        </w:numPr>
        <w:spacing w:after="0" w:afterAutospacing="0"/>
        <w:ind w:left="720" w:hanging="360"/>
      </w:pPr>
      <w:r w:rsidDel="00000000" w:rsidR="00000000" w:rsidRPr="00000000">
        <w:rPr>
          <w:rtl w:val="0"/>
        </w:rPr>
        <w:t xml:space="preserve">“Life Per Buff” “Life Per Unit” “Mana Per Buff” “Mana Per Unit”</w:t>
      </w:r>
    </w:p>
    <w:p w:rsidR="00000000" w:rsidDel="00000000" w:rsidP="00000000" w:rsidRDefault="00000000" w:rsidRPr="00000000" w14:paraId="00000667">
      <w:pPr>
        <w:numPr>
          <w:ilvl w:val="1"/>
          <w:numId w:val="80"/>
        </w:numPr>
        <w:spacing w:after="0" w:afterAutospacing="0"/>
        <w:ind w:left="1440" w:hanging="360"/>
      </w:pPr>
      <w:r w:rsidDel="00000000" w:rsidR="00000000" w:rsidRPr="00000000">
        <w:rPr>
          <w:rtl w:val="0"/>
        </w:rPr>
        <w:t xml:space="preserve">Negative values do not make the unit lose health/mana.</w:t>
      </w:r>
    </w:p>
    <w:p w:rsidR="00000000" w:rsidDel="00000000" w:rsidP="00000000" w:rsidRDefault="00000000" w:rsidRPr="00000000" w14:paraId="00000668">
      <w:pPr>
        <w:numPr>
          <w:ilvl w:val="0"/>
          <w:numId w:val="80"/>
        </w:numPr>
        <w:ind w:left="720" w:hanging="360"/>
      </w:pPr>
      <w:r w:rsidDel="00000000" w:rsidR="00000000" w:rsidRPr="00000000">
        <w:rPr>
          <w:rtl w:val="0"/>
        </w:rPr>
        <w:t xml:space="preserve">Deals magic type damage to summons</w:t>
      </w:r>
    </w:p>
    <w:p w:rsidR="00000000" w:rsidDel="00000000" w:rsidP="00000000" w:rsidRDefault="00000000" w:rsidRPr="00000000" w14:paraId="00000669">
      <w:pPr>
        <w:pStyle w:val="Heading2"/>
        <w:ind w:firstLine="720"/>
        <w:rPr/>
      </w:pPr>
      <w:bookmarkStart w:colFirst="0" w:colLast="0" w:name="_upkuzpe73i7" w:id="114"/>
      <w:bookmarkEnd w:id="114"/>
      <w:r w:rsidDel="00000000" w:rsidR="00000000" w:rsidRPr="00000000">
        <w:rPr>
          <w:rtl w:val="0"/>
        </w:rPr>
        <w:t xml:space="preserve">-Disease Cloud (ALL):</w:t>
      </w:r>
    </w:p>
    <w:p w:rsidR="00000000" w:rsidDel="00000000" w:rsidP="00000000" w:rsidRDefault="00000000" w:rsidRPr="00000000" w14:paraId="0000066A">
      <w:pPr>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6B">
      <w:pPr>
        <w:numPr>
          <w:ilvl w:val="0"/>
          <w:numId w:val="80"/>
        </w:numPr>
        <w:spacing w:after="0" w:afterAutospacing="0"/>
        <w:ind w:left="720" w:hanging="360"/>
        <w:rPr>
          <w:b w:val="1"/>
          <w:bCs w:val="1"/>
        </w:rPr>
      </w:pPr>
      <w:r w:rsidDel="00000000" w:rsidR="00000000" w:rsidRPr="00000000">
        <w:rPr>
          <w:rtl w:val="0"/>
        </w:rPr>
        <w:t xml:space="preserve">Deals disease type damage</w:t>
      </w:r>
    </w:p>
    <w:p w:rsidR="00000000" w:rsidDel="00000000" w:rsidP="00000000" w:rsidRDefault="00000000" w:rsidRPr="00000000" w14:paraId="0000066C">
      <w:pPr>
        <w:numPr>
          <w:ilvl w:val="0"/>
          <w:numId w:val="80"/>
        </w:numPr>
        <w:spacing w:after="0" w:afterAutospacing="0"/>
        <w:ind w:left="720" w:hanging="360"/>
      </w:pPr>
      <w:r w:rsidDel="00000000" w:rsidR="00000000" w:rsidRPr="00000000">
        <w:rPr>
          <w:rtl w:val="0"/>
        </w:rPr>
        <w:t xml:space="preserve">If the summoned unit (see below) is transformed to another unit via Chaos, the new unit will also still have Locust. A workaround for a ‘normal’ summon is to set its Timed Life to 0.01, and give it an ability based on Spawn Hydra.</w:t>
      </w:r>
      <w:r w:rsidDel="00000000" w:rsidR="00000000" w:rsidRPr="00000000">
        <w:rPr>
          <w:color w:val="00bf00"/>
          <w:rtl w:val="0"/>
        </w:rPr>
        <w:t xml:space="preserve"> (1.31)</w:t>
      </w:r>
    </w:p>
    <w:p w:rsidR="00000000" w:rsidDel="00000000" w:rsidP="00000000" w:rsidRDefault="00000000" w:rsidRPr="00000000" w14:paraId="0000066D">
      <w:pPr>
        <w:numPr>
          <w:ilvl w:val="0"/>
          <w:numId w:val="80"/>
        </w:numPr>
        <w:spacing w:after="0" w:afterAutospacing="0"/>
        <w:ind w:left="720" w:hanging="360"/>
      </w:pPr>
      <w:r w:rsidDel="00000000" w:rsidR="00000000" w:rsidRPr="00000000">
        <w:rPr>
          <w:rtl w:val="0"/>
        </w:rPr>
        <w:t xml:space="preserve">Disease Cloud (Abomination) and Disease Cloud (Plague Ward) is a different ability from Disease Cloud (Meat Wagon): </w:t>
      </w:r>
      <w:r w:rsidDel="00000000" w:rsidR="00000000" w:rsidRPr="00000000">
        <w:rPr>
          <w:color w:val="9900ff"/>
          <w:rtl w:val="0"/>
        </w:rPr>
        <w:t xml:space="preserve">(nchp1903)</w:t>
      </w:r>
      <w:r w:rsidDel="00000000" w:rsidR="00000000" w:rsidRPr="00000000">
        <w:rPr>
          <w:rtl w:val="0"/>
        </w:rPr>
      </w:r>
    </w:p>
    <w:p w:rsidR="00000000" w:rsidDel="00000000" w:rsidP="00000000" w:rsidRDefault="00000000" w:rsidRPr="00000000" w14:paraId="0000066E">
      <w:pPr>
        <w:numPr>
          <w:ilvl w:val="0"/>
          <w:numId w:val="80"/>
        </w:numPr>
        <w:spacing w:after="0" w:afterAutospacing="0"/>
        <w:ind w:left="720" w:hanging="360"/>
        <w:rPr>
          <w:b w:val="1"/>
          <w:bCs w:val="1"/>
        </w:rPr>
      </w:pPr>
      <w:r w:rsidDel="00000000" w:rsidR="00000000" w:rsidRPr="00000000">
        <w:rPr>
          <w:b w:val="1"/>
          <w:bCs w:val="1"/>
          <w:rtl w:val="0"/>
        </w:rPr>
        <w:t xml:space="preserve">Disease Cloud (Abomination)</w:t>
      </w:r>
    </w:p>
    <w:p w:rsidR="00000000" w:rsidDel="00000000" w:rsidP="00000000" w:rsidRDefault="00000000" w:rsidRPr="00000000" w14:paraId="0000066F">
      <w:pPr>
        <w:numPr>
          <w:ilvl w:val="1"/>
          <w:numId w:val="80"/>
        </w:numPr>
        <w:spacing w:after="0" w:afterAutospacing="0"/>
        <w:ind w:left="1440" w:hanging="360"/>
      </w:pPr>
      <w:r w:rsidDel="00000000" w:rsidR="00000000" w:rsidRPr="00000000">
        <w:rPr>
          <w:rtl w:val="0"/>
        </w:rPr>
        <w:t xml:space="preserve">Has a “Data - Plague Ward Unit Type” field, which causes the unit to spawn a unit of that type upon dying (the spawned unit is forced to have Locust)</w:t>
      </w:r>
    </w:p>
    <w:p w:rsidR="00000000" w:rsidDel="00000000" w:rsidP="00000000" w:rsidRDefault="00000000" w:rsidRPr="00000000" w14:paraId="00000670">
      <w:pPr>
        <w:numPr>
          <w:ilvl w:val="0"/>
          <w:numId w:val="80"/>
        </w:numPr>
        <w:spacing w:after="0" w:afterAutospacing="0"/>
        <w:ind w:left="720" w:hanging="360"/>
        <w:rPr>
          <w:b w:val="1"/>
          <w:bCs w:val="1"/>
        </w:rPr>
      </w:pPr>
      <w:r w:rsidDel="00000000" w:rsidR="00000000" w:rsidRPr="00000000">
        <w:rPr>
          <w:b w:val="1"/>
          <w:bCs w:val="1"/>
          <w:rtl w:val="0"/>
        </w:rPr>
        <w:t xml:space="preserve">Disease Cloud (Meat Wagon)</w:t>
      </w:r>
    </w:p>
    <w:p w:rsidR="00000000" w:rsidDel="00000000" w:rsidP="00000000" w:rsidRDefault="00000000" w:rsidRPr="00000000" w14:paraId="00000671">
      <w:pPr>
        <w:numPr>
          <w:ilvl w:val="1"/>
          <w:numId w:val="80"/>
        </w:numPr>
        <w:spacing w:after="0" w:afterAutospacing="0"/>
        <w:ind w:left="1440" w:hanging="360"/>
        <w:rPr>
          <w:b w:val="1"/>
          <w:bCs w:val="1"/>
        </w:rPr>
      </w:pPr>
      <w:r w:rsidDel="00000000" w:rsidR="00000000" w:rsidRPr="00000000">
        <w:rPr>
          <w:rtl w:val="0"/>
        </w:rPr>
        <w:t xml:space="preserve">Spawns a unit (using “Data - Ward Unit Type”) when they attack, either unit or ground targeted (only works for Artillery type attacks).</w:t>
      </w:r>
    </w:p>
    <w:p w:rsidR="00000000" w:rsidDel="00000000" w:rsidP="00000000" w:rsidRDefault="00000000" w:rsidRPr="00000000" w14:paraId="00000672">
      <w:pPr>
        <w:numPr>
          <w:ilvl w:val="1"/>
          <w:numId w:val="80"/>
        </w:numPr>
        <w:spacing w:after="0" w:afterAutospacing="0"/>
        <w:ind w:left="1440" w:hanging="360"/>
        <w:rPr>
          <w:b w:val="1"/>
          <w:bCs w:val="1"/>
        </w:rPr>
      </w:pPr>
      <w:r w:rsidDel="00000000" w:rsidR="00000000" w:rsidRPr="00000000">
        <w:rPr>
          <w:rtl w:val="0"/>
        </w:rPr>
        <w:t xml:space="preserve">The summoned unit is forced to have Locust even if it isn’t normally.</w:t>
      </w:r>
    </w:p>
    <w:p w:rsidR="00000000" w:rsidDel="00000000" w:rsidP="00000000" w:rsidRDefault="00000000" w:rsidRPr="00000000" w14:paraId="00000673">
      <w:pPr>
        <w:numPr>
          <w:ilvl w:val="1"/>
          <w:numId w:val="80"/>
        </w:numPr>
        <w:spacing w:after="0" w:afterAutospacing="0"/>
        <w:ind w:left="1440" w:hanging="360"/>
      </w:pPr>
      <w:r w:rsidDel="00000000" w:rsidR="00000000" w:rsidRPr="00000000">
        <w:rPr>
          <w:rtl w:val="0"/>
        </w:rPr>
        <w:t xml:space="preserve">It can be leveled up, to change the type of unit spawned.</w:t>
      </w:r>
    </w:p>
    <w:p w:rsidR="00000000" w:rsidDel="00000000" w:rsidP="00000000" w:rsidRDefault="00000000" w:rsidRPr="00000000" w14:paraId="00000674">
      <w:pPr>
        <w:numPr>
          <w:ilvl w:val="0"/>
          <w:numId w:val="80"/>
        </w:numPr>
        <w:spacing w:after="0" w:afterAutospacing="0"/>
        <w:ind w:left="720" w:hanging="360"/>
        <w:rPr>
          <w:b w:val="1"/>
          <w:bCs w:val="1"/>
        </w:rPr>
      </w:pPr>
      <w:r w:rsidDel="00000000" w:rsidR="00000000" w:rsidRPr="00000000">
        <w:rPr>
          <w:b w:val="1"/>
          <w:bCs w:val="1"/>
          <w:rtl w:val="0"/>
        </w:rPr>
        <w:t xml:space="preserve">Disease Cloud (Plague Ward)</w:t>
      </w:r>
      <w:r w:rsidDel="00000000" w:rsidR="00000000" w:rsidRPr="00000000">
        <w:rPr>
          <w:rtl w:val="0"/>
        </w:rPr>
      </w:r>
    </w:p>
    <w:p w:rsidR="00000000" w:rsidDel="00000000" w:rsidP="00000000" w:rsidRDefault="00000000" w:rsidRPr="00000000" w14:paraId="00000675">
      <w:pPr>
        <w:numPr>
          <w:ilvl w:val="1"/>
          <w:numId w:val="80"/>
        </w:numPr>
        <w:ind w:left="1440" w:hanging="360"/>
        <w:rPr>
          <w:b w:val="1"/>
          <w:bCs w:val="1"/>
        </w:rPr>
      </w:pPr>
      <w:r w:rsidDel="00000000" w:rsidR="00000000" w:rsidRPr="00000000">
        <w:rPr>
          <w:rtl w:val="0"/>
        </w:rPr>
        <w:t xml:space="preserve">Has a “Data - Plague Ward Unit Type” field, which causes the unit to spawn a unit of that type upon dying (the spawned unit is forced to have Locust)</w:t>
      </w:r>
    </w:p>
    <w:p w:rsidR="00000000" w:rsidDel="00000000" w:rsidP="00000000" w:rsidRDefault="00000000" w:rsidRPr="00000000" w14:paraId="00000676">
      <w:pPr>
        <w:pStyle w:val="Heading2"/>
        <w:ind w:firstLine="720"/>
        <w:rPr/>
      </w:pPr>
      <w:bookmarkStart w:colFirst="0" w:colLast="0" w:name="_1bn4xux2ujw5" w:id="115"/>
      <w:bookmarkEnd w:id="115"/>
      <w:r w:rsidDel="00000000" w:rsidR="00000000" w:rsidRPr="00000000">
        <w:rPr>
          <w:rtl w:val="0"/>
        </w:rPr>
        <w:t xml:space="preserve">-Drop Corpse:</w:t>
      </w:r>
    </w:p>
    <w:p w:rsidR="00000000" w:rsidDel="00000000" w:rsidP="00000000" w:rsidRDefault="00000000" w:rsidRPr="00000000" w14:paraId="00000677">
      <w:pPr>
        <w:rPr/>
      </w:pPr>
      <w:r w:rsidDel="00000000" w:rsidR="00000000" w:rsidRPr="00000000">
        <w:rPr>
          <w:rtl w:val="0"/>
        </w:rPr>
        <w:tab/>
        <w:tab/>
        <w:t xml:space="preserve">Tags: </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67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79">
      <w:pPr>
        <w:ind w:left="720" w:firstLine="720"/>
        <w:rPr/>
      </w:pPr>
      <w:r w:rsidDel="00000000" w:rsidR="00000000" w:rsidRPr="00000000">
        <w:rPr>
          <w:rtl w:val="0"/>
        </w:rPr>
        <w:t xml:space="preserve">RawCode: Amed</w:t>
      </w:r>
    </w:p>
    <w:p w:rsidR="00000000" w:rsidDel="00000000" w:rsidP="00000000" w:rsidRDefault="00000000" w:rsidRPr="00000000" w14:paraId="0000067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7B">
      <w:pPr>
        <w:numPr>
          <w:ilvl w:val="0"/>
          <w:numId w:val="80"/>
        </w:numPr>
        <w:ind w:left="720" w:hanging="360"/>
      </w:pPr>
      <w:r w:rsidDel="00000000" w:rsidR="00000000" w:rsidRPr="00000000">
        <w:rPr>
          <w:rtl w:val="0"/>
        </w:rPr>
        <w:t xml:space="preserve">Drops all corpses in cargo.</w:t>
      </w:r>
    </w:p>
    <w:p w:rsidR="00000000" w:rsidDel="00000000" w:rsidP="00000000" w:rsidRDefault="00000000" w:rsidRPr="00000000" w14:paraId="0000067C">
      <w:pPr>
        <w:pStyle w:val="Heading2"/>
        <w:rPr>
          <w:color w:val="dd7e6b"/>
          <w:sz w:val="24"/>
          <w:szCs w:val="24"/>
        </w:rPr>
      </w:pPr>
      <w:bookmarkStart w:colFirst="0" w:colLast="0" w:name="_ysu5gw59dr9" w:id="116"/>
      <w:bookmarkEnd w:id="116"/>
      <w:r w:rsidDel="00000000" w:rsidR="00000000" w:rsidRPr="00000000">
        <w:rPr>
          <w:rtl w:val="0"/>
        </w:rPr>
        <w:t xml:space="preserve">-</w:t>
      </w:r>
      <w:commentRangeStart w:id="21"/>
      <w:r w:rsidDel="00000000" w:rsidR="00000000" w:rsidRPr="00000000">
        <w:rPr>
          <w:rtl w:val="0"/>
        </w:rPr>
        <w:t xml:space="preserve">Essence</w:t>
      </w:r>
      <w:commentRangeEnd w:id="21"/>
      <w:r w:rsidDel="00000000" w:rsidR="00000000" w:rsidRPr="00000000">
        <w:commentReference w:id="21"/>
      </w:r>
      <w:r w:rsidDel="00000000" w:rsidR="00000000" w:rsidRPr="00000000">
        <w:rPr>
          <w:rtl w:val="0"/>
        </w:rPr>
        <w:t xml:space="preserve"> of Blight</w:t>
        <w:br w:type="textWrapping"/>
      </w:r>
      <w:r w:rsidDel="00000000" w:rsidR="00000000" w:rsidRPr="00000000">
        <w:rPr>
          <w:color w:val="dd7e6b"/>
          <w:sz w:val="24"/>
          <w:szCs w:val="24"/>
          <w:rtl w:val="0"/>
        </w:rPr>
        <w:t xml:space="preserve">‘Arpl’</w:t>
      </w:r>
    </w:p>
    <w:p w:rsidR="00000000" w:rsidDel="00000000" w:rsidP="00000000" w:rsidRDefault="00000000" w:rsidRPr="00000000" w14:paraId="0000067D">
      <w:pPr>
        <w:rPr/>
      </w:pPr>
      <w:sdt>
        <w:sdtPr>
          <w:alias w:val="WE Ability tag"/>
          <w:id w:val="-1583331696"/>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sdt>
        <w:sdtPr>
          <w:alias w:val="WE Ability tag"/>
          <w:id w:val="-1979250305"/>
          <w:dropDownList w:lastValue="Auto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Autocast</w:t>
          </w:r>
        </w:sdtContent>
      </w:sdt>
      <w:sdt>
        <w:sdtPr>
          <w:alias w:val="WE Ability tag"/>
          <w:id w:val="-787172594"/>
          <w:dropDownList w:lastValue="Hea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w:t>
          </w:r>
        </w:sdtContent>
      </w:sdt>
      <w:r w:rsidDel="00000000" w:rsidR="00000000" w:rsidRPr="00000000">
        <w:rPr>
          <w:rtl w:val="0"/>
        </w:rPr>
      </w:r>
    </w:p>
    <w:p w:rsidR="00000000" w:rsidDel="00000000" w:rsidP="00000000" w:rsidRDefault="00000000" w:rsidRPr="00000000" w14:paraId="0000067E">
      <w:pPr>
        <w:ind w:left="720" w:firstLine="720"/>
        <w:rPr/>
      </w:pPr>
      <w:r w:rsidDel="00000000" w:rsidR="00000000" w:rsidRPr="00000000">
        <w:rPr>
          <w:rtl w:val="0"/>
        </w:rPr>
        <w:t xml:space="preserve">Notes: </w:t>
      </w:r>
      <w:r w:rsidDel="00000000" w:rsidR="00000000" w:rsidRPr="00000000">
        <w:rPr>
          <w:color w:val="ff9900"/>
          <w:rtl w:val="0"/>
        </w:rPr>
        <w:t xml:space="preserve">I swear i am helping!</w:t>
      </w:r>
      <w:r w:rsidDel="00000000" w:rsidR="00000000" w:rsidRPr="00000000">
        <w:rPr>
          <w:rtl w:val="0"/>
        </w:rPr>
      </w:r>
    </w:p>
    <w:p w:rsidR="00000000" w:rsidDel="00000000" w:rsidP="00000000" w:rsidRDefault="00000000" w:rsidRPr="00000000" w14:paraId="0000067F">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680">
      <w:pPr>
        <w:numPr>
          <w:ilvl w:val="0"/>
          <w:numId w:val="80"/>
        </w:numPr>
        <w:spacing w:after="0" w:afterAutospacing="0"/>
        <w:ind w:left="720" w:hanging="360"/>
      </w:pPr>
      <w:r w:rsidDel="00000000" w:rsidR="00000000" w:rsidRPr="00000000">
        <w:rPr>
          <w:rtl w:val="0"/>
        </w:rPr>
        <w:t xml:space="preserve">“Hit Points Gained”</w:t>
      </w:r>
    </w:p>
    <w:p w:rsidR="00000000" w:rsidDel="00000000" w:rsidP="00000000" w:rsidRDefault="00000000" w:rsidRPr="00000000" w14:paraId="00000681">
      <w:pPr>
        <w:numPr>
          <w:ilvl w:val="1"/>
          <w:numId w:val="80"/>
        </w:numPr>
        <w:spacing w:after="0" w:afterAutospacing="0"/>
        <w:ind w:left="1440" w:hanging="360"/>
      </w:pPr>
      <w:r w:rsidDel="00000000" w:rsidR="00000000" w:rsidRPr="00000000">
        <w:rPr>
          <w:rtl w:val="0"/>
        </w:rPr>
        <w:t xml:space="preserve">Any value below 0 causes damage instead.</w:t>
      </w:r>
    </w:p>
    <w:p w:rsidR="00000000" w:rsidDel="00000000" w:rsidP="00000000" w:rsidRDefault="00000000" w:rsidRPr="00000000" w14:paraId="00000682">
      <w:pPr>
        <w:numPr>
          <w:ilvl w:val="0"/>
          <w:numId w:val="80"/>
        </w:numPr>
        <w:spacing w:after="0" w:afterAutospacing="0"/>
        <w:ind w:left="720" w:hanging="360"/>
      </w:pPr>
      <w:r w:rsidDel="00000000" w:rsidR="00000000" w:rsidRPr="00000000">
        <w:rPr>
          <w:rtl w:val="0"/>
        </w:rPr>
        <w:t xml:space="preserve">Does not cast it on a unit having the specified buff</w:t>
      </w:r>
    </w:p>
    <w:p w:rsidR="00000000" w:rsidDel="00000000" w:rsidP="00000000" w:rsidRDefault="00000000" w:rsidRPr="00000000" w14:paraId="00000683">
      <w:pPr>
        <w:numPr>
          <w:ilvl w:val="1"/>
          <w:numId w:val="80"/>
        </w:numPr>
        <w:spacing w:after="0" w:afterAutospacing="0"/>
        <w:ind w:left="1440" w:hanging="360"/>
      </w:pPr>
      <w:r w:rsidDel="00000000" w:rsidR="00000000" w:rsidRPr="00000000">
        <w:rPr>
          <w:rtl w:val="0"/>
        </w:rPr>
        <w:t xml:space="preserve">But if the target has the specified buff added by the caster, can target it again</w:t>
      </w:r>
    </w:p>
    <w:p w:rsidR="00000000" w:rsidDel="00000000" w:rsidP="00000000" w:rsidRDefault="00000000" w:rsidRPr="00000000" w14:paraId="00000684">
      <w:pPr>
        <w:numPr>
          <w:ilvl w:val="0"/>
          <w:numId w:val="80"/>
        </w:numPr>
        <w:spacing w:after="0" w:afterAutospacing="0"/>
        <w:ind w:left="720" w:hanging="360"/>
      </w:pPr>
      <w:r w:rsidDel="00000000" w:rsidR="00000000" w:rsidRPr="00000000">
        <w:rPr>
          <w:rtl w:val="0"/>
        </w:rPr>
        <w:t xml:space="preserve">“Duration”</w:t>
      </w:r>
    </w:p>
    <w:p w:rsidR="00000000" w:rsidDel="00000000" w:rsidP="00000000" w:rsidRDefault="00000000" w:rsidRPr="00000000" w14:paraId="00000685">
      <w:pPr>
        <w:numPr>
          <w:ilvl w:val="1"/>
          <w:numId w:val="80"/>
        </w:numPr>
        <w:spacing w:after="0" w:afterAutospacing="0"/>
        <w:ind w:left="1440" w:hanging="360"/>
      </w:pPr>
      <w:r w:rsidDel="00000000" w:rsidR="00000000" w:rsidRPr="00000000">
        <w:rPr>
          <w:rtl w:val="0"/>
        </w:rPr>
        <w:t xml:space="preserve">Infinite duration when set to 0</w:t>
      </w:r>
    </w:p>
    <w:p w:rsidR="00000000" w:rsidDel="00000000" w:rsidP="00000000" w:rsidRDefault="00000000" w:rsidRPr="00000000" w14:paraId="00000686">
      <w:pPr>
        <w:numPr>
          <w:ilvl w:val="0"/>
          <w:numId w:val="80"/>
        </w:numPr>
        <w:spacing w:after="0" w:afterAutospacing="0"/>
        <w:ind w:left="720" w:hanging="360"/>
      </w:pPr>
      <w:r w:rsidDel="00000000" w:rsidR="00000000" w:rsidRPr="00000000">
        <w:rPr>
          <w:rtl w:val="0"/>
        </w:rPr>
        <w:t xml:space="preserve">The caster do not turn to face the target, even when there’s only one target available</w:t>
      </w:r>
    </w:p>
    <w:p w:rsidR="00000000" w:rsidDel="00000000" w:rsidP="00000000" w:rsidRDefault="00000000" w:rsidRPr="00000000" w14:paraId="00000687">
      <w:pPr>
        <w:numPr>
          <w:ilvl w:val="0"/>
          <w:numId w:val="80"/>
        </w:numPr>
        <w:spacing w:after="0" w:afterAutospacing="0"/>
        <w:ind w:left="720" w:hanging="360"/>
      </w:pPr>
      <w:r w:rsidDel="00000000" w:rsidR="00000000" w:rsidRPr="00000000">
        <w:rPr>
          <w:rtl w:val="0"/>
        </w:rPr>
        <w:t xml:space="preserve">Cannot get the targeted unit in spell event trigger</w:t>
      </w:r>
    </w:p>
    <w:p w:rsidR="00000000" w:rsidDel="00000000" w:rsidP="00000000" w:rsidRDefault="00000000" w:rsidRPr="00000000" w14:paraId="00000688">
      <w:pPr>
        <w:numPr>
          <w:ilvl w:val="0"/>
          <w:numId w:val="80"/>
        </w:numPr>
        <w:spacing w:after="0" w:afterAutospacing="0"/>
        <w:ind w:left="720" w:hanging="360"/>
      </w:pPr>
      <w:r w:rsidDel="00000000" w:rsidR="00000000" w:rsidRPr="00000000">
        <w:rPr>
          <w:rtl w:val="0"/>
        </w:rPr>
        <w:t xml:space="preserve">Can be manually casted even if there’s no available targets, very useful for auto trigger based spells (set min health to infinite)</w:t>
      </w:r>
    </w:p>
    <w:p w:rsidR="00000000" w:rsidDel="00000000" w:rsidP="00000000" w:rsidRDefault="00000000" w:rsidRPr="00000000" w14:paraId="00000689">
      <w:pPr>
        <w:numPr>
          <w:ilvl w:val="1"/>
          <w:numId w:val="80"/>
        </w:numPr>
        <w:spacing w:after="0" w:afterAutospacing="0"/>
        <w:ind w:left="1440" w:hanging="360"/>
      </w:pPr>
      <w:r w:rsidDel="00000000" w:rsidR="00000000" w:rsidRPr="00000000">
        <w:rPr>
          <w:rtl w:val="0"/>
        </w:rPr>
        <w:t xml:space="preserve">Will consume the base mana cost</w:t>
      </w:r>
    </w:p>
    <w:p w:rsidR="00000000" w:rsidDel="00000000" w:rsidP="00000000" w:rsidRDefault="00000000" w:rsidRPr="00000000" w14:paraId="0000068A">
      <w:pPr>
        <w:numPr>
          <w:ilvl w:val="0"/>
          <w:numId w:val="80"/>
        </w:numPr>
        <w:spacing w:after="0" w:afterAutospacing="0"/>
        <w:ind w:left="720" w:hanging="360"/>
        <w:rPr>
          <w:ins w:author="Anonymous" w:id="30" w:date="2025-10-12T12:41:04Z"/>
        </w:rPr>
      </w:pPr>
      <w:r w:rsidDel="00000000" w:rsidR="00000000" w:rsidRPr="00000000">
        <w:rPr>
          <w:rtl w:val="0"/>
        </w:rPr>
        <w:t xml:space="preserve">Spend a flat amount no matter the number of targeted units (it doesn’t multiply for each)</w:t>
      </w:r>
      <w:ins w:author="Anonymous" w:id="30" w:date="2025-10-12T12:41:04Z">
        <w:r w:rsidDel="00000000" w:rsidR="00000000" w:rsidRPr="00000000">
          <w:rPr>
            <w:rtl w:val="0"/>
          </w:rPr>
        </w:r>
      </w:ins>
    </w:p>
    <w:p w:rsidR="00000000" w:rsidDel="00000000" w:rsidP="00000000" w:rsidRDefault="00000000" w:rsidRPr="00000000" w14:paraId="0000068B">
      <w:pPr>
        <w:numPr>
          <w:ilvl w:val="0"/>
          <w:numId w:val="80"/>
        </w:numPr>
        <w:ind w:left="720" w:hanging="360"/>
      </w:pPr>
      <w:ins w:author="Anonymous" w:id="31" w:date="2025-10-12T12:41:14Z">
        <w:r w:rsidDel="00000000" w:rsidR="00000000" w:rsidRPr="00000000">
          <w:rPr>
            <w:rtl w:val="0"/>
          </w:rPr>
          <w:t xml:space="preserve">The casters </w:t>
        </w:r>
        <w:del w:author="Anonymous" w:id="32" w:date="2025-10-12T12:50:11Z">
          <w:r w:rsidDel="00000000" w:rsidR="00000000" w:rsidRPr="00000000">
            <w:rPr>
              <w:rtl w:val="0"/>
            </w:rPr>
            <w:delText xml:space="preserve">Object Editor Units field </w:delText>
          </w:r>
        </w:del>
        <w:r w:rsidDel="00000000" w:rsidR="00000000" w:rsidRPr="00000000">
          <w:rPr>
            <w:rtl w:val="0"/>
          </w:rPr>
          <w:t xml:space="preserve">"Art - Animation - Cast Point" is added to the</w:t>
        </w:r>
      </w:ins>
      <w:ins w:author="Anonymous" w:id="33" w:date="2025-10-12T12:41:32Z">
        <w:r w:rsidDel="00000000" w:rsidR="00000000" w:rsidRPr="00000000">
          <w:rPr>
            <w:rtl w:val="0"/>
          </w:rPr>
          <w:t xml:space="preserve"> </w:t>
        </w:r>
        <w:del w:author="Anonymous" w:id="34" w:date="2025-10-12T12:50:18Z">
          <w:r w:rsidDel="00000000" w:rsidR="00000000" w:rsidRPr="00000000">
            <w:rPr>
              <w:rtl w:val="0"/>
            </w:rPr>
            <w:delText xml:space="preserve">spells</w:delText>
          </w:r>
        </w:del>
      </w:ins>
      <w:ins w:author="Anonymous" w:id="31" w:date="2025-10-12T12:41:14Z">
        <w:del w:author="Anonymous" w:id="34" w:date="2025-10-12T12:50:18Z">
          <w:r w:rsidDel="00000000" w:rsidR="00000000" w:rsidRPr="00000000">
            <w:rPr>
              <w:rtl w:val="0"/>
            </w:rPr>
            <w:delText xml:space="preserve"> </w:delText>
          </w:r>
        </w:del>
        <w:r w:rsidDel="00000000" w:rsidR="00000000" w:rsidRPr="00000000">
          <w:rPr>
            <w:rtl w:val="0"/>
          </w:rPr>
          <w:t xml:space="preserve">cooldown.</w:t>
        </w:r>
      </w:ins>
      <w:r w:rsidDel="00000000" w:rsidR="00000000" w:rsidRPr="00000000">
        <w:rPr>
          <w:rtl w:val="0"/>
        </w:rPr>
      </w:r>
    </w:p>
    <w:p w:rsidR="00000000" w:rsidDel="00000000" w:rsidP="00000000" w:rsidRDefault="00000000" w:rsidRPr="00000000" w14:paraId="0000068C">
      <w:pPr>
        <w:pStyle w:val="Heading2"/>
        <w:ind w:firstLine="720"/>
        <w:rPr/>
      </w:pPr>
      <w:bookmarkStart w:colFirst="0" w:colLast="0" w:name="_oonsjy60d9nn" w:id="117"/>
      <w:bookmarkEnd w:id="117"/>
      <w:r w:rsidDel="00000000" w:rsidR="00000000" w:rsidRPr="00000000">
        <w:rPr>
          <w:rtl w:val="0"/>
        </w:rPr>
        <w:t xml:space="preserve">-Exhume Corpses:</w:t>
      </w:r>
    </w:p>
    <w:p w:rsidR="00000000" w:rsidDel="00000000" w:rsidP="00000000" w:rsidRDefault="00000000" w:rsidRPr="00000000" w14:paraId="0000068D">
      <w:pPr>
        <w:rPr/>
      </w:pPr>
      <w:r w:rsidDel="00000000" w:rsidR="00000000" w:rsidRPr="00000000">
        <w:rPr>
          <w:rtl w:val="0"/>
        </w:rPr>
        <w:tab/>
        <w:tab/>
        <w:t xml:space="preserve">Tags: </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68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8F">
      <w:pPr>
        <w:ind w:left="720" w:firstLine="720"/>
        <w:rPr/>
      </w:pPr>
      <w:r w:rsidDel="00000000" w:rsidR="00000000" w:rsidRPr="00000000">
        <w:rPr>
          <w:rtl w:val="0"/>
        </w:rPr>
        <w:t xml:space="preserve">RawCode: </w:t>
      </w:r>
      <w:r w:rsidDel="00000000" w:rsidR="00000000" w:rsidRPr="00000000">
        <w:rPr>
          <w:rtl w:val="0"/>
        </w:rPr>
        <w:t xml:space="preserve">Aexh</w:t>
      </w:r>
      <w:r w:rsidDel="00000000" w:rsidR="00000000" w:rsidRPr="00000000">
        <w:rPr>
          <w:rtl w:val="0"/>
        </w:rPr>
      </w:r>
    </w:p>
    <w:p w:rsidR="00000000" w:rsidDel="00000000" w:rsidP="00000000" w:rsidRDefault="00000000" w:rsidRPr="00000000" w14:paraId="0000069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91">
      <w:pPr>
        <w:numPr>
          <w:ilvl w:val="0"/>
          <w:numId w:val="80"/>
        </w:numPr>
        <w:spacing w:after="0" w:afterAutospacing="0"/>
        <w:ind w:left="720" w:hanging="360"/>
      </w:pPr>
      <w:r w:rsidDel="00000000" w:rsidR="00000000" w:rsidRPr="00000000">
        <w:rPr>
          <w:rtl w:val="0"/>
        </w:rPr>
        <w:t xml:space="preserve">Generates corpses inside a Meat Wagon</w:t>
      </w:r>
    </w:p>
    <w:p w:rsidR="00000000" w:rsidDel="00000000" w:rsidP="00000000" w:rsidRDefault="00000000" w:rsidRPr="00000000" w14:paraId="00000692">
      <w:pPr>
        <w:numPr>
          <w:ilvl w:val="0"/>
          <w:numId w:val="80"/>
        </w:numPr>
        <w:spacing w:after="0" w:afterAutospacing="0"/>
        <w:ind w:left="720" w:hanging="360"/>
      </w:pPr>
      <w:r w:rsidDel="00000000" w:rsidR="00000000" w:rsidRPr="00000000">
        <w:rPr>
          <w:rtl w:val="0"/>
        </w:rPr>
        <w:t xml:space="preserve">Triggers an ability being cast event every time.</w:t>
      </w:r>
    </w:p>
    <w:p w:rsidR="00000000" w:rsidDel="00000000" w:rsidP="00000000" w:rsidRDefault="00000000" w:rsidRPr="00000000" w14:paraId="00000693">
      <w:pPr>
        <w:numPr>
          <w:ilvl w:val="0"/>
          <w:numId w:val="80"/>
        </w:numPr>
        <w:spacing w:after="0" w:afterAutospacing="0"/>
        <w:ind w:left="720" w:hanging="360"/>
      </w:pPr>
      <w:r w:rsidDel="00000000" w:rsidR="00000000" w:rsidRPr="00000000">
        <w:rPr>
          <w:rtl w:val="0"/>
        </w:rPr>
        <w:t xml:space="preserve">Setting the Cooldown to 0 can result in a strange error which can crash the game, after some undetermined length of time. </w:t>
      </w:r>
      <w:r w:rsidDel="00000000" w:rsidR="00000000" w:rsidRPr="00000000">
        <w:rPr>
          <w:color w:val="9900ff"/>
          <w:rtl w:val="0"/>
        </w:rPr>
        <w:t xml:space="preserve">(Khyrberos, error found by Wazzz)</w:t>
      </w:r>
      <w:r w:rsidDel="00000000" w:rsidR="00000000" w:rsidRPr="00000000">
        <w:rPr>
          <w:rtl w:val="0"/>
        </w:rPr>
        <w:t xml:space="preserve"> </w:t>
      </w:r>
      <w:r w:rsidDel="00000000" w:rsidR="00000000" w:rsidRPr="00000000">
        <w:rPr>
          <w:color w:val="ff0000"/>
          <w:rtl w:val="0"/>
        </w:rPr>
        <w:t xml:space="preserve">[citation needed]</w:t>
      </w:r>
      <w:r w:rsidDel="00000000" w:rsidR="00000000" w:rsidRPr="00000000">
        <w:rPr>
          <w:rtl w:val="0"/>
        </w:rPr>
      </w:r>
    </w:p>
    <w:p w:rsidR="00000000" w:rsidDel="00000000" w:rsidP="00000000" w:rsidRDefault="00000000" w:rsidRPr="00000000" w14:paraId="00000694">
      <w:pPr>
        <w:numPr>
          <w:ilvl w:val="0"/>
          <w:numId w:val="80"/>
        </w:numPr>
        <w:spacing w:after="0" w:afterAutospacing="0"/>
        <w:ind w:left="720" w:hanging="360"/>
      </w:pPr>
      <w:r w:rsidDel="00000000" w:rsidR="00000000" w:rsidRPr="00000000">
        <w:rPr>
          <w:rtl w:val="0"/>
        </w:rPr>
        <w:t xml:space="preserve">Is the only known passive ability to be able to use a Cooldown </w:t>
      </w:r>
      <w:r w:rsidDel="00000000" w:rsidR="00000000" w:rsidRPr="00000000">
        <w:rPr>
          <w:color w:val="9900ff"/>
          <w:rtl w:val="0"/>
        </w:rPr>
        <w:t xml:space="preserve">(Wazzz)</w:t>
      </w:r>
    </w:p>
    <w:p w:rsidR="00000000" w:rsidDel="00000000" w:rsidP="00000000" w:rsidRDefault="00000000" w:rsidRPr="00000000" w14:paraId="00000695">
      <w:pPr>
        <w:numPr>
          <w:ilvl w:val="0"/>
          <w:numId w:val="80"/>
        </w:numPr>
        <w:spacing w:after="0" w:afterAutospacing="0"/>
        <w:ind w:left="720" w:hanging="360"/>
      </w:pPr>
      <w:r w:rsidDel="00000000" w:rsidR="00000000" w:rsidRPr="00000000">
        <w:rPr>
          <w:rtl w:val="0"/>
        </w:rPr>
        <w:t xml:space="preserve">Disabled by Doom. During doom it does not display the cooldown and generate corpse while the actual cooldown still runs on the back ground.</w:t>
      </w:r>
      <w:r w:rsidDel="00000000" w:rsidR="00000000" w:rsidRPr="00000000">
        <w:rPr>
          <w:rtl w:val="0"/>
        </w:rPr>
      </w:r>
    </w:p>
    <w:p w:rsidR="00000000" w:rsidDel="00000000" w:rsidP="00000000" w:rsidRDefault="00000000" w:rsidRPr="00000000" w14:paraId="00000696">
      <w:pPr>
        <w:numPr>
          <w:ilvl w:val="0"/>
          <w:numId w:val="80"/>
        </w:numPr>
        <w:spacing w:after="0" w:afterAutospacing="0"/>
        <w:ind w:left="720" w:hanging="360"/>
      </w:pPr>
      <w:r w:rsidDel="00000000" w:rsidR="00000000" w:rsidRPr="00000000">
        <w:rPr>
          <w:color w:val="9900ff"/>
          <w:rtl w:val="0"/>
        </w:rPr>
        <w:t xml:space="preserve">(nchp1903) </w:t>
      </w:r>
      <w:r w:rsidDel="00000000" w:rsidR="00000000" w:rsidRPr="00000000">
        <w:rPr>
          <w:rtl w:val="0"/>
        </w:rPr>
        <w:t xml:space="preserve">Tests were carried in 1.31 for the points below:</w:t>
      </w:r>
    </w:p>
    <w:p w:rsidR="00000000" w:rsidDel="00000000" w:rsidP="00000000" w:rsidRDefault="00000000" w:rsidRPr="00000000" w14:paraId="00000697">
      <w:pPr>
        <w:numPr>
          <w:ilvl w:val="1"/>
          <w:numId w:val="80"/>
        </w:numPr>
        <w:spacing w:after="0" w:afterAutospacing="0"/>
        <w:ind w:left="1440" w:hanging="360"/>
        <w:rPr>
          <w:color w:val="9900ff"/>
        </w:rPr>
      </w:pPr>
      <w:r w:rsidDel="00000000" w:rsidR="00000000" w:rsidRPr="00000000">
        <w:rPr>
          <w:rtl w:val="0"/>
        </w:rPr>
        <w:t xml:space="preserve">“Triggers an ability being cast event every time.”: Only happens when the unit has Cargo Hold (Meat Wagon), or an ability based on it, even if Cargo Capacity, Cast Range, Area of Effect are set to 0, Targets Allowed is set to “None”, and disabled by trigger.</w:t>
      </w:r>
    </w:p>
    <w:p w:rsidR="00000000" w:rsidDel="00000000" w:rsidP="00000000" w:rsidRDefault="00000000" w:rsidRPr="00000000" w14:paraId="00000698">
      <w:pPr>
        <w:numPr>
          <w:ilvl w:val="2"/>
          <w:numId w:val="80"/>
        </w:numPr>
        <w:spacing w:after="0" w:afterAutospacing="0"/>
        <w:ind w:left="2160" w:hanging="360"/>
      </w:pPr>
      <w:r w:rsidDel="00000000" w:rsidR="00000000" w:rsidRPr="00000000">
        <w:rPr>
          <w:rtl w:val="0"/>
        </w:rPr>
        <w:t xml:space="preserve">Even if the fields are set to exactly the same, Cargo Hold (Goblin Zeppelin) won’t work with Exhume Corpses. May work with other Cargo Holds.</w:t>
      </w:r>
    </w:p>
    <w:p w:rsidR="00000000" w:rsidDel="00000000" w:rsidP="00000000" w:rsidRDefault="00000000" w:rsidRPr="00000000" w14:paraId="00000699">
      <w:pPr>
        <w:numPr>
          <w:ilvl w:val="2"/>
          <w:numId w:val="80"/>
        </w:numPr>
        <w:spacing w:after="0" w:afterAutospacing="0"/>
        <w:ind w:left="2160" w:hanging="360"/>
      </w:pPr>
      <w:r w:rsidDel="00000000" w:rsidR="00000000" w:rsidRPr="00000000">
        <w:rPr>
          <w:rtl w:val="0"/>
        </w:rPr>
        <w:t xml:space="preserve">Exhume Corpses itself will also work normally if the Maximum Number of Corpses is 0. and Unit Type is null. </w:t>
      </w:r>
    </w:p>
    <w:p w:rsidR="00000000" w:rsidDel="00000000" w:rsidP="00000000" w:rsidRDefault="00000000" w:rsidRPr="00000000" w14:paraId="0000069A">
      <w:pPr>
        <w:numPr>
          <w:ilvl w:val="2"/>
          <w:numId w:val="80"/>
        </w:numPr>
        <w:spacing w:after="0" w:afterAutospacing="0"/>
        <w:ind w:left="2160" w:hanging="360"/>
      </w:pPr>
      <w:r w:rsidDel="00000000" w:rsidR="00000000" w:rsidRPr="00000000">
        <w:rPr>
          <w:rtl w:val="0"/>
        </w:rPr>
        <w:t xml:space="preserve">If a Mana Cost is set, Exhume Corpses won’t be cast if there’s insufficient mana.</w:t>
      </w:r>
    </w:p>
    <w:p w:rsidR="00000000" w:rsidDel="00000000" w:rsidP="00000000" w:rsidRDefault="00000000" w:rsidRPr="00000000" w14:paraId="0000069B">
      <w:pPr>
        <w:numPr>
          <w:ilvl w:val="1"/>
          <w:numId w:val="80"/>
        </w:numPr>
        <w:spacing w:after="0" w:afterAutospacing="0"/>
        <w:ind w:left="1440" w:hanging="360"/>
      </w:pPr>
      <w:r w:rsidDel="00000000" w:rsidR="00000000" w:rsidRPr="00000000">
        <w:rPr>
          <w:rtl w:val="0"/>
        </w:rPr>
        <w:t xml:space="preserve">“Is the only known passive ability to be able to use a Cooldown.”: The cooldown will have a wheel, similar to active abilities. However, after the Cooldown is over, it will then wait for Duration - Normal before casting.</w:t>
      </w:r>
    </w:p>
    <w:p w:rsidR="00000000" w:rsidDel="00000000" w:rsidP="00000000" w:rsidRDefault="00000000" w:rsidRPr="00000000" w14:paraId="0000069C">
      <w:pPr>
        <w:numPr>
          <w:ilvl w:val="2"/>
          <w:numId w:val="80"/>
        </w:numPr>
        <w:spacing w:after="0" w:afterAutospacing="0"/>
        <w:ind w:left="2160" w:hanging="360"/>
      </w:pPr>
      <w:r w:rsidDel="00000000" w:rsidR="00000000" w:rsidRPr="00000000">
        <w:rPr>
          <w:rtl w:val="0"/>
        </w:rPr>
        <w:t xml:space="preserve">When there are two Exhume Corpses abilities on the same unit, they will work with each other, but their interactions with Duration - Normal and Cooldown needs further testing. Just use Cooldown and ignore Duration - Normal if you want them to be separate abilities with separate cooldowns.</w:t>
      </w:r>
    </w:p>
    <w:p w:rsidR="00000000" w:rsidDel="00000000" w:rsidP="00000000" w:rsidRDefault="00000000" w:rsidRPr="00000000" w14:paraId="0000069D">
      <w:pPr>
        <w:numPr>
          <w:ilvl w:val="2"/>
          <w:numId w:val="80"/>
        </w:numPr>
        <w:spacing w:after="0" w:afterAutospacing="0"/>
        <w:ind w:left="2160" w:hanging="360"/>
      </w:pPr>
      <w:r w:rsidDel="00000000" w:rsidR="00000000" w:rsidRPr="00000000">
        <w:rPr>
          <w:rtl w:val="0"/>
        </w:rPr>
        <w:t xml:space="preserve">If you want them to cast one after another, set Duration - Normal and Cooldown of both abilities to the same number like 1 or 2. Needs testing with 0 or 0.01 or negative numbers.</w:t>
      </w:r>
    </w:p>
    <w:p w:rsidR="00000000" w:rsidDel="00000000" w:rsidP="00000000" w:rsidRDefault="00000000" w:rsidRPr="00000000" w14:paraId="0000069E">
      <w:pPr>
        <w:numPr>
          <w:ilvl w:val="2"/>
          <w:numId w:val="80"/>
        </w:numPr>
        <w:ind w:left="2160" w:hanging="360"/>
      </w:pPr>
      <w:r w:rsidDel="00000000" w:rsidR="00000000" w:rsidRPr="00000000">
        <w:rPr>
          <w:rtl w:val="0"/>
        </w:rPr>
        <w:t xml:space="preserve">Cooldown with 0.01 work smoothly, just remember to remove Cargo Hold right after it goes on cooldown. (1.31.1.12173)</w:t>
      </w:r>
    </w:p>
    <w:p w:rsidR="00000000" w:rsidDel="00000000" w:rsidP="00000000" w:rsidRDefault="00000000" w:rsidRPr="00000000" w14:paraId="0000069F">
      <w:pPr>
        <w:pStyle w:val="Heading2"/>
        <w:ind w:firstLine="720"/>
        <w:rPr/>
      </w:pPr>
      <w:bookmarkStart w:colFirst="0" w:colLast="0" w:name="_tgdw3beq4foo" w:id="118"/>
      <w:bookmarkEnd w:id="118"/>
      <w:r w:rsidDel="00000000" w:rsidR="00000000" w:rsidRPr="00000000">
        <w:rPr>
          <w:rtl w:val="0"/>
        </w:rPr>
        <w:t xml:space="preserve">-Freezing Breath:</w:t>
      </w:r>
    </w:p>
    <w:p w:rsidR="00000000" w:rsidDel="00000000" w:rsidP="00000000" w:rsidRDefault="00000000" w:rsidRPr="00000000" w14:paraId="000006A0">
      <w:pPr>
        <w:rPr/>
      </w:pPr>
      <w:r w:rsidDel="00000000" w:rsidR="00000000" w:rsidRPr="00000000">
        <w:rPr>
          <w:rtl w:val="0"/>
        </w:rPr>
        <w:tab/>
        <w:tab/>
        <w:t xml:space="preserve">Tags: </w:t>
      </w:r>
      <w:r w:rsidDel="00000000" w:rsidR="00000000" w:rsidRPr="00000000">
        <w:rPr>
          <w:color w:val="0000ff"/>
          <w:rtl w:val="0"/>
        </w:rPr>
        <w:t xml:space="preserve">[Suppressed]</w:t>
      </w:r>
      <w:r w:rsidDel="00000000" w:rsidR="00000000" w:rsidRPr="00000000">
        <w:rPr>
          <w:rtl w:val="0"/>
        </w:rPr>
      </w:r>
    </w:p>
    <w:p w:rsidR="00000000" w:rsidDel="00000000" w:rsidP="00000000" w:rsidRDefault="00000000" w:rsidRPr="00000000" w14:paraId="000006A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A2">
      <w:pPr>
        <w:ind w:left="720" w:firstLine="720"/>
        <w:rPr/>
      </w:pPr>
      <w:r w:rsidDel="00000000" w:rsidR="00000000" w:rsidRPr="00000000">
        <w:rPr>
          <w:rtl w:val="0"/>
        </w:rPr>
        <w:t xml:space="preserve">RawCode: Afrz</w:t>
      </w:r>
    </w:p>
    <w:p w:rsidR="00000000" w:rsidDel="00000000" w:rsidP="00000000" w:rsidRDefault="00000000" w:rsidRPr="00000000" w14:paraId="000006A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A4">
      <w:pPr>
        <w:numPr>
          <w:ilvl w:val="0"/>
          <w:numId w:val="80"/>
        </w:numPr>
        <w:spacing w:after="0" w:afterAutospacing="0"/>
        <w:ind w:left="720" w:hanging="360"/>
      </w:pPr>
      <w:r w:rsidDel="00000000" w:rsidR="00000000" w:rsidRPr="00000000">
        <w:rPr>
          <w:rtl w:val="0"/>
        </w:rPr>
        <w:t xml:space="preserve">“Targets Allowed” can be changed to affect non buildings too.</w:t>
      </w:r>
    </w:p>
    <w:p w:rsidR="00000000" w:rsidDel="00000000" w:rsidP="00000000" w:rsidRDefault="00000000" w:rsidRPr="00000000" w14:paraId="000006A5">
      <w:pPr>
        <w:numPr>
          <w:ilvl w:val="0"/>
          <w:numId w:val="80"/>
        </w:numPr>
        <w:ind w:left="720" w:hanging="360"/>
      </w:pPr>
      <w:r w:rsidDel="00000000" w:rsidR="00000000" w:rsidRPr="00000000">
        <w:rPr>
          <w:rtl w:val="0"/>
        </w:rPr>
        <w:t xml:space="preserve">Does not work with melee units unless attack type is changed to “missile”</w:t>
      </w:r>
    </w:p>
    <w:p w:rsidR="00000000" w:rsidDel="00000000" w:rsidP="00000000" w:rsidRDefault="00000000" w:rsidRPr="00000000" w14:paraId="000006A6">
      <w:pPr>
        <w:pStyle w:val="Heading2"/>
        <w:ind w:firstLine="720"/>
        <w:rPr/>
      </w:pPr>
      <w:bookmarkStart w:colFirst="0" w:colLast="0" w:name="_a8peatxkkhi7" w:id="119"/>
      <w:bookmarkEnd w:id="119"/>
      <w:r w:rsidDel="00000000" w:rsidR="00000000" w:rsidRPr="00000000">
        <w:rPr>
          <w:rtl w:val="0"/>
        </w:rPr>
        <w:t xml:space="preserve">-Frost Attack:</w:t>
      </w:r>
    </w:p>
    <w:p w:rsidR="00000000" w:rsidDel="00000000" w:rsidP="00000000" w:rsidRDefault="00000000" w:rsidRPr="00000000" w14:paraId="000006A7">
      <w:pPr>
        <w:rPr/>
      </w:pPr>
      <w:r w:rsidDel="00000000" w:rsidR="00000000" w:rsidRPr="00000000">
        <w:rPr>
          <w:rtl w:val="0"/>
        </w:rPr>
        <w:tab/>
        <w:tab/>
        <w:t xml:space="preserve">Tags: </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6A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A9">
      <w:pPr>
        <w:ind w:left="720" w:firstLine="720"/>
        <w:rPr/>
      </w:pPr>
      <w:r w:rsidDel="00000000" w:rsidR="00000000" w:rsidRPr="00000000">
        <w:rPr>
          <w:rtl w:val="0"/>
        </w:rPr>
        <w:t xml:space="preserve">Casting by AI: Spammed at every cool down</w:t>
      </w:r>
    </w:p>
    <w:p w:rsidR="00000000" w:rsidDel="00000000" w:rsidP="00000000" w:rsidRDefault="00000000" w:rsidRPr="00000000" w14:paraId="000006AA">
      <w:pPr>
        <w:ind w:left="720" w:firstLine="720"/>
        <w:rPr/>
      </w:pPr>
      <w:r w:rsidDel="00000000" w:rsidR="00000000" w:rsidRPr="00000000">
        <w:rPr>
          <w:rtl w:val="0"/>
        </w:rPr>
        <w:t xml:space="preserve">RawCode: Afra</w:t>
      </w:r>
    </w:p>
    <w:p w:rsidR="00000000" w:rsidDel="00000000" w:rsidP="00000000" w:rsidRDefault="00000000" w:rsidRPr="00000000" w14:paraId="000006A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AC">
      <w:pPr>
        <w:numPr>
          <w:ilvl w:val="0"/>
          <w:numId w:val="80"/>
        </w:numPr>
        <w:spacing w:after="0" w:afterAutospacing="0"/>
        <w:ind w:left="720" w:hanging="360"/>
      </w:pPr>
      <w:r w:rsidDel="00000000" w:rsidR="00000000" w:rsidRPr="00000000">
        <w:rPr>
          <w:rtl w:val="0"/>
        </w:rPr>
        <w:t xml:space="preserve">Hard coded freezing attack.</w:t>
      </w:r>
    </w:p>
    <w:p w:rsidR="00000000" w:rsidDel="00000000" w:rsidP="00000000" w:rsidRDefault="00000000" w:rsidRPr="00000000" w14:paraId="000006AD">
      <w:pPr>
        <w:numPr>
          <w:ilvl w:val="0"/>
          <w:numId w:val="80"/>
        </w:numPr>
        <w:spacing w:after="0" w:afterAutospacing="0"/>
        <w:ind w:left="720" w:hanging="360"/>
      </w:pPr>
      <w:r w:rsidDel="00000000" w:rsidR="00000000" w:rsidRPr="00000000">
        <w:rPr>
          <w:rtl w:val="0"/>
        </w:rPr>
        <w:t xml:space="preserve">The only ability which applies its effect in AoE when having splash attack. </w:t>
      </w:r>
      <w:r w:rsidDel="00000000" w:rsidR="00000000" w:rsidRPr="00000000">
        <w:rPr>
          <w:color w:val="9900ff"/>
          <w:rtl w:val="0"/>
        </w:rPr>
        <w:t xml:space="preserve">(DracoL1ch)</w:t>
      </w:r>
      <w:r w:rsidDel="00000000" w:rsidR="00000000" w:rsidRPr="00000000">
        <w:rPr>
          <w:rtl w:val="0"/>
        </w:rPr>
      </w:r>
    </w:p>
    <w:p w:rsidR="00000000" w:rsidDel="00000000" w:rsidP="00000000" w:rsidRDefault="00000000" w:rsidRPr="00000000" w14:paraId="000006AE">
      <w:pPr>
        <w:numPr>
          <w:ilvl w:val="0"/>
          <w:numId w:val="80"/>
        </w:numPr>
        <w:ind w:left="720" w:hanging="360"/>
      </w:pPr>
      <w:r w:rsidDel="00000000" w:rsidR="00000000" w:rsidRPr="00000000">
        <w:rPr>
          <w:rtl w:val="0"/>
        </w:rPr>
        <w:t xml:space="preserve">Uses default frost effect, means slow doesn't stack with other sources of frost (Frost Nova, Frost Armor). [Unless I mistaken it with Frost Breath, idk) </w:t>
      </w:r>
      <w:r w:rsidDel="00000000" w:rsidR="00000000" w:rsidRPr="00000000">
        <w:rPr>
          <w:color w:val="9900ff"/>
          <w:rtl w:val="0"/>
        </w:rPr>
        <w:t xml:space="preserve">(DracoL1ch)</w:t>
      </w:r>
      <w:r w:rsidDel="00000000" w:rsidR="00000000" w:rsidRPr="00000000">
        <w:rPr>
          <w:rtl w:val="0"/>
        </w:rPr>
      </w:r>
    </w:p>
    <w:p w:rsidR="00000000" w:rsidDel="00000000" w:rsidP="00000000" w:rsidRDefault="00000000" w:rsidRPr="00000000" w14:paraId="000006AF">
      <w:pPr>
        <w:pStyle w:val="Heading2"/>
        <w:ind w:firstLine="720"/>
        <w:rPr/>
      </w:pPr>
      <w:bookmarkStart w:colFirst="0" w:colLast="0" w:name="_zgwfk8cli4r" w:id="120"/>
      <w:bookmarkEnd w:id="120"/>
      <w:r w:rsidDel="00000000" w:rsidR="00000000" w:rsidRPr="00000000">
        <w:rPr>
          <w:rtl w:val="0"/>
        </w:rPr>
        <w:t xml:space="preserve">-Frost Breath:</w:t>
      </w:r>
    </w:p>
    <w:p w:rsidR="00000000" w:rsidDel="00000000" w:rsidP="00000000" w:rsidRDefault="00000000" w:rsidRPr="00000000" w14:paraId="000006B0">
      <w:pPr>
        <w:rPr/>
      </w:pPr>
      <w:r w:rsidDel="00000000" w:rsidR="00000000" w:rsidRPr="00000000">
        <w:rPr>
          <w:rtl w:val="0"/>
        </w:rPr>
        <w:tab/>
        <w:tab/>
        <w:t xml:space="preserve">Tags: </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6B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B2">
      <w:pPr>
        <w:ind w:left="720" w:firstLine="720"/>
        <w:rPr/>
      </w:pPr>
      <w:r w:rsidDel="00000000" w:rsidR="00000000" w:rsidRPr="00000000">
        <w:rPr>
          <w:rtl w:val="0"/>
        </w:rPr>
        <w:t xml:space="preserve">RawCode: Afrb</w:t>
      </w:r>
    </w:p>
    <w:p w:rsidR="00000000" w:rsidDel="00000000" w:rsidP="00000000" w:rsidRDefault="00000000" w:rsidRPr="00000000" w14:paraId="000006B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B4">
      <w:pPr>
        <w:numPr>
          <w:ilvl w:val="0"/>
          <w:numId w:val="80"/>
        </w:numPr>
        <w:ind w:left="720" w:hanging="360"/>
      </w:pPr>
      <w:r w:rsidDel="00000000" w:rsidR="00000000" w:rsidRPr="00000000">
        <w:rPr>
          <w:rtl w:val="0"/>
        </w:rPr>
        <w:t xml:space="preserve">The frost wyrms slow. The slow strength and Buff both can be modified in gameplay constants. </w:t>
      </w:r>
      <w:r w:rsidDel="00000000" w:rsidR="00000000" w:rsidRPr="00000000">
        <w:rPr>
          <w:color w:val="9900ff"/>
          <w:rtl w:val="0"/>
        </w:rPr>
        <w:t xml:space="preserve">(Tuomas Perkinen)</w:t>
      </w:r>
      <w:r w:rsidDel="00000000" w:rsidR="00000000" w:rsidRPr="00000000">
        <w:rPr>
          <w:rtl w:val="0"/>
        </w:rPr>
      </w:r>
    </w:p>
    <w:p w:rsidR="00000000" w:rsidDel="00000000" w:rsidP="00000000" w:rsidRDefault="00000000" w:rsidRPr="00000000" w14:paraId="000006B5">
      <w:pPr>
        <w:pStyle w:val="Heading2"/>
        <w:ind w:firstLine="720"/>
        <w:rPr/>
      </w:pPr>
      <w:bookmarkStart w:colFirst="0" w:colLast="0" w:name="_gq4ebf2w057y" w:id="121"/>
      <w:bookmarkEnd w:id="121"/>
      <w:r w:rsidDel="00000000" w:rsidR="00000000" w:rsidRPr="00000000">
        <w:rPr>
          <w:rtl w:val="0"/>
        </w:rPr>
        <w:t xml:space="preserve">-Get Corpse:</w:t>
      </w:r>
    </w:p>
    <w:p w:rsidR="00000000" w:rsidDel="00000000" w:rsidP="00000000" w:rsidRDefault="00000000" w:rsidRPr="00000000" w14:paraId="000006B6">
      <w:pPr>
        <w:rPr/>
      </w:pPr>
      <w:r w:rsidDel="00000000" w:rsidR="00000000" w:rsidRPr="00000000">
        <w:rPr>
          <w:rtl w:val="0"/>
        </w:rPr>
        <w:tab/>
        <w:tab/>
        <w:t xml:space="preserve">Tags: </w:t>
      </w:r>
      <w:r w:rsidDel="00000000" w:rsidR="00000000" w:rsidRPr="00000000">
        <w:rPr>
          <w:color w:val="0000ff"/>
          <w:rtl w:val="0"/>
        </w:rPr>
        <w:t xml:space="preserve">[Autocast]</w:t>
      </w:r>
      <w:r w:rsidDel="00000000" w:rsidR="00000000" w:rsidRPr="00000000">
        <w:rPr>
          <w:rtl w:val="0"/>
        </w:rPr>
      </w:r>
    </w:p>
    <w:p w:rsidR="00000000" w:rsidDel="00000000" w:rsidP="00000000" w:rsidRDefault="00000000" w:rsidRPr="00000000" w14:paraId="000006B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B8">
      <w:pPr>
        <w:ind w:left="720" w:firstLine="720"/>
        <w:rPr/>
      </w:pPr>
      <w:r w:rsidDel="00000000" w:rsidR="00000000" w:rsidRPr="00000000">
        <w:rPr>
          <w:rtl w:val="0"/>
        </w:rPr>
        <w:t xml:space="preserve">RawCode: Amel</w:t>
      </w:r>
    </w:p>
    <w:p w:rsidR="00000000" w:rsidDel="00000000" w:rsidP="00000000" w:rsidRDefault="00000000" w:rsidRPr="00000000" w14:paraId="000006B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BA">
      <w:pPr>
        <w:numPr>
          <w:ilvl w:val="0"/>
          <w:numId w:val="80"/>
        </w:numPr>
        <w:ind w:left="720" w:hanging="360"/>
      </w:pPr>
      <w:r w:rsidDel="00000000" w:rsidR="00000000" w:rsidRPr="00000000">
        <w:rPr>
          <w:rtl w:val="0"/>
        </w:rPr>
        <w:t xml:space="preserve">Picks up nearby Corpse into the Meat Wagon.</w:t>
      </w:r>
    </w:p>
    <w:p w:rsidR="00000000" w:rsidDel="00000000" w:rsidP="00000000" w:rsidRDefault="00000000" w:rsidRPr="00000000" w14:paraId="000006BB">
      <w:pPr>
        <w:pStyle w:val="Heading2"/>
        <w:ind w:firstLine="720"/>
        <w:rPr/>
      </w:pPr>
      <w:bookmarkStart w:colFirst="0" w:colLast="0" w:name="_szdxpnywck9p" w:id="122"/>
      <w:bookmarkEnd w:id="122"/>
      <w:r w:rsidDel="00000000" w:rsidR="00000000" w:rsidRPr="00000000">
        <w:rPr>
          <w:rtl w:val="0"/>
        </w:rPr>
        <w:t xml:space="preserve">-Ghost:</w:t>
      </w:r>
    </w:p>
    <w:p w:rsidR="00000000" w:rsidDel="00000000" w:rsidP="00000000" w:rsidRDefault="00000000" w:rsidRPr="00000000" w14:paraId="000006BC">
      <w:pPr>
        <w:rPr/>
      </w:pPr>
      <w:r w:rsidDel="00000000" w:rsidR="00000000" w:rsidRPr="00000000">
        <w:rPr>
          <w:rtl w:val="0"/>
        </w:rPr>
        <w:tab/>
        <w:tab/>
        <w:t xml:space="preserve">Tags: </w:t>
      </w:r>
      <w:r w:rsidDel="00000000" w:rsidR="00000000" w:rsidRPr="00000000">
        <w:rPr>
          <w:color w:val="0000ff"/>
          <w:rtl w:val="0"/>
        </w:rPr>
        <w:t xml:space="preserve">[Vision] [Unique]</w:t>
      </w:r>
      <w:r w:rsidDel="00000000" w:rsidR="00000000" w:rsidRPr="00000000">
        <w:rPr>
          <w:rtl w:val="0"/>
        </w:rPr>
      </w:r>
    </w:p>
    <w:p w:rsidR="00000000" w:rsidDel="00000000" w:rsidP="00000000" w:rsidRDefault="00000000" w:rsidRPr="00000000" w14:paraId="000006B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BE">
      <w:pPr>
        <w:ind w:left="720" w:firstLine="720"/>
        <w:rPr/>
      </w:pPr>
      <w:r w:rsidDel="00000000" w:rsidR="00000000" w:rsidRPr="00000000">
        <w:rPr>
          <w:rtl w:val="0"/>
        </w:rPr>
        <w:t xml:space="preserve">RawCode: Agho</w:t>
      </w:r>
    </w:p>
    <w:p w:rsidR="00000000" w:rsidDel="00000000" w:rsidP="00000000" w:rsidRDefault="00000000" w:rsidRPr="00000000" w14:paraId="000006B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C0">
      <w:pPr>
        <w:numPr>
          <w:ilvl w:val="0"/>
          <w:numId w:val="80"/>
        </w:numPr>
        <w:spacing w:after="0" w:afterAutospacing="0"/>
        <w:ind w:left="720" w:hanging="360"/>
      </w:pPr>
      <w:r w:rsidDel="00000000" w:rsidR="00000000" w:rsidRPr="00000000">
        <w:rPr>
          <w:rtl w:val="0"/>
        </w:rPr>
        <w:t xml:space="preserve">Appears to turn the unit invisible.</w:t>
      </w:r>
    </w:p>
    <w:p w:rsidR="00000000" w:rsidDel="00000000" w:rsidP="00000000" w:rsidRDefault="00000000" w:rsidRPr="00000000" w14:paraId="000006C1">
      <w:pPr>
        <w:numPr>
          <w:ilvl w:val="0"/>
          <w:numId w:val="80"/>
        </w:numPr>
        <w:spacing w:after="0" w:afterAutospacing="0"/>
        <w:ind w:left="720" w:hanging="360"/>
      </w:pPr>
      <w:r w:rsidDel="00000000" w:rsidR="00000000" w:rsidRPr="00000000">
        <w:rPr>
          <w:rtl w:val="0"/>
        </w:rPr>
        <w:t xml:space="preserve">Unlike Permanent Invisibility, Ghost allows the unit to go through other units that also have Ghost.</w:t>
      </w:r>
    </w:p>
    <w:p w:rsidR="00000000" w:rsidDel="00000000" w:rsidP="00000000" w:rsidRDefault="00000000" w:rsidRPr="00000000" w14:paraId="000006C2">
      <w:pPr>
        <w:numPr>
          <w:ilvl w:val="1"/>
          <w:numId w:val="80"/>
        </w:numPr>
        <w:spacing w:after="0" w:afterAutospacing="0"/>
        <w:ind w:left="1440" w:hanging="360"/>
      </w:pPr>
      <w:r w:rsidDel="00000000" w:rsidR="00000000" w:rsidRPr="00000000">
        <w:rPr>
          <w:rtl w:val="0"/>
        </w:rPr>
        <w:t xml:space="preserve">The SetUnitPathing Native can remove this behavior.</w:t>
      </w:r>
    </w:p>
    <w:p w:rsidR="00000000" w:rsidDel="00000000" w:rsidP="00000000" w:rsidRDefault="00000000" w:rsidRPr="00000000" w14:paraId="000006C3">
      <w:pPr>
        <w:numPr>
          <w:ilvl w:val="1"/>
          <w:numId w:val="80"/>
        </w:numPr>
        <w:spacing w:after="0" w:afterAutospacing="0"/>
        <w:ind w:left="1440" w:hanging="360"/>
      </w:pPr>
      <w:r w:rsidDel="00000000" w:rsidR="00000000" w:rsidRPr="00000000">
        <w:rPr>
          <w:rtl w:val="0"/>
        </w:rPr>
        <w:t xml:space="preserve">Amphibious Pathing can not walk through ghosts.</w:t>
      </w:r>
    </w:p>
    <w:p w:rsidR="00000000" w:rsidDel="00000000" w:rsidP="00000000" w:rsidRDefault="00000000" w:rsidRPr="00000000" w14:paraId="000006C4">
      <w:pPr>
        <w:numPr>
          <w:ilvl w:val="0"/>
          <w:numId w:val="80"/>
        </w:numPr>
        <w:spacing w:after="0" w:afterAutospacing="0"/>
        <w:ind w:left="720" w:hanging="360"/>
      </w:pPr>
      <w:r w:rsidDel="00000000" w:rsidR="00000000" w:rsidRPr="00000000">
        <w:rPr>
          <w:rtl w:val="0"/>
        </w:rPr>
        <w:t xml:space="preserve">Can make the unit immune to Morph.</w:t>
      </w:r>
    </w:p>
    <w:p w:rsidR="00000000" w:rsidDel="00000000" w:rsidP="00000000" w:rsidRDefault="00000000" w:rsidRPr="00000000" w14:paraId="000006C5">
      <w:pPr>
        <w:numPr>
          <w:ilvl w:val="0"/>
          <w:numId w:val="80"/>
        </w:numPr>
        <w:spacing w:after="0" w:afterAutospacing="0"/>
        <w:ind w:left="720" w:hanging="360"/>
      </w:pPr>
      <w:r w:rsidDel="00000000" w:rsidR="00000000" w:rsidRPr="00000000">
        <w:rPr>
          <w:rtl w:val="0"/>
        </w:rPr>
        <w:t xml:space="preserve">Can be set so that the unit “cannot block buildings”.</w:t>
      </w:r>
    </w:p>
    <w:p w:rsidR="00000000" w:rsidDel="00000000" w:rsidP="00000000" w:rsidRDefault="00000000" w:rsidRPr="00000000" w14:paraId="000006C6">
      <w:pPr>
        <w:numPr>
          <w:ilvl w:val="1"/>
          <w:numId w:val="80"/>
        </w:numPr>
        <w:spacing w:after="0" w:afterAutospacing="0"/>
        <w:ind w:left="1440" w:hanging="360"/>
      </w:pPr>
      <w:r w:rsidDel="00000000" w:rsidR="00000000" w:rsidRPr="00000000">
        <w:rPr>
          <w:rtl w:val="0"/>
        </w:rPr>
        <w:t xml:space="preserve">This allows for you to place/build buildings on that unit.</w:t>
      </w:r>
    </w:p>
    <w:p w:rsidR="00000000" w:rsidDel="00000000" w:rsidP="00000000" w:rsidRDefault="00000000" w:rsidRPr="00000000" w14:paraId="000006C7">
      <w:pPr>
        <w:numPr>
          <w:ilvl w:val="0"/>
          <w:numId w:val="80"/>
        </w:numPr>
        <w:spacing w:after="0" w:afterAutospacing="0"/>
        <w:ind w:left="720" w:hanging="360"/>
      </w:pPr>
      <w:r w:rsidDel="00000000" w:rsidR="00000000" w:rsidRPr="00000000">
        <w:rPr>
          <w:rtl w:val="0"/>
        </w:rPr>
        <w:t xml:space="preserve">A unit with Ghost will stay invisible even while attacking/casting. This is distinct from Permanent Invisibility, which has the unit become visible again while doing those things.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w:t>
      </w:r>
    </w:p>
    <w:p w:rsidR="00000000" w:rsidDel="00000000" w:rsidP="00000000" w:rsidRDefault="00000000" w:rsidRPr="00000000" w14:paraId="000006C8">
      <w:pPr>
        <w:numPr>
          <w:ilvl w:val="1"/>
          <w:numId w:val="80"/>
        </w:numPr>
        <w:spacing w:after="0" w:afterAutospacing="0"/>
        <w:ind w:left="1440" w:hanging="360"/>
      </w:pPr>
      <w:r w:rsidDel="00000000" w:rsidR="00000000" w:rsidRPr="00000000">
        <w:rPr>
          <w:rtl w:val="0"/>
        </w:rPr>
        <w:t xml:space="preserve">This difference is due to Duration - Normal field.</w:t>
      </w:r>
    </w:p>
    <w:p w:rsidR="00000000" w:rsidDel="00000000" w:rsidP="00000000" w:rsidRDefault="00000000" w:rsidRPr="00000000" w14:paraId="000006C9">
      <w:pPr>
        <w:numPr>
          <w:ilvl w:val="2"/>
          <w:numId w:val="80"/>
        </w:numPr>
        <w:spacing w:after="0" w:afterAutospacing="0"/>
        <w:ind w:left="2160" w:hanging="360"/>
      </w:pPr>
      <w:r w:rsidDel="00000000" w:rsidR="00000000" w:rsidRPr="00000000">
        <w:rPr>
          <w:rtl w:val="0"/>
        </w:rPr>
        <w:t xml:space="preserve">If set to a positive number, the unit will take that long to re-enter invisibility after attacking/casting.</w:t>
      </w:r>
    </w:p>
    <w:p w:rsidR="00000000" w:rsidDel="00000000" w:rsidP="00000000" w:rsidRDefault="00000000" w:rsidRPr="00000000" w14:paraId="000006CA">
      <w:pPr>
        <w:numPr>
          <w:ilvl w:val="2"/>
          <w:numId w:val="80"/>
        </w:numPr>
        <w:spacing w:after="0" w:afterAutospacing="0"/>
        <w:ind w:left="2160" w:hanging="360"/>
      </w:pPr>
      <w:r w:rsidDel="00000000" w:rsidR="00000000" w:rsidRPr="00000000">
        <w:rPr>
          <w:rtl w:val="0"/>
        </w:rPr>
        <w:t xml:space="preserve">If set to 0, the unit will remain invisible permanently</w:t>
      </w:r>
    </w:p>
    <w:p w:rsidR="00000000" w:rsidDel="00000000" w:rsidP="00000000" w:rsidRDefault="00000000" w:rsidRPr="00000000" w14:paraId="000006CB">
      <w:pPr>
        <w:numPr>
          <w:ilvl w:val="2"/>
          <w:numId w:val="80"/>
        </w:numPr>
        <w:spacing w:after="0" w:afterAutospacing="0"/>
        <w:ind w:left="2160" w:hanging="360"/>
      </w:pPr>
      <w:r w:rsidDel="00000000" w:rsidR="00000000" w:rsidRPr="00000000">
        <w:rPr>
          <w:rtl w:val="0"/>
        </w:rPr>
        <w:t xml:space="preserve">If set to a negative number, the unit will never be invisible.</w:t>
      </w:r>
    </w:p>
    <w:p w:rsidR="00000000" w:rsidDel="00000000" w:rsidP="00000000" w:rsidRDefault="00000000" w:rsidRPr="00000000" w14:paraId="000006CC">
      <w:pPr>
        <w:numPr>
          <w:ilvl w:val="3"/>
          <w:numId w:val="80"/>
        </w:numPr>
        <w:spacing w:after="0" w:afterAutospacing="0"/>
        <w:ind w:left="2880" w:hanging="360"/>
      </w:pPr>
      <w:r w:rsidDel="00000000" w:rsidR="00000000" w:rsidRPr="00000000">
        <w:rPr>
          <w:rtl w:val="0"/>
        </w:rPr>
        <w:t xml:space="preserve">This, paired with Auto-Acquire Attack Target = False, can be made into a Hold Fire button for Dummies. Inconsistent for normal units, because they will still attack back if provoked.</w:t>
      </w:r>
    </w:p>
    <w:p w:rsidR="00000000" w:rsidDel="00000000" w:rsidP="00000000" w:rsidRDefault="00000000" w:rsidRPr="00000000" w14:paraId="000006CD">
      <w:pPr>
        <w:numPr>
          <w:ilvl w:val="0"/>
          <w:numId w:val="80"/>
        </w:numPr>
        <w:spacing w:after="0" w:afterAutospacing="0"/>
        <w:ind w:left="720" w:hanging="360"/>
      </w:pPr>
      <w:r w:rsidDel="00000000" w:rsidR="00000000" w:rsidRPr="00000000">
        <w:rPr>
          <w:rtl w:val="0"/>
        </w:rPr>
        <w:t xml:space="preserve">Auras do not work from a unit also having Ghost (2.0.3) </w:t>
      </w:r>
      <w:sdt>
        <w:sdtPr>
          <w:alias w:val="Named contributors"/>
          <w:id w:val="453713670"/>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6CE">
      <w:pPr>
        <w:numPr>
          <w:ilvl w:val="1"/>
          <w:numId w:val="80"/>
        </w:numPr>
        <w:ind w:left="1440" w:hanging="360"/>
      </w:pPr>
      <w:r w:rsidDel="00000000" w:rsidR="00000000" w:rsidRPr="00000000">
        <w:rPr>
          <w:rtl w:val="0"/>
        </w:rPr>
        <w:t xml:space="preserve">But they do work if it has Ghost (visible)</w:t>
      </w:r>
    </w:p>
    <w:p w:rsidR="00000000" w:rsidDel="00000000" w:rsidP="00000000" w:rsidRDefault="00000000" w:rsidRPr="00000000" w14:paraId="000006CF">
      <w:pPr>
        <w:pStyle w:val="Heading2"/>
        <w:ind w:firstLine="720"/>
        <w:rPr/>
      </w:pPr>
      <w:bookmarkStart w:colFirst="0" w:colLast="0" w:name="_7ceto36p5ci4" w:id="123"/>
      <w:bookmarkEnd w:id="123"/>
      <w:r w:rsidDel="00000000" w:rsidR="00000000" w:rsidRPr="00000000">
        <w:rPr>
          <w:rtl w:val="0"/>
        </w:rPr>
        <w:t xml:space="preserve">-Locust:</w:t>
      </w:r>
    </w:p>
    <w:p w:rsidR="00000000" w:rsidDel="00000000" w:rsidP="00000000" w:rsidRDefault="00000000" w:rsidRPr="00000000" w14:paraId="000006D0">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6D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D2">
      <w:pPr>
        <w:ind w:left="720" w:firstLine="720"/>
        <w:rPr/>
      </w:pPr>
      <w:r w:rsidDel="00000000" w:rsidR="00000000" w:rsidRPr="00000000">
        <w:rPr>
          <w:rtl w:val="0"/>
        </w:rPr>
        <w:t xml:space="preserve">RawCode: Aloc</w:t>
      </w:r>
    </w:p>
    <w:p w:rsidR="00000000" w:rsidDel="00000000" w:rsidP="00000000" w:rsidRDefault="00000000" w:rsidRPr="00000000" w14:paraId="000006D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1.31.1.12173</w:t>
      </w:r>
      <w:r w:rsidDel="00000000" w:rsidR="00000000" w:rsidRPr="00000000">
        <w:rPr>
          <w:rtl w:val="0"/>
        </w:rPr>
      </w:r>
    </w:p>
    <w:p w:rsidR="00000000" w:rsidDel="00000000" w:rsidP="00000000" w:rsidRDefault="00000000" w:rsidRPr="00000000" w14:paraId="000006D4">
      <w:pPr>
        <w:numPr>
          <w:ilvl w:val="0"/>
          <w:numId w:val="80"/>
        </w:numPr>
        <w:spacing w:after="0" w:afterAutospacing="0"/>
        <w:ind w:left="720" w:hanging="360"/>
      </w:pPr>
      <w:r w:rsidDel="00000000" w:rsidR="00000000" w:rsidRPr="00000000">
        <w:rPr>
          <w:rtl w:val="0"/>
        </w:rPr>
        <w:t xml:space="preserve">Unit can no longer be selected by players, has no health bar and is invulnerable.</w:t>
      </w:r>
    </w:p>
    <w:p w:rsidR="00000000" w:rsidDel="00000000" w:rsidP="00000000" w:rsidRDefault="00000000" w:rsidRPr="00000000" w14:paraId="000006D5">
      <w:pPr>
        <w:numPr>
          <w:ilvl w:val="0"/>
          <w:numId w:val="80"/>
        </w:numPr>
        <w:spacing w:after="0" w:afterAutospacing="0"/>
        <w:ind w:left="720" w:hanging="360"/>
      </w:pPr>
      <w:r w:rsidDel="00000000" w:rsidR="00000000" w:rsidRPr="00000000">
        <w:rPr>
          <w:rtl w:val="0"/>
        </w:rPr>
        <w:t xml:space="preserve">Locust ability, once added, can't be removed without repercussions.</w:t>
      </w:r>
    </w:p>
    <w:p w:rsidR="00000000" w:rsidDel="00000000" w:rsidP="00000000" w:rsidRDefault="00000000" w:rsidRPr="00000000" w14:paraId="000006D6">
      <w:pPr>
        <w:numPr>
          <w:ilvl w:val="0"/>
          <w:numId w:val="80"/>
        </w:numPr>
        <w:spacing w:after="0" w:afterAutospacing="0"/>
        <w:ind w:left="720" w:hanging="360"/>
      </w:pPr>
      <w:r w:rsidDel="00000000" w:rsidR="00000000" w:rsidRPr="00000000">
        <w:rPr>
          <w:rtl w:val="0"/>
        </w:rPr>
        <w:t xml:space="preserve">Commonly used to mask “dummy units” casting spells behind the scenes.</w:t>
      </w:r>
    </w:p>
    <w:p w:rsidR="00000000" w:rsidDel="00000000" w:rsidP="00000000" w:rsidRDefault="00000000" w:rsidRPr="00000000" w14:paraId="000006D7">
      <w:pPr>
        <w:numPr>
          <w:ilvl w:val="0"/>
          <w:numId w:val="80"/>
        </w:numPr>
        <w:spacing w:after="0" w:afterAutospacing="0"/>
        <w:ind w:left="720" w:hanging="360"/>
      </w:pPr>
      <w:r w:rsidDel="00000000" w:rsidR="00000000" w:rsidRPr="00000000">
        <w:rPr>
          <w:rtl w:val="0"/>
        </w:rPr>
        <w:t xml:space="preserve">Cannot be enumerated via GroupEnumUnitsInRange/Rect. As a result the locust unit is unaffected by aura based abilities, such as Devotion Aura or enemy’s True Sight. </w:t>
      </w:r>
    </w:p>
    <w:p w:rsidR="00000000" w:rsidDel="00000000" w:rsidP="00000000" w:rsidRDefault="00000000" w:rsidRPr="00000000" w14:paraId="000006D8">
      <w:pPr>
        <w:numPr>
          <w:ilvl w:val="0"/>
          <w:numId w:val="80"/>
        </w:numPr>
        <w:spacing w:after="0" w:afterAutospacing="0"/>
        <w:ind w:left="720" w:hanging="360"/>
        <w:rPr>
          <w:ins w:author="gospodar vremena" w:id="35" w:date="2026-06-01T15:35:01Z"/>
        </w:rPr>
      </w:pPr>
      <w:r w:rsidDel="00000000" w:rsidR="00000000" w:rsidRPr="00000000">
        <w:rPr>
          <w:rtl w:val="0"/>
        </w:rPr>
        <w:t xml:space="preserve">To remove Locust from a unit, first assign to a variable, then use hide and unhide. It only removes the inselectability. You have to remove invulnerability in addition. This way it will fire any triggers that uses “unit enters region”. The inselectability of this ability is inherited from the UnselectAble (Alea) below.</w:t>
      </w:r>
      <w:ins w:author="gospodar vremena" w:id="35" w:date="2026-06-01T15:35:01Z">
        <w:r w:rsidDel="00000000" w:rsidR="00000000" w:rsidRPr="00000000">
          <w:rPr>
            <w:rtl w:val="0"/>
          </w:rPr>
        </w:r>
      </w:ins>
    </w:p>
    <w:p w:rsidR="00000000" w:rsidDel="00000000" w:rsidP="00000000" w:rsidRDefault="00000000" w:rsidRPr="00000000" w14:paraId="000006D9">
      <w:pPr>
        <w:numPr>
          <w:ilvl w:val="0"/>
          <w:numId w:val="80"/>
        </w:numPr>
        <w:spacing w:after="240" w:before="0" w:beforeAutospacing="0" w:lineRule="auto"/>
        <w:ind w:left="720" w:right="600" w:hanging="360"/>
        <w:rPr>
          <w:ins w:author="gospodar vremena" w:id="35" w:date="2026-06-01T15:35:01Z"/>
        </w:rPr>
      </w:pPr>
      <w:ins w:author="gospodar vremena" w:id="35" w:date="2026-06-01T15:35:01Z">
        <w:r w:rsidDel="00000000" w:rsidR="00000000" w:rsidRPr="00000000">
          <w:rPr>
            <w:rtl w:val="0"/>
          </w:rPr>
          <w:t xml:space="preserve">When a unit with Locust transforms into a unit without it, the unit remains unselectable. However, it will become targetable by attacks and abilities, including both single-target and area-of-effect abilities. This behavior effectively mimics the UnselectAble (</w:t>
        </w:r>
        <w:r w:rsidDel="00000000" w:rsidR="00000000" w:rsidRPr="00000000">
          <w:rPr>
            <w:i w:val="1"/>
            <w:iCs w:val="1"/>
            <w:rtl w:val="0"/>
          </w:rPr>
          <w:t xml:space="preserve">Alea</w:t>
        </w:r>
        <w:r w:rsidDel="00000000" w:rsidR="00000000" w:rsidRPr="00000000">
          <w:rPr>
            <w:rtl w:val="0"/>
          </w:rPr>
          <w:t xml:space="preserve">) ability.</w:t>
        </w:r>
      </w:ins>
    </w:p>
    <w:p w:rsidR="00000000" w:rsidDel="00000000" w:rsidP="00000000" w:rsidRDefault="00000000" w:rsidRPr="00000000" w14:paraId="000006DA">
      <w:pPr>
        <w:ind w:left="720" w:firstLine="0"/>
        <w:rPr/>
      </w:pPr>
      <w:r w:rsidDel="00000000" w:rsidR="00000000" w:rsidRPr="00000000">
        <w:rPr>
          <w:rtl w:val="0"/>
        </w:rPr>
      </w:r>
    </w:p>
    <w:p w:rsidR="00000000" w:rsidDel="00000000" w:rsidP="00000000" w:rsidRDefault="00000000" w:rsidRPr="00000000" w14:paraId="000006DB">
      <w:pPr>
        <w:pStyle w:val="Heading2"/>
        <w:ind w:firstLine="720"/>
        <w:rPr/>
      </w:pPr>
      <w:bookmarkStart w:colFirst="0" w:colLast="0" w:name="_ruz0ugdvjwxd" w:id="124"/>
      <w:bookmarkEnd w:id="124"/>
      <w:r w:rsidDel="00000000" w:rsidR="00000000" w:rsidRPr="00000000">
        <w:rPr>
          <w:rtl w:val="0"/>
        </w:rPr>
        <w:t xml:space="preserve">-Orb of Annihilation:</w:t>
      </w:r>
    </w:p>
    <w:p w:rsidR="00000000" w:rsidDel="00000000" w:rsidP="00000000" w:rsidRDefault="00000000" w:rsidRPr="00000000" w14:paraId="000006DC">
      <w:pPr>
        <w:rPr/>
      </w:pPr>
      <w:r w:rsidDel="00000000" w:rsidR="00000000" w:rsidRPr="00000000">
        <w:rPr>
          <w:rtl w:val="0"/>
        </w:rPr>
        <w:tab/>
        <w:tab/>
        <w:t xml:space="preserve">Tags: </w:t>
      </w:r>
      <w:r w:rsidDel="00000000" w:rsidR="00000000" w:rsidRPr="00000000">
        <w:rPr>
          <w:color w:val="0000ff"/>
          <w:rtl w:val="0"/>
        </w:rPr>
        <w:t xml:space="preserve">[Flat Damage Decrease] [Flat Damage Increase]</w:t>
      </w:r>
      <w:r w:rsidDel="00000000" w:rsidR="00000000" w:rsidRPr="00000000">
        <w:rPr>
          <w:rtl w:val="0"/>
        </w:rPr>
      </w:r>
    </w:p>
    <w:p w:rsidR="00000000" w:rsidDel="00000000" w:rsidP="00000000" w:rsidRDefault="00000000" w:rsidRPr="00000000" w14:paraId="000006D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6DE">
      <w:pPr>
        <w:ind w:left="720" w:firstLine="720"/>
        <w:rPr/>
      </w:pPr>
      <w:r w:rsidDel="00000000" w:rsidR="00000000" w:rsidRPr="00000000">
        <w:rPr>
          <w:rtl w:val="0"/>
        </w:rPr>
        <w:t xml:space="preserve">RawCode: Afak</w:t>
      </w:r>
    </w:p>
    <w:p w:rsidR="00000000" w:rsidDel="00000000" w:rsidP="00000000" w:rsidRDefault="00000000" w:rsidRPr="00000000" w14:paraId="000006D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E0">
      <w:pPr>
        <w:numPr>
          <w:ilvl w:val="0"/>
          <w:numId w:val="80"/>
        </w:numPr>
        <w:spacing w:after="0" w:afterAutospacing="0"/>
        <w:ind w:left="720" w:hanging="360"/>
      </w:pPr>
      <w:r w:rsidDel="00000000" w:rsidR="00000000" w:rsidRPr="00000000">
        <w:rPr>
          <w:rtl w:val="0"/>
        </w:rPr>
        <w:t xml:space="preserve">“Data - Damage Bonus”</w:t>
      </w:r>
    </w:p>
    <w:p w:rsidR="00000000" w:rsidDel="00000000" w:rsidP="00000000" w:rsidRDefault="00000000" w:rsidRPr="00000000" w14:paraId="000006E1">
      <w:pPr>
        <w:numPr>
          <w:ilvl w:val="1"/>
          <w:numId w:val="80"/>
        </w:numPr>
        <w:spacing w:after="0" w:afterAutospacing="0"/>
        <w:ind w:left="1440" w:hanging="360"/>
      </w:pPr>
      <w:r w:rsidDel="00000000" w:rsidR="00000000" w:rsidRPr="00000000">
        <w:rPr>
          <w:rtl w:val="0"/>
        </w:rPr>
        <w:t xml:space="preserve">Negative values causes the unit to lose damage instead.</w:t>
      </w:r>
    </w:p>
    <w:p w:rsidR="00000000" w:rsidDel="00000000" w:rsidP="00000000" w:rsidRDefault="00000000" w:rsidRPr="00000000" w14:paraId="000006E2">
      <w:pPr>
        <w:numPr>
          <w:ilvl w:val="0"/>
          <w:numId w:val="80"/>
        </w:numPr>
        <w:spacing w:after="0" w:afterAutospacing="0"/>
        <w:ind w:left="720" w:hanging="360"/>
      </w:pPr>
      <w:r w:rsidDel="00000000" w:rsidR="00000000" w:rsidRPr="00000000">
        <w:rPr>
          <w:rtl w:val="0"/>
        </w:rPr>
        <w:t xml:space="preserve">Does not seem to fire an “ability being used” event for triggering purposes when used.</w:t>
      </w:r>
    </w:p>
    <w:p w:rsidR="00000000" w:rsidDel="00000000" w:rsidP="00000000" w:rsidRDefault="00000000" w:rsidRPr="00000000" w14:paraId="000006E3">
      <w:pPr>
        <w:numPr>
          <w:ilvl w:val="0"/>
          <w:numId w:val="80"/>
        </w:numPr>
        <w:spacing w:after="0" w:afterAutospacing="0"/>
        <w:ind w:left="720" w:hanging="360"/>
      </w:pPr>
      <w:r w:rsidDel="00000000" w:rsidR="00000000" w:rsidRPr="00000000">
        <w:rPr>
          <w:rtl w:val="0"/>
        </w:rPr>
        <w:t xml:space="preserve">The bonus damage is the same type as the attack (For example, the Destroyer deals magic damage with its attack, so the damage from Orb of Annihilation is also magic type.)</w:t>
      </w:r>
      <w:r w:rsidDel="00000000" w:rsidR="00000000" w:rsidRPr="00000000">
        <w:rPr>
          <w:rtl w:val="0"/>
        </w:rPr>
      </w:r>
    </w:p>
    <w:p w:rsidR="00000000" w:rsidDel="00000000" w:rsidP="00000000" w:rsidRDefault="00000000" w:rsidRPr="00000000" w14:paraId="000006E4">
      <w:pPr>
        <w:numPr>
          <w:ilvl w:val="1"/>
          <w:numId w:val="80"/>
        </w:numPr>
        <w:spacing w:after="0" w:afterAutospacing="0"/>
        <w:ind w:left="1440" w:hanging="360"/>
      </w:pPr>
      <w:r w:rsidDel="00000000" w:rsidR="00000000" w:rsidRPr="00000000">
        <w:rPr>
          <w:rtl w:val="0"/>
        </w:rPr>
        <w:t xml:space="preserve">The ability will not be fired if the target is magic immune, dealing only the normal attacks damage.</w:t>
      </w:r>
    </w:p>
    <w:p w:rsidR="00000000" w:rsidDel="00000000" w:rsidP="00000000" w:rsidRDefault="00000000" w:rsidRPr="00000000" w14:paraId="000006E5">
      <w:pPr>
        <w:numPr>
          <w:ilvl w:val="0"/>
          <w:numId w:val="80"/>
        </w:numPr>
        <w:spacing w:after="0" w:afterAutospacing="0"/>
        <w:ind w:left="720" w:hanging="360"/>
      </w:pPr>
      <w:r w:rsidDel="00000000" w:rsidR="00000000" w:rsidRPr="00000000">
        <w:rPr>
          <w:rtl w:val="0"/>
        </w:rPr>
        <w:t xml:space="preserve">The splash damage and splash radius of Orb of Annihilation only works IF the Weapon Type of the unit itself is Missile - Splash. Target of the splash damage adheres to the unit’s Area of Effect Targets. </w:t>
      </w:r>
      <w:r w:rsidDel="00000000" w:rsidR="00000000" w:rsidRPr="00000000">
        <w:rPr>
          <w:color w:val="9900ff"/>
          <w:rtl w:val="0"/>
        </w:rPr>
        <w:t xml:space="preserve">(nchp1903)</w:t>
      </w:r>
    </w:p>
    <w:p w:rsidR="00000000" w:rsidDel="00000000" w:rsidP="00000000" w:rsidRDefault="00000000" w:rsidRPr="00000000" w14:paraId="000006E6">
      <w:pPr>
        <w:numPr>
          <w:ilvl w:val="0"/>
          <w:numId w:val="80"/>
        </w:numPr>
        <w:ind w:left="720" w:hanging="360"/>
      </w:pPr>
      <w:r w:rsidDel="00000000" w:rsidR="00000000" w:rsidRPr="00000000">
        <w:rPr>
          <w:rtl w:val="0"/>
        </w:rPr>
        <w:t xml:space="preserve">Missile Art doesn’t appear if the attack is melee.</w:t>
      </w:r>
    </w:p>
    <w:p w:rsidR="00000000" w:rsidDel="00000000" w:rsidP="00000000" w:rsidRDefault="00000000" w:rsidRPr="00000000" w14:paraId="000006E7">
      <w:pPr>
        <w:pStyle w:val="Heading2"/>
        <w:ind w:firstLine="720"/>
        <w:rPr/>
      </w:pPr>
      <w:bookmarkStart w:colFirst="0" w:colLast="0" w:name="_wlw4j95c5guk" w:id="125"/>
      <w:bookmarkEnd w:id="125"/>
      <w:r w:rsidDel="00000000" w:rsidR="00000000" w:rsidRPr="00000000">
        <w:rPr>
          <w:rtl w:val="0"/>
        </w:rPr>
        <w:t xml:space="preserve">-Possession:</w:t>
      </w:r>
    </w:p>
    <w:p w:rsidR="00000000" w:rsidDel="00000000" w:rsidP="00000000" w:rsidRDefault="00000000" w:rsidRPr="00000000" w14:paraId="000006E8">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6E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 This is the (better?) suicide version of Unstable Concoction for Undead</w:t>
      </w:r>
    </w:p>
    <w:p w:rsidR="00000000" w:rsidDel="00000000" w:rsidP="00000000" w:rsidRDefault="00000000" w:rsidRPr="00000000" w14:paraId="000006EA">
      <w:pPr>
        <w:ind w:left="720" w:firstLine="720"/>
        <w:rPr/>
      </w:pPr>
      <w:r w:rsidDel="00000000" w:rsidR="00000000" w:rsidRPr="00000000">
        <w:rPr>
          <w:rtl w:val="0"/>
        </w:rPr>
        <w:t xml:space="preserve">RawCode: Apos Aps2</w:t>
      </w:r>
    </w:p>
    <w:p w:rsidR="00000000" w:rsidDel="00000000" w:rsidP="00000000" w:rsidRDefault="00000000" w:rsidRPr="00000000" w14:paraId="000006E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6EC">
      <w:pPr>
        <w:numPr>
          <w:ilvl w:val="0"/>
          <w:numId w:val="80"/>
        </w:numPr>
        <w:spacing w:after="0" w:afterAutospacing="0"/>
        <w:ind w:left="720" w:hanging="360"/>
      </w:pPr>
      <w:r w:rsidDel="00000000" w:rsidR="00000000" w:rsidRPr="00000000">
        <w:rPr>
          <w:rtl w:val="0"/>
        </w:rPr>
        <w:t xml:space="preserve">Sacrifice unit to take control of another unit.</w:t>
      </w:r>
    </w:p>
    <w:p w:rsidR="00000000" w:rsidDel="00000000" w:rsidP="00000000" w:rsidRDefault="00000000" w:rsidRPr="00000000" w14:paraId="000006ED">
      <w:pPr>
        <w:numPr>
          <w:ilvl w:val="0"/>
          <w:numId w:val="80"/>
        </w:numPr>
        <w:spacing w:after="0" w:afterAutospacing="0"/>
        <w:ind w:left="720" w:hanging="360"/>
      </w:pPr>
      <w:r w:rsidDel="00000000" w:rsidR="00000000" w:rsidRPr="00000000">
        <w:rPr>
          <w:rtl w:val="0"/>
        </w:rPr>
        <w:t xml:space="preserve">Adheres to “Targets Allowed”, so you can change what it can possess.</w:t>
      </w:r>
    </w:p>
    <w:p w:rsidR="00000000" w:rsidDel="00000000" w:rsidP="00000000" w:rsidRDefault="00000000" w:rsidRPr="00000000" w14:paraId="000006EE">
      <w:pPr>
        <w:numPr>
          <w:ilvl w:val="1"/>
          <w:numId w:val="80"/>
        </w:numPr>
        <w:spacing w:after="0" w:afterAutospacing="0"/>
        <w:ind w:left="1440" w:hanging="360"/>
      </w:pPr>
      <w:r w:rsidDel="00000000" w:rsidR="00000000" w:rsidRPr="00000000">
        <w:rPr>
          <w:rtl w:val="0"/>
        </w:rPr>
        <w:t xml:space="preserve">Affect enemy structures.</w:t>
      </w:r>
    </w:p>
    <w:p w:rsidR="00000000" w:rsidDel="00000000" w:rsidP="00000000" w:rsidRDefault="00000000" w:rsidRPr="00000000" w14:paraId="000006EF">
      <w:pPr>
        <w:numPr>
          <w:ilvl w:val="1"/>
          <w:numId w:val="80"/>
        </w:numPr>
        <w:spacing w:after="0" w:afterAutospacing="0"/>
        <w:ind w:left="1440" w:hanging="360"/>
      </w:pPr>
      <w:r w:rsidDel="00000000" w:rsidR="00000000" w:rsidRPr="00000000">
        <w:rPr>
          <w:rtl w:val="0"/>
        </w:rPr>
        <w:t xml:space="preserve">Can never target allied units.</w:t>
        <w:tab/>
      </w:r>
    </w:p>
    <w:p w:rsidR="00000000" w:rsidDel="00000000" w:rsidP="00000000" w:rsidRDefault="00000000" w:rsidRPr="00000000" w14:paraId="000006F0">
      <w:pPr>
        <w:numPr>
          <w:ilvl w:val="0"/>
          <w:numId w:val="80"/>
        </w:numPr>
        <w:spacing w:after="0" w:afterAutospacing="0"/>
        <w:ind w:left="720" w:hanging="360"/>
      </w:pPr>
      <w:r w:rsidDel="00000000" w:rsidR="00000000" w:rsidRPr="00000000">
        <w:rPr>
          <w:rtl w:val="0"/>
        </w:rPr>
        <w:t xml:space="preserve">When channel time is complete, it kills the banshee and sends a projectile flying towards the target unit.</w:t>
      </w:r>
    </w:p>
    <w:p w:rsidR="00000000" w:rsidDel="00000000" w:rsidP="00000000" w:rsidRDefault="00000000" w:rsidRPr="00000000" w14:paraId="000006F1">
      <w:pPr>
        <w:numPr>
          <w:ilvl w:val="1"/>
          <w:numId w:val="80"/>
        </w:numPr>
        <w:spacing w:after="0" w:afterAutospacing="0"/>
        <w:ind w:left="1440" w:hanging="360"/>
      </w:pPr>
      <w:r w:rsidDel="00000000" w:rsidR="00000000" w:rsidRPr="00000000">
        <w:rPr>
          <w:rtl w:val="0"/>
        </w:rPr>
        <w:t xml:space="preserve">Possession takes effect when the projectile lands.</w:t>
      </w:r>
    </w:p>
    <w:p w:rsidR="00000000" w:rsidDel="00000000" w:rsidP="00000000" w:rsidRDefault="00000000" w:rsidRPr="00000000" w14:paraId="000006F2">
      <w:pPr>
        <w:numPr>
          <w:ilvl w:val="1"/>
          <w:numId w:val="80"/>
        </w:numPr>
        <w:spacing w:after="0" w:afterAutospacing="0"/>
        <w:ind w:left="1440" w:hanging="360"/>
      </w:pPr>
      <w:r w:rsidDel="00000000" w:rsidR="00000000" w:rsidRPr="00000000">
        <w:rPr>
          <w:rtl w:val="0"/>
        </w:rPr>
        <w:t xml:space="preserve">This projectile can be disjointed, wasting the ability.</w:t>
      </w:r>
    </w:p>
    <w:p w:rsidR="00000000" w:rsidDel="00000000" w:rsidP="00000000" w:rsidRDefault="00000000" w:rsidRPr="00000000" w14:paraId="000006F3">
      <w:pPr>
        <w:numPr>
          <w:ilvl w:val="0"/>
          <w:numId w:val="80"/>
        </w:numPr>
        <w:spacing w:after="0" w:afterAutospacing="0"/>
        <w:ind w:left="720" w:hanging="360"/>
      </w:pPr>
      <w:r w:rsidDel="00000000" w:rsidR="00000000" w:rsidRPr="00000000">
        <w:rPr>
          <w:rtl w:val="0"/>
        </w:rPr>
        <w:t xml:space="preserve">“Data - Damage Amplification” is for the caster.</w:t>
      </w:r>
    </w:p>
    <w:p w:rsidR="00000000" w:rsidDel="00000000" w:rsidP="00000000" w:rsidRDefault="00000000" w:rsidRPr="00000000" w14:paraId="000006F4">
      <w:pPr>
        <w:numPr>
          <w:ilvl w:val="1"/>
          <w:numId w:val="80"/>
        </w:numPr>
        <w:spacing w:after="0" w:afterAutospacing="0"/>
        <w:ind w:left="1440" w:hanging="360"/>
      </w:pPr>
      <w:r w:rsidDel="00000000" w:rsidR="00000000" w:rsidRPr="00000000">
        <w:rPr>
          <w:rtl w:val="0"/>
        </w:rPr>
        <w:t xml:space="preserve">Values higher than 1 increase damage taken.</w:t>
      </w:r>
    </w:p>
    <w:p w:rsidR="00000000" w:rsidDel="00000000" w:rsidP="00000000" w:rsidRDefault="00000000" w:rsidRPr="00000000" w14:paraId="000006F5">
      <w:pPr>
        <w:numPr>
          <w:ilvl w:val="1"/>
          <w:numId w:val="80"/>
        </w:numPr>
        <w:spacing w:after="0" w:afterAutospacing="0"/>
        <w:ind w:left="1440" w:hanging="360"/>
      </w:pPr>
      <w:r w:rsidDel="00000000" w:rsidR="00000000" w:rsidRPr="00000000">
        <w:rPr>
          <w:rtl w:val="0"/>
        </w:rPr>
        <w:t xml:space="preserve">Value equal to 0 or less does no damage nor heal.</w:t>
      </w:r>
    </w:p>
    <w:p w:rsidR="00000000" w:rsidDel="00000000" w:rsidP="00000000" w:rsidRDefault="00000000" w:rsidRPr="00000000" w14:paraId="000006F6">
      <w:pPr>
        <w:numPr>
          <w:ilvl w:val="0"/>
          <w:numId w:val="80"/>
        </w:numPr>
        <w:ind w:left="720" w:hanging="360"/>
      </w:pPr>
      <w:r w:rsidDel="00000000" w:rsidR="00000000" w:rsidRPr="00000000">
        <w:rPr>
          <w:rtl w:val="0"/>
        </w:rPr>
        <w:t xml:space="preserve">“Data - Target is Magic Immune”, “Target is Invulnerable” applies respective effect on the target.</w:t>
      </w:r>
    </w:p>
    <w:p w:rsidR="00000000" w:rsidDel="00000000" w:rsidP="00000000" w:rsidRDefault="00000000" w:rsidRPr="00000000" w14:paraId="000006F7">
      <w:pPr>
        <w:ind w:left="2160" w:firstLine="0"/>
        <w:rPr/>
      </w:pPr>
      <w:r w:rsidDel="00000000" w:rsidR="00000000" w:rsidRPr="00000000">
        <w:rPr>
          <w:rtl w:val="0"/>
        </w:rPr>
        <w:tab/>
        <w:t xml:space="preserve">This prevents other interventions.</w:t>
      </w:r>
    </w:p>
    <w:p w:rsidR="00000000" w:rsidDel="00000000" w:rsidP="00000000" w:rsidRDefault="00000000" w:rsidRPr="00000000" w14:paraId="000006F8">
      <w:pPr>
        <w:numPr>
          <w:ilvl w:val="0"/>
          <w:numId w:val="65"/>
        </w:numPr>
        <w:spacing w:after="0" w:afterAutospacing="0"/>
        <w:ind w:left="2160" w:hanging="360"/>
      </w:pPr>
      <w:commentRangeStart w:id="22"/>
      <w:commentRangeStart w:id="23"/>
      <w:commentRangeStart w:id="24"/>
      <w:r w:rsidDel="00000000" w:rsidR="00000000" w:rsidRPr="00000000">
        <w:rPr>
          <w:rtl w:val="0"/>
        </w:rPr>
        <w:t xml:space="preserve">Cannot cast on the unit under affected by possession and unit with possession projectile flying towards them.</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6F9">
      <w:pPr>
        <w:numPr>
          <w:ilvl w:val="0"/>
          <w:numId w:val="65"/>
        </w:numPr>
        <w:spacing w:after="0" w:afterAutospacing="0"/>
        <w:ind w:left="2160" w:hanging="360"/>
      </w:pPr>
      <w:r w:rsidDel="00000000" w:rsidR="00000000" w:rsidRPr="00000000">
        <w:rPr>
          <w:rtl w:val="0"/>
        </w:rPr>
        <w:t xml:space="preserve">If the target dies while Possession is still channeled and decay completed, game will crash [1.26]. </w:t>
      </w:r>
      <w:r w:rsidDel="00000000" w:rsidR="00000000" w:rsidRPr="00000000">
        <w:rPr>
          <w:color w:val="660000"/>
          <w:rtl w:val="0"/>
        </w:rPr>
        <w:t xml:space="preserve">(</w:t>
      </w:r>
      <w:r w:rsidDel="00000000" w:rsidR="00000000" w:rsidRPr="00000000">
        <w:rPr>
          <w:color w:val="9900ff"/>
          <w:rtl w:val="0"/>
        </w:rPr>
        <w:t xml:space="preserve">DracoL1ch</w:t>
      </w:r>
      <w:r w:rsidDel="00000000" w:rsidR="00000000" w:rsidRPr="00000000">
        <w:rPr>
          <w:color w:val="660000"/>
          <w:rtl w:val="0"/>
        </w:rPr>
        <w:t xml:space="preserve">)</w:t>
      </w:r>
      <w:r w:rsidDel="00000000" w:rsidR="00000000" w:rsidRPr="00000000">
        <w:rPr>
          <w:rtl w:val="0"/>
        </w:rPr>
      </w:r>
    </w:p>
    <w:p w:rsidR="00000000" w:rsidDel="00000000" w:rsidP="00000000" w:rsidRDefault="00000000" w:rsidRPr="00000000" w14:paraId="000006FA">
      <w:pPr>
        <w:numPr>
          <w:ilvl w:val="0"/>
          <w:numId w:val="65"/>
        </w:numPr>
        <w:spacing w:after="0" w:afterAutospacing="0"/>
        <w:ind w:left="2160" w:hanging="360"/>
      </w:pPr>
      <w:r w:rsidDel="00000000" w:rsidR="00000000" w:rsidRPr="00000000">
        <w:rPr>
          <w:rtl w:val="0"/>
        </w:rPr>
        <w:t xml:space="preserve">Similar to Unstable Concoction, the unit is simply hidden but its UI still remains. It can be unhidden and become vulnerable but cannot move. </w:t>
      </w:r>
    </w:p>
    <w:p w:rsidR="00000000" w:rsidDel="00000000" w:rsidP="00000000" w:rsidRDefault="00000000" w:rsidRPr="00000000" w14:paraId="000006FB">
      <w:pPr>
        <w:numPr>
          <w:ilvl w:val="0"/>
          <w:numId w:val="65"/>
        </w:numPr>
        <w:spacing w:after="0" w:afterAutospacing="0"/>
        <w:ind w:left="2160" w:hanging="360"/>
      </w:pPr>
      <w:r w:rsidDel="00000000" w:rsidR="00000000" w:rsidRPr="00000000">
        <w:rPr>
          <w:rtl w:val="0"/>
        </w:rPr>
        <w:t xml:space="preserve">If the unit has reincarnation and is unhidden it will not not die while still possessing enemies.</w:t>
      </w:r>
    </w:p>
    <w:p w:rsidR="00000000" w:rsidDel="00000000" w:rsidP="00000000" w:rsidRDefault="00000000" w:rsidRPr="00000000" w14:paraId="000006FC">
      <w:pPr>
        <w:numPr>
          <w:ilvl w:val="0"/>
          <w:numId w:val="65"/>
        </w:numPr>
        <w:spacing w:after="0" w:afterAutospacing="0"/>
        <w:ind w:left="2160" w:hanging="360"/>
      </w:pPr>
      <w:r w:rsidDel="00000000" w:rsidR="00000000" w:rsidRPr="00000000">
        <w:rPr>
          <w:rtl w:val="0"/>
        </w:rPr>
        <w:t xml:space="preserve">The caster does not always die. If the target is hidden upon impacting the projectile disappears or the projectile is disjointed, the caster regains its selection and position while the target does not change owner.</w:t>
      </w:r>
    </w:p>
    <w:p w:rsidR="00000000" w:rsidDel="00000000" w:rsidP="00000000" w:rsidRDefault="00000000" w:rsidRPr="00000000" w14:paraId="000006FD">
      <w:pPr>
        <w:numPr>
          <w:ilvl w:val="0"/>
          <w:numId w:val="65"/>
        </w:numPr>
        <w:spacing w:after="0" w:afterAutospacing="0"/>
        <w:ind w:left="2160" w:hanging="360"/>
      </w:pPr>
      <w:r w:rsidDel="00000000" w:rsidR="00000000" w:rsidRPr="00000000">
        <w:rPr>
          <w:rtl w:val="0"/>
        </w:rPr>
        <w:t xml:space="preserve">The owner is determined upon finishing cast. If the caster changes owner when the projectile is travelling, the target will always take the owner of the caster before ownership changes.</w:t>
      </w:r>
    </w:p>
    <w:p w:rsidR="00000000" w:rsidDel="00000000" w:rsidP="00000000" w:rsidRDefault="00000000" w:rsidRPr="00000000" w14:paraId="000006FE">
      <w:pPr>
        <w:numPr>
          <w:ilvl w:val="1"/>
          <w:numId w:val="65"/>
        </w:numPr>
        <w:spacing w:after="0" w:afterAutospacing="0"/>
        <w:ind w:left="2880" w:hanging="360"/>
      </w:pPr>
      <w:r w:rsidDel="00000000" w:rsidR="00000000" w:rsidRPr="00000000">
        <w:rPr>
          <w:rtl w:val="0"/>
        </w:rPr>
        <w:t xml:space="preserve">If the target changes owner to the same as the caster or others, always change to the owner of the caster at the time of casting, keep the possession buff until impact and kill the caster.</w:t>
      </w:r>
    </w:p>
    <w:p w:rsidR="00000000" w:rsidDel="00000000" w:rsidP="00000000" w:rsidRDefault="00000000" w:rsidRPr="00000000" w14:paraId="000006FF">
      <w:pPr>
        <w:numPr>
          <w:ilvl w:val="1"/>
          <w:numId w:val="65"/>
        </w:numPr>
        <w:spacing w:after="0" w:afterAutospacing="0"/>
        <w:ind w:left="2880" w:hanging="360"/>
      </w:pPr>
      <w:r w:rsidDel="00000000" w:rsidR="00000000" w:rsidRPr="00000000">
        <w:rPr>
          <w:rtl w:val="0"/>
        </w:rPr>
        <w:t xml:space="preserve">If the target begins changing owner while affected by some abilities such as Cyclone or Divine Shield immediately removes such effects and change owner..</w:t>
      </w:r>
    </w:p>
    <w:p w:rsidR="00000000" w:rsidDel="00000000" w:rsidP="00000000" w:rsidRDefault="00000000" w:rsidRPr="00000000" w14:paraId="00000700">
      <w:pPr>
        <w:numPr>
          <w:ilvl w:val="0"/>
          <w:numId w:val="65"/>
        </w:numPr>
        <w:ind w:left="2160" w:hanging="360"/>
      </w:pPr>
      <w:r w:rsidDel="00000000" w:rsidR="00000000" w:rsidRPr="00000000">
        <w:rPr>
          <w:rtl w:val="0"/>
        </w:rPr>
        <w:t xml:space="preserve">Can be applied onto flying units under Web/Ensnare/Entangling Roots.</w:t>
      </w:r>
    </w:p>
    <w:p w:rsidR="00000000" w:rsidDel="00000000" w:rsidP="00000000" w:rsidRDefault="00000000" w:rsidRPr="00000000" w14:paraId="00000701">
      <w:pPr>
        <w:ind w:left="2160" w:firstLine="0"/>
        <w:rPr/>
      </w:pPr>
      <w:r w:rsidDel="00000000" w:rsidR="00000000" w:rsidRPr="00000000">
        <w:rPr>
          <w:rtl w:val="0"/>
        </w:rPr>
        <w:t xml:space="preserve">Deal Unknown damage type at both casting and impacting.</w:t>
      </w:r>
    </w:p>
    <w:p w:rsidR="00000000" w:rsidDel="00000000" w:rsidP="00000000" w:rsidRDefault="00000000" w:rsidRPr="00000000" w14:paraId="00000702">
      <w:pPr>
        <w:pStyle w:val="Heading2"/>
        <w:ind w:firstLine="720"/>
        <w:rPr/>
      </w:pPr>
      <w:bookmarkStart w:colFirst="0" w:colLast="0" w:name="_gm7j0fjkqz7w" w:id="126"/>
      <w:bookmarkEnd w:id="126"/>
      <w:r w:rsidDel="00000000" w:rsidR="00000000" w:rsidRPr="00000000">
        <w:rPr>
          <w:rtl w:val="0"/>
        </w:rPr>
        <w:t xml:space="preserve">-Prioritize:</w:t>
      </w:r>
    </w:p>
    <w:p w:rsidR="00000000" w:rsidDel="00000000" w:rsidP="00000000" w:rsidRDefault="00000000" w:rsidRPr="00000000" w14:paraId="00000703">
      <w:pPr>
        <w:rPr/>
      </w:pPr>
      <w:r w:rsidDel="00000000" w:rsidR="00000000" w:rsidRPr="00000000">
        <w:rPr>
          <w:rtl w:val="0"/>
        </w:rPr>
        <w:tab/>
        <w:tab/>
        <w:t xml:space="preserve">Tags: </w:t>
      </w:r>
      <w:r w:rsidDel="00000000" w:rsidR="00000000" w:rsidRPr="00000000">
        <w:rPr>
          <w:color w:val="0000ff"/>
          <w:rtl w:val="0"/>
        </w:rPr>
        <w:t xml:space="preserve">[Unique] [TODO]</w:t>
      </w:r>
      <w:r w:rsidDel="00000000" w:rsidR="00000000" w:rsidRPr="00000000">
        <w:rPr>
          <w:rtl w:val="0"/>
        </w:rPr>
      </w:r>
    </w:p>
    <w:p w:rsidR="00000000" w:rsidDel="00000000" w:rsidP="00000000" w:rsidRDefault="00000000" w:rsidRPr="00000000" w14:paraId="0000070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Allows you to give units custom targeting priorities.</w:t>
      </w:r>
    </w:p>
    <w:p w:rsidR="00000000" w:rsidDel="00000000" w:rsidP="00000000" w:rsidRDefault="00000000" w:rsidRPr="00000000" w14:paraId="00000705">
      <w:pPr>
        <w:ind w:left="720" w:firstLine="720"/>
        <w:rPr/>
      </w:pPr>
      <w:r w:rsidDel="00000000" w:rsidR="00000000" w:rsidRPr="00000000">
        <w:rPr>
          <w:rtl w:val="0"/>
        </w:rPr>
        <w:t xml:space="preserve">RawCode: Aatp</w:t>
      </w:r>
    </w:p>
    <w:p w:rsidR="00000000" w:rsidDel="00000000" w:rsidP="00000000" w:rsidRDefault="00000000" w:rsidRPr="00000000" w14:paraId="0000070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1.32.10.18067</w:t>
      </w:r>
      <w:r w:rsidDel="00000000" w:rsidR="00000000" w:rsidRPr="00000000">
        <w:rPr>
          <w:rtl w:val="0"/>
        </w:rPr>
      </w:r>
    </w:p>
    <w:p w:rsidR="00000000" w:rsidDel="00000000" w:rsidP="00000000" w:rsidRDefault="00000000" w:rsidRPr="00000000" w14:paraId="00000707">
      <w:pPr>
        <w:numPr>
          <w:ilvl w:val="0"/>
          <w:numId w:val="80"/>
        </w:numPr>
        <w:spacing w:after="0" w:afterAutospacing="0"/>
        <w:ind w:left="720" w:hanging="360"/>
      </w:pPr>
      <w:r w:rsidDel="00000000" w:rsidR="00000000" w:rsidRPr="00000000">
        <w:rPr>
          <w:rtl w:val="0"/>
        </w:rPr>
        <w:t xml:space="preserve">Data - AOE Damage</w:t>
      </w:r>
    </w:p>
    <w:p w:rsidR="00000000" w:rsidDel="00000000" w:rsidP="00000000" w:rsidRDefault="00000000" w:rsidRPr="00000000" w14:paraId="00000708">
      <w:pPr>
        <w:numPr>
          <w:ilvl w:val="1"/>
          <w:numId w:val="80"/>
        </w:numPr>
        <w:spacing w:after="0" w:afterAutospacing="0"/>
        <w:ind w:left="1440" w:hanging="360"/>
      </w:pPr>
      <w:r w:rsidDel="00000000" w:rsidR="00000000" w:rsidRPr="00000000">
        <w:rPr>
          <w:rtl w:val="0"/>
        </w:rPr>
        <w:t xml:space="preserve">Unknown currently, speculated to make the unit consider splash damage.</w:t>
      </w:r>
    </w:p>
    <w:p w:rsidR="00000000" w:rsidDel="00000000" w:rsidP="00000000" w:rsidRDefault="00000000" w:rsidRPr="00000000" w14:paraId="00000709">
      <w:pPr>
        <w:numPr>
          <w:ilvl w:val="0"/>
          <w:numId w:val="80"/>
        </w:numPr>
        <w:ind w:left="720" w:hanging="360"/>
      </w:pPr>
      <w:r w:rsidDel="00000000" w:rsidR="00000000" w:rsidRPr="00000000">
        <w:rPr>
          <w:rtl w:val="0"/>
        </w:rPr>
        <w:t xml:space="preserve">The targeting of the unit when this ability is toggled is entirely based on Targets Allowed.</w:t>
      </w:r>
    </w:p>
    <w:p w:rsidR="00000000" w:rsidDel="00000000" w:rsidP="00000000" w:rsidRDefault="00000000" w:rsidRPr="00000000" w14:paraId="0000070A">
      <w:pPr>
        <w:pStyle w:val="Heading2"/>
        <w:ind w:firstLine="720"/>
        <w:rPr/>
      </w:pPr>
      <w:bookmarkStart w:colFirst="0" w:colLast="0" w:name="_z051ja4hnzjw" w:id="127"/>
      <w:bookmarkEnd w:id="127"/>
      <w:r w:rsidDel="00000000" w:rsidR="00000000" w:rsidRPr="00000000">
        <w:rPr>
          <w:rtl w:val="0"/>
        </w:rPr>
        <w:t xml:space="preserve">-Raise Dead:</w:t>
      </w:r>
    </w:p>
    <w:p w:rsidR="00000000" w:rsidDel="00000000" w:rsidP="00000000" w:rsidRDefault="00000000" w:rsidRPr="00000000" w14:paraId="0000070B">
      <w:pPr>
        <w:rPr/>
      </w:pPr>
      <w:r w:rsidDel="00000000" w:rsidR="00000000" w:rsidRPr="00000000">
        <w:rPr>
          <w:rtl w:val="0"/>
        </w:rPr>
        <w:tab/>
        <w:tab/>
        <w:t xml:space="preserve">Tags: </w:t>
      </w:r>
      <w:r w:rsidDel="00000000" w:rsidR="00000000" w:rsidRPr="00000000">
        <w:rPr>
          <w:color w:val="0000ff"/>
          <w:rtl w:val="0"/>
        </w:rPr>
        <w:t xml:space="preserve">[Summon] [Autocast]</w:t>
      </w:r>
      <w:r w:rsidDel="00000000" w:rsidR="00000000" w:rsidRPr="00000000">
        <w:rPr>
          <w:rtl w:val="0"/>
        </w:rPr>
      </w:r>
    </w:p>
    <w:p w:rsidR="00000000" w:rsidDel="00000000" w:rsidP="00000000" w:rsidRDefault="00000000" w:rsidRPr="00000000" w14:paraId="0000070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Probably the only 2 leveled unit ability in the base game.</w:t>
      </w:r>
    </w:p>
    <w:p w:rsidR="00000000" w:rsidDel="00000000" w:rsidP="00000000" w:rsidRDefault="00000000" w:rsidRPr="00000000" w14:paraId="0000070D">
      <w:pPr>
        <w:ind w:left="720" w:firstLine="720"/>
        <w:rPr/>
      </w:pPr>
      <w:r w:rsidDel="00000000" w:rsidR="00000000" w:rsidRPr="00000000">
        <w:rPr>
          <w:rtl w:val="0"/>
        </w:rPr>
        <w:t xml:space="preserve">RawCode: Arai</w:t>
      </w:r>
    </w:p>
    <w:p w:rsidR="00000000" w:rsidDel="00000000" w:rsidP="00000000" w:rsidRDefault="00000000" w:rsidRPr="00000000" w14:paraId="0000070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0F">
      <w:pPr>
        <w:numPr>
          <w:ilvl w:val="0"/>
          <w:numId w:val="80"/>
        </w:numPr>
        <w:spacing w:after="0" w:afterAutospacing="0"/>
        <w:ind w:left="720" w:hanging="360"/>
      </w:pPr>
      <w:r w:rsidDel="00000000" w:rsidR="00000000" w:rsidRPr="00000000">
        <w:rPr>
          <w:rtl w:val="0"/>
        </w:rPr>
        <w:t xml:space="preserve">Hardcoded to only work on corpses.</w:t>
      </w:r>
    </w:p>
    <w:p w:rsidR="00000000" w:rsidDel="00000000" w:rsidP="00000000" w:rsidRDefault="00000000" w:rsidRPr="00000000" w14:paraId="00000710">
      <w:pPr>
        <w:numPr>
          <w:ilvl w:val="0"/>
          <w:numId w:val="80"/>
        </w:numPr>
        <w:spacing w:after="0" w:afterAutospacing="0"/>
        <w:ind w:left="720" w:hanging="360"/>
      </w:pPr>
      <w:r w:rsidDel="00000000" w:rsidR="00000000" w:rsidRPr="00000000">
        <w:rPr>
          <w:rtl w:val="0"/>
        </w:rPr>
        <w:t xml:space="preserve">To make it not check unit cap, set the unit type for limit check to a bullshit ID other than the summoned units</w:t>
      </w:r>
    </w:p>
    <w:p w:rsidR="00000000" w:rsidDel="00000000" w:rsidP="00000000" w:rsidRDefault="00000000" w:rsidRPr="00000000" w14:paraId="00000711">
      <w:pPr>
        <w:numPr>
          <w:ilvl w:val="0"/>
          <w:numId w:val="80"/>
        </w:numPr>
        <w:spacing w:after="0" w:afterAutospacing="0"/>
        <w:ind w:left="720" w:hanging="360"/>
      </w:pPr>
      <w:r w:rsidDel="00000000" w:rsidR="00000000" w:rsidRPr="00000000">
        <w:rPr>
          <w:rtl w:val="0"/>
        </w:rPr>
        <w:t xml:space="preserve">A non-autocast version exists as an item ability.</w:t>
      </w:r>
    </w:p>
    <w:p w:rsidR="00000000" w:rsidDel="00000000" w:rsidP="00000000" w:rsidRDefault="00000000" w:rsidRPr="00000000" w14:paraId="00000712">
      <w:pPr>
        <w:numPr>
          <w:ilvl w:val="0"/>
          <w:numId w:val="80"/>
        </w:numPr>
        <w:spacing w:after="0" w:afterAutospacing="0"/>
        <w:ind w:left="720" w:hanging="360"/>
      </w:pPr>
      <w:r w:rsidDel="00000000" w:rsidR="00000000" w:rsidRPr="00000000">
        <w:rPr>
          <w:rtl w:val="0"/>
        </w:rPr>
        <w:t xml:space="preserve">Computer controlled players cannot use raise dead (or Rod of Necromancy) </w:t>
      </w:r>
      <w:r w:rsidDel="00000000" w:rsidR="00000000" w:rsidRPr="00000000">
        <w:rPr>
          <w:b w:val="1"/>
          <w:bCs w:val="1"/>
          <w:rtl w:val="0"/>
        </w:rPr>
        <w:t xml:space="preserve">under any circumstances</w:t>
      </w:r>
      <w:r w:rsidDel="00000000" w:rsidR="00000000" w:rsidRPr="00000000">
        <w:rPr>
          <w:rtl w:val="0"/>
        </w:rPr>
        <w:t xml:space="preserve"> unless the unit in question is in combat. This also includes triggers or sharing control with a human-controlled player.</w:t>
      </w:r>
    </w:p>
    <w:p w:rsidR="00000000" w:rsidDel="00000000" w:rsidP="00000000" w:rsidRDefault="00000000" w:rsidRPr="00000000" w14:paraId="00000713">
      <w:pPr>
        <w:numPr>
          <w:ilvl w:val="0"/>
          <w:numId w:val="80"/>
        </w:numPr>
        <w:spacing w:after="0" w:afterAutospacing="0"/>
        <w:ind w:left="720" w:hanging="360"/>
      </w:pPr>
      <w:r w:rsidDel="00000000" w:rsidR="00000000" w:rsidRPr="00000000">
        <w:rPr>
          <w:rtl w:val="0"/>
        </w:rPr>
        <w:t xml:space="preserve">A nearby unit with corpse storage will drop one and use it as a target</w:t>
      </w:r>
    </w:p>
    <w:p w:rsidR="00000000" w:rsidDel="00000000" w:rsidP="00000000" w:rsidRDefault="00000000" w:rsidRPr="00000000" w14:paraId="00000714">
      <w:pPr>
        <w:numPr>
          <w:ilvl w:val="1"/>
          <w:numId w:val="80"/>
        </w:numPr>
        <w:spacing w:after="0" w:afterAutospacing="0"/>
        <w:ind w:left="1440" w:hanging="360"/>
      </w:pPr>
      <w:r w:rsidDel="00000000" w:rsidR="00000000" w:rsidRPr="00000000">
        <w:rPr>
          <w:rtl w:val="0"/>
        </w:rPr>
        <w:t xml:space="preserve">It might replace the wagon instead, due to a bug</w:t>
      </w:r>
    </w:p>
    <w:p w:rsidR="00000000" w:rsidDel="00000000" w:rsidP="00000000" w:rsidRDefault="00000000" w:rsidRPr="00000000" w14:paraId="00000715">
      <w:pPr>
        <w:numPr>
          <w:ilvl w:val="1"/>
          <w:numId w:val="80"/>
        </w:numPr>
        <w:ind w:left="1440" w:hanging="360"/>
      </w:pPr>
      <w:r w:rsidDel="00000000" w:rsidR="00000000" w:rsidRPr="00000000">
        <w:rPr>
          <w:rtl w:val="0"/>
        </w:rPr>
        <w:t xml:space="preserve">Precise behaviour needs further tests</w:t>
      </w:r>
    </w:p>
    <w:p w:rsidR="00000000" w:rsidDel="00000000" w:rsidP="00000000" w:rsidRDefault="00000000" w:rsidRPr="00000000" w14:paraId="00000716">
      <w:pPr>
        <w:pStyle w:val="Heading2"/>
        <w:ind w:firstLine="720"/>
        <w:rPr/>
      </w:pPr>
      <w:bookmarkStart w:colFirst="0" w:colLast="0" w:name="_rv2kte9h5w17" w:id="128"/>
      <w:bookmarkEnd w:id="128"/>
      <w:r w:rsidDel="00000000" w:rsidR="00000000" w:rsidRPr="00000000">
        <w:rPr>
          <w:rtl w:val="0"/>
        </w:rPr>
        <w:t xml:space="preserve">-Replenish:</w:t>
      </w:r>
    </w:p>
    <w:p w:rsidR="00000000" w:rsidDel="00000000" w:rsidP="00000000" w:rsidRDefault="00000000" w:rsidRPr="00000000" w14:paraId="00000717">
      <w:pPr>
        <w:rPr/>
      </w:pPr>
      <w:r w:rsidDel="00000000" w:rsidR="00000000" w:rsidRPr="00000000">
        <w:rPr>
          <w:rtl w:val="0"/>
        </w:rPr>
        <w:tab/>
        <w:tab/>
        <w:t xml:space="preserve">Tags: </w:t>
      </w:r>
      <w:r w:rsidDel="00000000" w:rsidR="00000000" w:rsidRPr="00000000">
        <w:rPr>
          <w:color w:val="0000ff"/>
          <w:rtl w:val="0"/>
        </w:rPr>
        <w:t xml:space="preserve">[Unused] [Autocast]</w:t>
      </w:r>
      <w:r w:rsidDel="00000000" w:rsidR="00000000" w:rsidRPr="00000000">
        <w:rPr>
          <w:rtl w:val="0"/>
        </w:rPr>
      </w:r>
    </w:p>
    <w:p w:rsidR="00000000" w:rsidDel="00000000" w:rsidP="00000000" w:rsidRDefault="00000000" w:rsidRPr="00000000" w14:paraId="0000071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19">
      <w:pPr>
        <w:ind w:left="720" w:firstLine="720"/>
        <w:rPr/>
      </w:pPr>
      <w:r w:rsidDel="00000000" w:rsidR="00000000" w:rsidRPr="00000000">
        <w:rPr>
          <w:rtl w:val="0"/>
        </w:rPr>
        <w:t xml:space="preserve">RawCode: Arpb</w:t>
      </w:r>
    </w:p>
    <w:p w:rsidR="00000000" w:rsidDel="00000000" w:rsidP="00000000" w:rsidRDefault="00000000" w:rsidRPr="00000000" w14:paraId="0000071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1B">
      <w:pPr>
        <w:numPr>
          <w:ilvl w:val="0"/>
          <w:numId w:val="80"/>
        </w:numPr>
        <w:spacing w:after="0" w:afterAutospacing="0"/>
        <w:ind w:left="720" w:hanging="360"/>
      </w:pPr>
      <w:r w:rsidDel="00000000" w:rsidR="00000000" w:rsidRPr="00000000">
        <w:rPr>
          <w:rtl w:val="0"/>
        </w:rPr>
        <w:t xml:space="preserve">An old combination of Essence of Blight and Spirit Touch from an early prototype of the Obsidian Statue.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w:t>
      </w:r>
    </w:p>
    <w:p w:rsidR="00000000" w:rsidDel="00000000" w:rsidP="00000000" w:rsidRDefault="00000000" w:rsidRPr="00000000" w14:paraId="0000071C">
      <w:pPr>
        <w:numPr>
          <w:ilvl w:val="0"/>
          <w:numId w:val="80"/>
        </w:numPr>
        <w:ind w:left="720" w:hanging="360"/>
      </w:pPr>
      <w:r w:rsidDel="00000000" w:rsidR="00000000" w:rsidRPr="00000000">
        <w:rPr>
          <w:rtl w:val="0"/>
        </w:rPr>
        <w:t xml:space="preserve">Can’t target a unit which has either full life or full mana</w:t>
      </w:r>
    </w:p>
    <w:p w:rsidR="00000000" w:rsidDel="00000000" w:rsidP="00000000" w:rsidRDefault="00000000" w:rsidRPr="00000000" w14:paraId="0000071D">
      <w:pPr>
        <w:pStyle w:val="Heading2"/>
        <w:ind w:firstLine="720"/>
        <w:rPr/>
      </w:pPr>
      <w:bookmarkStart w:colFirst="0" w:colLast="0" w:name="_i91qwl7xwyy9" w:id="129"/>
      <w:bookmarkEnd w:id="129"/>
      <w:r w:rsidDel="00000000" w:rsidR="00000000" w:rsidRPr="00000000">
        <w:rPr>
          <w:rtl w:val="0"/>
        </w:rPr>
        <w:t xml:space="preserve">-Replenish Mana:</w:t>
      </w:r>
    </w:p>
    <w:p w:rsidR="00000000" w:rsidDel="00000000" w:rsidP="00000000" w:rsidRDefault="00000000" w:rsidRPr="00000000" w14:paraId="0000071E">
      <w:pPr>
        <w:rPr/>
      </w:pPr>
      <w:r w:rsidDel="00000000" w:rsidR="00000000" w:rsidRPr="00000000">
        <w:rPr>
          <w:rtl w:val="0"/>
        </w:rPr>
        <w:tab/>
        <w:tab/>
        <w:t xml:space="preserve">Tags: </w:t>
      </w:r>
      <w:r w:rsidDel="00000000" w:rsidR="00000000" w:rsidRPr="00000000">
        <w:rPr>
          <w:color w:val="0000ff"/>
          <w:rtl w:val="0"/>
        </w:rPr>
        <w:t xml:space="preserve">[Unused] [Autocast]</w:t>
      </w:r>
      <w:r w:rsidDel="00000000" w:rsidR="00000000" w:rsidRPr="00000000">
        <w:rPr>
          <w:rtl w:val="0"/>
        </w:rPr>
      </w:r>
    </w:p>
    <w:p w:rsidR="00000000" w:rsidDel="00000000" w:rsidP="00000000" w:rsidRDefault="00000000" w:rsidRPr="00000000" w14:paraId="0000071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20">
      <w:pPr>
        <w:ind w:left="720" w:firstLine="720"/>
        <w:rPr/>
      </w:pPr>
      <w:r w:rsidDel="00000000" w:rsidR="00000000" w:rsidRPr="00000000">
        <w:rPr>
          <w:rtl w:val="0"/>
        </w:rPr>
        <w:t xml:space="preserve">RawCode: Amb2</w:t>
      </w:r>
    </w:p>
    <w:p w:rsidR="00000000" w:rsidDel="00000000" w:rsidP="00000000" w:rsidRDefault="00000000" w:rsidRPr="00000000" w14:paraId="0000072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22">
      <w:pPr>
        <w:numPr>
          <w:ilvl w:val="0"/>
          <w:numId w:val="80"/>
        </w:numPr>
        <w:ind w:left="720" w:hanging="360"/>
      </w:pPr>
      <w:r w:rsidDel="00000000" w:rsidR="00000000" w:rsidRPr="00000000">
        <w:rPr>
          <w:rtl w:val="0"/>
        </w:rPr>
        <w:t xml:space="preserve">An old version of Spirit Touch from an early prototype of the Obsidian Statue.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w:t>
      </w:r>
      <w:r w:rsidDel="00000000" w:rsidR="00000000" w:rsidRPr="00000000">
        <w:rPr>
          <w:rtl w:val="0"/>
        </w:rPr>
      </w:r>
    </w:p>
    <w:p w:rsidR="00000000" w:rsidDel="00000000" w:rsidP="00000000" w:rsidRDefault="00000000" w:rsidRPr="00000000" w14:paraId="00000723">
      <w:pPr>
        <w:pStyle w:val="Heading2"/>
        <w:ind w:firstLine="720"/>
        <w:rPr/>
      </w:pPr>
      <w:bookmarkStart w:colFirst="0" w:colLast="0" w:name="_t9m7zsic2r7" w:id="130"/>
      <w:bookmarkEnd w:id="130"/>
      <w:r w:rsidDel="00000000" w:rsidR="00000000" w:rsidRPr="00000000">
        <w:rPr>
          <w:rtl w:val="0"/>
        </w:rPr>
        <w:t xml:space="preserve">-Sacrifice:</w:t>
      </w:r>
    </w:p>
    <w:p w:rsidR="00000000" w:rsidDel="00000000" w:rsidP="00000000" w:rsidRDefault="00000000" w:rsidRPr="00000000" w14:paraId="00000724">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72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26">
      <w:pPr>
        <w:ind w:left="720" w:firstLine="720"/>
        <w:rPr/>
      </w:pPr>
      <w:r w:rsidDel="00000000" w:rsidR="00000000" w:rsidRPr="00000000">
        <w:rPr>
          <w:rtl w:val="0"/>
        </w:rPr>
        <w:t xml:space="preserve">RawCode: Asac Alam</w:t>
      </w:r>
    </w:p>
    <w:p w:rsidR="00000000" w:rsidDel="00000000" w:rsidP="00000000" w:rsidRDefault="00000000" w:rsidRPr="00000000" w14:paraId="00000727">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28">
      <w:pPr>
        <w:numPr>
          <w:ilvl w:val="0"/>
          <w:numId w:val="80"/>
        </w:numPr>
        <w:spacing w:after="0" w:afterAutospacing="0"/>
        <w:ind w:left="720" w:hanging="360"/>
      </w:pPr>
      <w:r w:rsidDel="00000000" w:rsidR="00000000" w:rsidRPr="00000000">
        <w:rPr>
          <w:rtl w:val="0"/>
        </w:rPr>
        <w:t xml:space="preserve">There does not appear to be any options to change.</w:t>
      </w:r>
    </w:p>
    <w:p w:rsidR="00000000" w:rsidDel="00000000" w:rsidP="00000000" w:rsidRDefault="00000000" w:rsidRPr="00000000" w14:paraId="00000729">
      <w:pPr>
        <w:numPr>
          <w:ilvl w:val="0"/>
          <w:numId w:val="80"/>
        </w:numPr>
        <w:spacing w:after="0" w:afterAutospacing="0"/>
        <w:ind w:left="720" w:hanging="360"/>
      </w:pPr>
      <w:r w:rsidDel="00000000" w:rsidR="00000000" w:rsidRPr="00000000">
        <w:rPr>
          <w:rtl w:val="0"/>
        </w:rPr>
        <w:t xml:space="preserve">When a unit finishes sacrificing, a “Unit Dies” event is fired for the sacrificed unit that lists the sacrificing structure as the killer, immediately followed by a “Unit finishes training” event for the resulting Shade. These can be used with triggers to, say, replace the unit that appears when different kinds of units are sacrificed.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w:t>
      </w:r>
    </w:p>
    <w:p w:rsidR="00000000" w:rsidDel="00000000" w:rsidP="00000000" w:rsidRDefault="00000000" w:rsidRPr="00000000" w14:paraId="0000072A">
      <w:pPr>
        <w:numPr>
          <w:ilvl w:val="0"/>
          <w:numId w:val="80"/>
        </w:numPr>
        <w:spacing w:after="0" w:afterAutospacing="0"/>
        <w:ind w:left="720" w:hanging="360"/>
      </w:pPr>
      <w:r w:rsidDel="00000000" w:rsidR="00000000" w:rsidRPr="00000000">
        <w:rPr>
          <w:rtl w:val="0"/>
        </w:rPr>
        <w:t xml:space="preserve">Sacrificial pit Sacrifice (Asac) will display the gold, lumber and food cost of the Shade unit (ushd). This seems to be hardcoded. The food cost is, however, completely ignored and the spell can be used even if at food cap.</w:t>
      </w:r>
    </w:p>
    <w:p w:rsidR="00000000" w:rsidDel="00000000" w:rsidP="00000000" w:rsidRDefault="00000000" w:rsidRPr="00000000" w14:paraId="0000072B">
      <w:pPr>
        <w:numPr>
          <w:ilvl w:val="0"/>
          <w:numId w:val="80"/>
        </w:numPr>
        <w:spacing w:after="0" w:afterAutospacing="0"/>
        <w:ind w:left="720" w:hanging="360"/>
      </w:pPr>
      <w:r w:rsidDel="00000000" w:rsidR="00000000" w:rsidRPr="00000000">
        <w:rPr>
          <w:rtl w:val="0"/>
        </w:rPr>
        <w:t xml:space="preserve">Techtree requirements for the Sacrificial Pit version (Asac) work, but are not shown in the tooltip.</w:t>
      </w:r>
    </w:p>
    <w:p w:rsidR="00000000" w:rsidDel="00000000" w:rsidP="00000000" w:rsidRDefault="00000000" w:rsidRPr="00000000" w14:paraId="0000072C">
      <w:pPr>
        <w:numPr>
          <w:ilvl w:val="0"/>
          <w:numId w:val="80"/>
        </w:numPr>
        <w:spacing w:after="0" w:afterAutospacing="0"/>
        <w:ind w:left="720" w:hanging="360"/>
      </w:pPr>
      <w:r w:rsidDel="00000000" w:rsidR="00000000" w:rsidRPr="00000000">
        <w:rPr>
          <w:rtl w:val="0"/>
        </w:rPr>
        <w:t xml:space="preserve">Adding the Sacrificial Pit version (Asac) either via object editor or triggers also adds the Rally (Aral) ability</w:t>
      </w:r>
    </w:p>
    <w:p w:rsidR="00000000" w:rsidDel="00000000" w:rsidP="00000000" w:rsidRDefault="00000000" w:rsidRPr="00000000" w14:paraId="0000072D">
      <w:pPr>
        <w:numPr>
          <w:ilvl w:val="0"/>
          <w:numId w:val="80"/>
        </w:numPr>
        <w:ind w:left="720" w:hanging="360"/>
      </w:pPr>
      <w:r w:rsidDel="00000000" w:rsidR="00000000" w:rsidRPr="00000000">
        <w:rPr>
          <w:rtl w:val="0"/>
        </w:rPr>
        <w:t xml:space="preserve">Like many abilities with gold/lumber cost, (Asac) cannot be put on cooldown. This includes both cooldown in the object editor or via triggers.</w:t>
      </w:r>
      <w:r w:rsidDel="00000000" w:rsidR="00000000" w:rsidRPr="00000000">
        <w:rPr>
          <w:rtl w:val="0"/>
        </w:rPr>
      </w:r>
    </w:p>
    <w:p w:rsidR="00000000" w:rsidDel="00000000" w:rsidP="00000000" w:rsidRDefault="00000000" w:rsidRPr="00000000" w14:paraId="0000072E">
      <w:pPr>
        <w:pStyle w:val="Heading2"/>
        <w:ind w:firstLine="720"/>
        <w:rPr/>
      </w:pPr>
      <w:bookmarkStart w:colFirst="0" w:colLast="0" w:name="_2qsh5tfed6s1" w:id="131"/>
      <w:bookmarkEnd w:id="131"/>
      <w:r w:rsidDel="00000000" w:rsidR="00000000" w:rsidRPr="00000000">
        <w:rPr>
          <w:rtl w:val="0"/>
        </w:rPr>
        <w:t xml:space="preserve">-Spider Attack:</w:t>
      </w:r>
    </w:p>
    <w:p w:rsidR="00000000" w:rsidDel="00000000" w:rsidP="00000000" w:rsidRDefault="00000000" w:rsidRPr="00000000" w14:paraId="0000072F">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73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Causes the attack of the carrier of this ability to create a spiderling attachment, which will create after a duration a missile leading back to the attacker</w:t>
      </w:r>
    </w:p>
    <w:p w:rsidR="00000000" w:rsidDel="00000000" w:rsidP="00000000" w:rsidRDefault="00000000" w:rsidRPr="00000000" w14:paraId="00000731">
      <w:pPr>
        <w:ind w:left="720" w:firstLine="720"/>
        <w:rPr/>
      </w:pPr>
      <w:r w:rsidDel="00000000" w:rsidR="00000000" w:rsidRPr="00000000">
        <w:rPr>
          <w:rtl w:val="0"/>
        </w:rPr>
        <w:t xml:space="preserve">RawCode: Aspa</w:t>
      </w:r>
    </w:p>
    <w:p w:rsidR="00000000" w:rsidDel="00000000" w:rsidP="00000000" w:rsidRDefault="00000000" w:rsidRPr="00000000" w14:paraId="0000073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33">
      <w:pPr>
        <w:numPr>
          <w:ilvl w:val="0"/>
          <w:numId w:val="80"/>
        </w:numPr>
        <w:spacing w:after="0" w:afterAutospacing="0"/>
        <w:ind w:left="720" w:hanging="360"/>
      </w:pPr>
      <w:r w:rsidDel="00000000" w:rsidR="00000000" w:rsidRPr="00000000">
        <w:rPr>
          <w:rtl w:val="0"/>
        </w:rPr>
        <w:t xml:space="preserve">Spider capacity doesn’t have any impact (values from -100 to 100 were tried)</w:t>
      </w:r>
    </w:p>
    <w:p w:rsidR="00000000" w:rsidDel="00000000" w:rsidP="00000000" w:rsidRDefault="00000000" w:rsidRPr="00000000" w14:paraId="00000734">
      <w:pPr>
        <w:numPr>
          <w:ilvl w:val="0"/>
          <w:numId w:val="80"/>
        </w:numPr>
        <w:spacing w:after="0" w:afterAutospacing="0"/>
        <w:ind w:left="720" w:hanging="360"/>
      </w:pPr>
      <w:r w:rsidDel="00000000" w:rsidR="00000000" w:rsidRPr="00000000">
        <w:rPr>
          <w:rtl w:val="0"/>
        </w:rPr>
        <w:t xml:space="preserve">Changing the duration changes the time between the impact of the missile and its return</w:t>
      </w:r>
    </w:p>
    <w:p w:rsidR="00000000" w:rsidDel="00000000" w:rsidP="00000000" w:rsidRDefault="00000000" w:rsidRPr="00000000" w14:paraId="00000735">
      <w:pPr>
        <w:numPr>
          <w:ilvl w:val="1"/>
          <w:numId w:val="80"/>
        </w:numPr>
        <w:spacing w:after="0" w:afterAutospacing="0"/>
        <w:ind w:left="1440" w:hanging="360"/>
      </w:pPr>
      <w:r w:rsidDel="00000000" w:rsidR="00000000" w:rsidRPr="00000000">
        <w:rPr>
          <w:rtl w:val="0"/>
        </w:rPr>
        <w:t xml:space="preserve">The target dying while it is infested will make missiles return immediately. Missiles that are still on their way to the target will continue flying towards the target and return as soon as they reach the dead target.</w:t>
      </w:r>
    </w:p>
    <w:p w:rsidR="00000000" w:rsidDel="00000000" w:rsidP="00000000" w:rsidRDefault="00000000" w:rsidRPr="00000000" w14:paraId="00000736">
      <w:pPr>
        <w:numPr>
          <w:ilvl w:val="1"/>
          <w:numId w:val="80"/>
        </w:numPr>
        <w:spacing w:after="0" w:afterAutospacing="0"/>
        <w:ind w:left="1440" w:hanging="360"/>
      </w:pPr>
      <w:r w:rsidDel="00000000" w:rsidR="00000000" w:rsidRPr="00000000">
        <w:rPr>
          <w:rtl w:val="0"/>
        </w:rPr>
        <w:t xml:space="preserve">The target being removed while it is infested will make missiles return immediately. Missiles that are still on their way to the target when the target is removed will return immediately.</w:t>
      </w:r>
    </w:p>
    <w:p w:rsidR="00000000" w:rsidDel="00000000" w:rsidP="00000000" w:rsidRDefault="00000000" w:rsidRPr="00000000" w14:paraId="00000737">
      <w:pPr>
        <w:numPr>
          <w:ilvl w:val="1"/>
          <w:numId w:val="80"/>
        </w:numPr>
        <w:spacing w:after="0" w:afterAutospacing="0"/>
        <w:ind w:left="1440" w:hanging="360"/>
      </w:pPr>
      <w:r w:rsidDel="00000000" w:rsidR="00000000" w:rsidRPr="00000000">
        <w:rPr>
          <w:rtl w:val="0"/>
        </w:rPr>
        <w:t xml:space="preserve">The same target can be infested multiple times, each instance existing as a Bspa buff on the unit.</w:t>
      </w:r>
    </w:p>
    <w:p w:rsidR="00000000" w:rsidDel="00000000" w:rsidP="00000000" w:rsidRDefault="00000000" w:rsidRPr="00000000" w14:paraId="00000738">
      <w:pPr>
        <w:numPr>
          <w:ilvl w:val="1"/>
          <w:numId w:val="80"/>
        </w:numPr>
        <w:spacing w:after="0" w:afterAutospacing="0"/>
        <w:ind w:left="1440" w:hanging="360"/>
      </w:pPr>
      <w:r w:rsidDel="00000000" w:rsidR="00000000" w:rsidRPr="00000000">
        <w:rPr>
          <w:rtl w:val="0"/>
        </w:rPr>
        <w:t xml:space="preserve">The missile will only return if the attacker is alive in the moment after the duration and if the attacker is not too far away.</w:t>
      </w:r>
    </w:p>
    <w:p w:rsidR="00000000" w:rsidDel="00000000" w:rsidP="00000000" w:rsidRDefault="00000000" w:rsidRPr="00000000" w14:paraId="00000739">
      <w:pPr>
        <w:numPr>
          <w:ilvl w:val="0"/>
          <w:numId w:val="80"/>
        </w:numPr>
        <w:spacing w:after="0" w:afterAutospacing="0"/>
        <w:ind w:left="720" w:hanging="360"/>
      </w:pPr>
      <w:r w:rsidDel="00000000" w:rsidR="00000000" w:rsidRPr="00000000">
        <w:rPr>
          <w:rtl w:val="0"/>
        </w:rPr>
        <w:t xml:space="preserve">A duration &lt;= 0 will not infest the target, the attacker won’t deal damage and the missile won’t return after reaching the target (presumably this crashes some internal function?).</w:t>
      </w:r>
    </w:p>
    <w:p w:rsidR="00000000" w:rsidDel="00000000" w:rsidP="00000000" w:rsidRDefault="00000000" w:rsidRPr="00000000" w14:paraId="0000073A">
      <w:pPr>
        <w:numPr>
          <w:ilvl w:val="0"/>
          <w:numId w:val="80"/>
        </w:numPr>
        <w:spacing w:after="0" w:afterAutospacing="0"/>
        <w:ind w:left="720" w:hanging="360"/>
      </w:pPr>
      <w:r w:rsidDel="00000000" w:rsidR="00000000" w:rsidRPr="00000000">
        <w:rPr>
          <w:rtl w:val="0"/>
        </w:rPr>
        <w:t xml:space="preserve">Changing “Missile” art will change the main attack, but not the returning missile</w:t>
      </w:r>
    </w:p>
    <w:p w:rsidR="00000000" w:rsidDel="00000000" w:rsidP="00000000" w:rsidRDefault="00000000" w:rsidRPr="00000000" w14:paraId="0000073B">
      <w:pPr>
        <w:numPr>
          <w:ilvl w:val="1"/>
          <w:numId w:val="80"/>
        </w:numPr>
        <w:spacing w:after="0" w:afterAutospacing="0"/>
        <w:ind w:left="1440" w:hanging="360"/>
      </w:pPr>
      <w:r w:rsidDel="00000000" w:rsidR="00000000" w:rsidRPr="00000000">
        <w:rPr>
          <w:rtl w:val="0"/>
        </w:rPr>
        <w:t xml:space="preserve">Unfortunately, it locks the missile speed</w:t>
      </w:r>
    </w:p>
    <w:p w:rsidR="00000000" w:rsidDel="00000000" w:rsidP="00000000" w:rsidRDefault="00000000" w:rsidRPr="00000000" w14:paraId="0000073C">
      <w:pPr>
        <w:numPr>
          <w:ilvl w:val="0"/>
          <w:numId w:val="80"/>
        </w:numPr>
        <w:spacing w:after="0" w:afterAutospacing="0"/>
        <w:ind w:left="720" w:hanging="360"/>
      </w:pPr>
      <w:r w:rsidDel="00000000" w:rsidR="00000000" w:rsidRPr="00000000">
        <w:rPr>
          <w:rtl w:val="0"/>
        </w:rPr>
        <w:t xml:space="preserve">The lingering Nerubian attack on the target cannot be edited, it seems to be hardcoded</w:t>
      </w:r>
      <w:r w:rsidDel="00000000" w:rsidR="00000000" w:rsidRPr="00000000">
        <w:rPr>
          <w:rtl w:val="0"/>
        </w:rPr>
      </w:r>
    </w:p>
    <w:p w:rsidR="00000000" w:rsidDel="00000000" w:rsidP="00000000" w:rsidRDefault="00000000" w:rsidRPr="00000000" w14:paraId="0000073D">
      <w:pPr>
        <w:numPr>
          <w:ilvl w:val="0"/>
          <w:numId w:val="80"/>
        </w:numPr>
        <w:spacing w:after="0" w:afterAutospacing="0"/>
        <w:ind w:left="720" w:hanging="360"/>
      </w:pPr>
      <w:r w:rsidDel="00000000" w:rsidR="00000000" w:rsidRPr="00000000">
        <w:rPr>
          <w:rtl w:val="0"/>
        </w:rPr>
        <w:t xml:space="preserve">Will be overridden by orb effects</w:t>
      </w:r>
    </w:p>
    <w:p w:rsidR="00000000" w:rsidDel="00000000" w:rsidP="00000000" w:rsidRDefault="00000000" w:rsidRPr="00000000" w14:paraId="0000073E">
      <w:pPr>
        <w:numPr>
          <w:ilvl w:val="0"/>
          <w:numId w:val="80"/>
        </w:numPr>
        <w:spacing w:after="0" w:afterAutospacing="0"/>
        <w:ind w:left="720" w:hanging="360"/>
      </w:pPr>
      <w:r w:rsidDel="00000000" w:rsidR="00000000" w:rsidRPr="00000000">
        <w:rPr>
          <w:rtl w:val="0"/>
        </w:rPr>
        <w:t xml:space="preserve">Doesn’t work with melee attacks</w:t>
      </w:r>
    </w:p>
    <w:p w:rsidR="00000000" w:rsidDel="00000000" w:rsidP="00000000" w:rsidRDefault="00000000" w:rsidRPr="00000000" w14:paraId="0000073F">
      <w:pPr>
        <w:numPr>
          <w:ilvl w:val="0"/>
          <w:numId w:val="80"/>
        </w:numPr>
        <w:ind w:left="720" w:hanging="360"/>
      </w:pPr>
      <w:r w:rsidDel="00000000" w:rsidR="00000000" w:rsidRPr="00000000">
        <w:rPr>
          <w:rtl w:val="0"/>
        </w:rPr>
        <w:t xml:space="preserve">The missile returning has a height of 0, thus follows the terrain relief</w:t>
      </w:r>
    </w:p>
    <w:p w:rsidR="00000000" w:rsidDel="00000000" w:rsidP="00000000" w:rsidRDefault="00000000" w:rsidRPr="00000000" w14:paraId="00000740">
      <w:pPr>
        <w:pStyle w:val="Heading2"/>
        <w:ind w:firstLine="720"/>
        <w:rPr/>
      </w:pPr>
      <w:bookmarkStart w:colFirst="0" w:colLast="0" w:name="_p8qe2vpg4el" w:id="132"/>
      <w:bookmarkEnd w:id="132"/>
      <w:r w:rsidDel="00000000" w:rsidR="00000000" w:rsidRPr="00000000">
        <w:rPr>
          <w:rtl w:val="0"/>
        </w:rPr>
        <w:t xml:space="preserve">-Spirit Touch:</w:t>
      </w:r>
    </w:p>
    <w:p w:rsidR="00000000" w:rsidDel="00000000" w:rsidP="00000000" w:rsidRDefault="00000000" w:rsidRPr="00000000" w14:paraId="00000741">
      <w:pPr>
        <w:rPr/>
      </w:pPr>
      <w:r w:rsidDel="00000000" w:rsidR="00000000" w:rsidRPr="00000000">
        <w:rPr>
          <w:rtl w:val="0"/>
        </w:rPr>
        <w:tab/>
        <w:tab/>
        <w:t xml:space="preserve">Tags: </w:t>
      </w:r>
      <w:r w:rsidDel="00000000" w:rsidR="00000000" w:rsidRPr="00000000">
        <w:rPr>
          <w:color w:val="0000ff"/>
          <w:rtl w:val="0"/>
        </w:rPr>
        <w:t xml:space="preserve">[Mana Regen] [Autocast]</w:t>
      </w:r>
      <w:r w:rsidDel="00000000" w:rsidR="00000000" w:rsidRPr="00000000">
        <w:rPr>
          <w:rtl w:val="0"/>
        </w:rPr>
      </w:r>
    </w:p>
    <w:p w:rsidR="00000000" w:rsidDel="00000000" w:rsidP="00000000" w:rsidRDefault="00000000" w:rsidRPr="00000000" w14:paraId="0000074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43">
      <w:pPr>
        <w:ind w:left="720" w:firstLine="720"/>
        <w:rPr/>
      </w:pPr>
      <w:r w:rsidDel="00000000" w:rsidR="00000000" w:rsidRPr="00000000">
        <w:rPr>
          <w:rtl w:val="0"/>
        </w:rPr>
        <w:t xml:space="preserve">RawCode: Arpm</w:t>
      </w:r>
    </w:p>
    <w:p w:rsidR="00000000" w:rsidDel="00000000" w:rsidP="00000000" w:rsidRDefault="00000000" w:rsidRPr="00000000" w14:paraId="0000074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45">
      <w:pPr>
        <w:numPr>
          <w:ilvl w:val="0"/>
          <w:numId w:val="80"/>
        </w:numPr>
        <w:spacing w:after="0" w:afterAutospacing="0"/>
        <w:ind w:left="720" w:hanging="360"/>
      </w:pPr>
      <w:r w:rsidDel="00000000" w:rsidR="00000000" w:rsidRPr="00000000">
        <w:rPr>
          <w:rtl w:val="0"/>
        </w:rPr>
        <w:t xml:space="preserve">“Data - Mana Points Drained”</w:t>
      </w:r>
    </w:p>
    <w:p w:rsidR="00000000" w:rsidDel="00000000" w:rsidP="00000000" w:rsidRDefault="00000000" w:rsidRPr="00000000" w14:paraId="00000746">
      <w:pPr>
        <w:numPr>
          <w:ilvl w:val="1"/>
          <w:numId w:val="80"/>
        </w:numPr>
        <w:ind w:left="1440" w:hanging="360"/>
      </w:pPr>
      <w:r w:rsidDel="00000000" w:rsidR="00000000" w:rsidRPr="00000000">
        <w:rPr>
          <w:rtl w:val="0"/>
        </w:rPr>
        <w:t xml:space="preserve">Negative values do not drain the unit's mana.</w:t>
      </w:r>
    </w:p>
    <w:p w:rsidR="00000000" w:rsidDel="00000000" w:rsidP="00000000" w:rsidRDefault="00000000" w:rsidRPr="00000000" w14:paraId="00000747">
      <w:pPr>
        <w:rPr/>
      </w:pPr>
      <w:r w:rsidDel="00000000" w:rsidR="00000000" w:rsidRPr="00000000">
        <w:rPr>
          <w:rtl w:val="0"/>
        </w:rPr>
        <w:t xml:space="preserve">The casters "Art - Animation - Cast Point" is added to the cooldown.</w:t>
      </w:r>
    </w:p>
    <w:p w:rsidR="00000000" w:rsidDel="00000000" w:rsidP="00000000" w:rsidRDefault="00000000" w:rsidRPr="00000000" w14:paraId="00000748">
      <w:pPr>
        <w:pStyle w:val="Heading2"/>
        <w:ind w:firstLine="720"/>
        <w:rPr/>
      </w:pPr>
      <w:bookmarkStart w:colFirst="0" w:colLast="0" w:name="_gzlc54mc0x5r" w:id="133"/>
      <w:bookmarkEnd w:id="133"/>
      <w:r w:rsidDel="00000000" w:rsidR="00000000" w:rsidRPr="00000000">
        <w:rPr>
          <w:rtl w:val="0"/>
        </w:rPr>
        <w:t xml:space="preserve">-Stone Form:</w:t>
      </w:r>
    </w:p>
    <w:p w:rsidR="00000000" w:rsidDel="00000000" w:rsidP="00000000" w:rsidRDefault="00000000" w:rsidRPr="00000000" w14:paraId="00000749">
      <w:pPr>
        <w:rPr/>
      </w:pPr>
      <w:r w:rsidDel="00000000" w:rsidR="00000000" w:rsidRPr="00000000">
        <w:rPr>
          <w:rtl w:val="0"/>
        </w:rPr>
        <w:tab/>
        <w:tab/>
        <w:t xml:space="preserve">Tags: </w:t>
      </w:r>
      <w:r w:rsidDel="00000000" w:rsidR="00000000" w:rsidRPr="00000000">
        <w:rPr>
          <w:color w:val="0000ff"/>
          <w:rtl w:val="0"/>
        </w:rPr>
        <w:t xml:space="preserve">[Morph] [Healing Over Time] [Damage Over Time]</w:t>
      </w:r>
      <w:r w:rsidDel="00000000" w:rsidR="00000000" w:rsidRPr="00000000">
        <w:rPr>
          <w:rtl w:val="0"/>
        </w:rPr>
      </w:r>
    </w:p>
    <w:p w:rsidR="00000000" w:rsidDel="00000000" w:rsidP="00000000" w:rsidRDefault="00000000" w:rsidRPr="00000000" w14:paraId="0000074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4B">
      <w:pPr>
        <w:ind w:left="720" w:firstLine="720"/>
        <w:rPr/>
      </w:pPr>
      <w:r w:rsidDel="00000000" w:rsidR="00000000" w:rsidRPr="00000000">
        <w:rPr>
          <w:rtl w:val="0"/>
        </w:rPr>
        <w:t xml:space="preserve">RawCode: Astn</w:t>
      </w:r>
    </w:p>
    <w:p w:rsidR="00000000" w:rsidDel="00000000" w:rsidP="00000000" w:rsidRDefault="00000000" w:rsidRPr="00000000" w14:paraId="0000074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4D">
      <w:pPr>
        <w:numPr>
          <w:ilvl w:val="0"/>
          <w:numId w:val="80"/>
        </w:numPr>
        <w:spacing w:after="0" w:afterAutospacing="0"/>
        <w:ind w:left="720" w:hanging="360"/>
      </w:pPr>
      <w:r w:rsidDel="00000000" w:rsidR="00000000" w:rsidRPr="00000000">
        <w:rPr>
          <w:rtl w:val="0"/>
        </w:rPr>
        <w:t xml:space="preserve">“Life Regeneration Rate”</w:t>
      </w:r>
    </w:p>
    <w:p w:rsidR="00000000" w:rsidDel="00000000" w:rsidP="00000000" w:rsidRDefault="00000000" w:rsidRPr="00000000" w14:paraId="0000074E">
      <w:pPr>
        <w:numPr>
          <w:ilvl w:val="1"/>
          <w:numId w:val="80"/>
        </w:numPr>
        <w:ind w:left="1440" w:hanging="360"/>
      </w:pPr>
      <w:r w:rsidDel="00000000" w:rsidR="00000000" w:rsidRPr="00000000">
        <w:rPr>
          <w:rtl w:val="0"/>
        </w:rPr>
        <w:t xml:space="preserve">Setting negative makes it do damage instead.</w:t>
      </w:r>
    </w:p>
    <w:p w:rsidR="00000000" w:rsidDel="00000000" w:rsidP="00000000" w:rsidRDefault="00000000" w:rsidRPr="00000000" w14:paraId="0000074F">
      <w:pPr>
        <w:pStyle w:val="Heading2"/>
        <w:ind w:firstLine="720"/>
        <w:rPr/>
      </w:pPr>
      <w:bookmarkStart w:colFirst="0" w:colLast="0" w:name="_87vey3s5dfiq" w:id="134"/>
      <w:bookmarkEnd w:id="134"/>
      <w:r w:rsidDel="00000000" w:rsidR="00000000" w:rsidRPr="00000000">
        <w:rPr>
          <w:rtl w:val="0"/>
        </w:rPr>
        <w:t xml:space="preserve">-Unholy Frenzy:</w:t>
      </w:r>
    </w:p>
    <w:p w:rsidR="00000000" w:rsidDel="00000000" w:rsidP="00000000" w:rsidRDefault="00000000" w:rsidRPr="00000000" w14:paraId="00000750">
      <w:pPr>
        <w:rPr/>
      </w:pPr>
      <w:r w:rsidDel="00000000" w:rsidR="00000000" w:rsidRPr="00000000">
        <w:rPr>
          <w:rtl w:val="0"/>
        </w:rPr>
        <w:tab/>
        <w:tab/>
        <w:t xml:space="preserve">Tags: </w:t>
      </w:r>
      <w:r w:rsidDel="00000000" w:rsidR="00000000" w:rsidRPr="00000000">
        <w:rPr>
          <w:color w:val="0000ff"/>
          <w:rtl w:val="0"/>
        </w:rPr>
        <w:t xml:space="preserve">[Attackspeed Increase] [Attackspeed Decrease][Damage Over Time]</w:t>
      </w:r>
      <w:r w:rsidDel="00000000" w:rsidR="00000000" w:rsidRPr="00000000">
        <w:rPr>
          <w:rtl w:val="0"/>
        </w:rPr>
      </w:r>
    </w:p>
    <w:p w:rsidR="00000000" w:rsidDel="00000000" w:rsidP="00000000" w:rsidRDefault="00000000" w:rsidRPr="00000000" w14:paraId="0000075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52">
      <w:pPr>
        <w:ind w:left="720" w:firstLine="720"/>
        <w:rPr/>
      </w:pPr>
      <w:r w:rsidDel="00000000" w:rsidR="00000000" w:rsidRPr="00000000">
        <w:rPr>
          <w:rtl w:val="0"/>
        </w:rPr>
        <w:t xml:space="preserve">RawCode: Auhf</w:t>
      </w:r>
    </w:p>
    <w:p w:rsidR="00000000" w:rsidDel="00000000" w:rsidP="00000000" w:rsidRDefault="00000000" w:rsidRPr="00000000" w14:paraId="0000075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1.30.2</w:t>
      </w:r>
      <w:r w:rsidDel="00000000" w:rsidR="00000000" w:rsidRPr="00000000">
        <w:rPr>
          <w:rtl w:val="0"/>
        </w:rPr>
      </w:r>
    </w:p>
    <w:p w:rsidR="00000000" w:rsidDel="00000000" w:rsidP="00000000" w:rsidRDefault="00000000" w:rsidRPr="00000000" w14:paraId="00000754">
      <w:pPr>
        <w:numPr>
          <w:ilvl w:val="0"/>
          <w:numId w:val="80"/>
        </w:numPr>
        <w:spacing w:after="0" w:afterAutospacing="0"/>
        <w:ind w:left="720" w:hanging="360"/>
      </w:pPr>
      <w:r w:rsidDel="00000000" w:rsidR="00000000" w:rsidRPr="00000000">
        <w:rPr>
          <w:rtl w:val="0"/>
        </w:rPr>
        <w:t xml:space="preserve">Units killed by this spell does not drop bounty. </w:t>
      </w:r>
      <w:r w:rsidDel="00000000" w:rsidR="00000000" w:rsidRPr="00000000">
        <w:rPr>
          <w:color w:val="9900ff"/>
          <w:rtl w:val="0"/>
        </w:rPr>
        <w:t xml:space="preserve">(Nudl)</w:t>
      </w:r>
      <w:r w:rsidDel="00000000" w:rsidR="00000000" w:rsidRPr="00000000">
        <w:rPr>
          <w:rtl w:val="0"/>
        </w:rPr>
      </w:r>
    </w:p>
    <w:p w:rsidR="00000000" w:rsidDel="00000000" w:rsidP="00000000" w:rsidRDefault="00000000" w:rsidRPr="00000000" w14:paraId="00000755">
      <w:pPr>
        <w:numPr>
          <w:ilvl w:val="0"/>
          <w:numId w:val="80"/>
        </w:numPr>
        <w:spacing w:after="0" w:afterAutospacing="0"/>
        <w:ind w:left="720" w:hanging="360"/>
      </w:pPr>
      <w:r w:rsidDel="00000000" w:rsidR="00000000" w:rsidRPr="00000000">
        <w:rPr>
          <w:rtl w:val="0"/>
        </w:rPr>
        <w:t xml:space="preserve">“Data - Attack Speed Bonus.</w:t>
      </w:r>
    </w:p>
    <w:p w:rsidR="00000000" w:rsidDel="00000000" w:rsidP="00000000" w:rsidRDefault="00000000" w:rsidRPr="00000000" w14:paraId="00000756">
      <w:pPr>
        <w:numPr>
          <w:ilvl w:val="1"/>
          <w:numId w:val="80"/>
        </w:numPr>
        <w:spacing w:after="0" w:afterAutospacing="0"/>
        <w:ind w:left="1440" w:hanging="360"/>
      </w:pPr>
      <w:r w:rsidDel="00000000" w:rsidR="00000000" w:rsidRPr="00000000">
        <w:rPr>
          <w:rtl w:val="0"/>
        </w:rPr>
        <w:t xml:space="preserve">Negative values slows instead.</w:t>
      </w:r>
    </w:p>
    <w:p w:rsidR="00000000" w:rsidDel="00000000" w:rsidP="00000000" w:rsidRDefault="00000000" w:rsidRPr="00000000" w14:paraId="00000757">
      <w:pPr>
        <w:numPr>
          <w:ilvl w:val="0"/>
          <w:numId w:val="80"/>
        </w:numPr>
        <w:spacing w:after="0" w:afterAutospacing="0"/>
        <w:ind w:left="720" w:hanging="360"/>
      </w:pPr>
      <w:r w:rsidDel="00000000" w:rsidR="00000000" w:rsidRPr="00000000">
        <w:rPr>
          <w:rtl w:val="0"/>
        </w:rPr>
        <w:t xml:space="preserve">“Data - Damage Per Second”</w:t>
      </w:r>
    </w:p>
    <w:p w:rsidR="00000000" w:rsidDel="00000000" w:rsidP="00000000" w:rsidRDefault="00000000" w:rsidRPr="00000000" w14:paraId="00000758">
      <w:pPr>
        <w:numPr>
          <w:ilvl w:val="1"/>
          <w:numId w:val="80"/>
        </w:numPr>
        <w:spacing w:after="0" w:afterAutospacing="0"/>
        <w:ind w:left="1440" w:hanging="360"/>
      </w:pPr>
      <w:r w:rsidDel="00000000" w:rsidR="00000000" w:rsidRPr="00000000">
        <w:rPr>
          <w:rtl w:val="0"/>
        </w:rPr>
        <w:t xml:space="preserve">Negative values gets converted to positive instead, dealing damage regardless.</w:t>
      </w:r>
    </w:p>
    <w:p w:rsidR="00000000" w:rsidDel="00000000" w:rsidP="00000000" w:rsidRDefault="00000000" w:rsidRPr="00000000" w14:paraId="00000759">
      <w:pPr>
        <w:numPr>
          <w:ilvl w:val="0"/>
          <w:numId w:val="80"/>
        </w:numPr>
        <w:ind w:left="720" w:hanging="360"/>
      </w:pPr>
      <w:r w:rsidDel="00000000" w:rsidR="00000000" w:rsidRPr="00000000">
        <w:rPr>
          <w:rtl w:val="0"/>
        </w:rPr>
        <w:t xml:space="preserve">Deals death type damage</w:t>
      </w:r>
    </w:p>
    <w:p w:rsidR="00000000" w:rsidDel="00000000" w:rsidP="00000000" w:rsidRDefault="00000000" w:rsidRPr="00000000" w14:paraId="0000075A">
      <w:pPr>
        <w:pStyle w:val="Heading2"/>
        <w:rPr/>
      </w:pPr>
      <w:bookmarkStart w:colFirst="0" w:colLast="0" w:name="_ftmsd3lwquha" w:id="135"/>
      <w:bookmarkEnd w:id="135"/>
      <w:r w:rsidDel="00000000" w:rsidR="00000000" w:rsidRPr="00000000">
        <w:rPr>
          <w:rtl w:val="0"/>
        </w:rPr>
        <w:t xml:space="preserve">-Unsummon </w:t>
      </w:r>
      <w:commentRangeStart w:id="25"/>
      <w:r w:rsidDel="00000000" w:rsidR="00000000" w:rsidRPr="00000000">
        <w:rPr>
          <w:rtl w:val="0"/>
        </w:rPr>
        <w:t xml:space="preserve">Building</w:t>
      </w:r>
      <w:commentRangeEnd w:id="25"/>
      <w:r w:rsidDel="00000000" w:rsidR="00000000" w:rsidRPr="00000000">
        <w:commentReference w:id="25"/>
      </w:r>
      <w:r w:rsidDel="00000000" w:rsidR="00000000" w:rsidRPr="00000000">
        <w:rPr>
          <w:rtl w:val="0"/>
        </w:rPr>
        <w:t xml:space="preserve"> ‘Auns’</w:t>
      </w:r>
    </w:p>
    <w:p w:rsidR="00000000" w:rsidDel="00000000" w:rsidP="00000000" w:rsidRDefault="00000000" w:rsidRPr="00000000" w14:paraId="0000075B">
      <w:pPr>
        <w:rPr/>
      </w:pPr>
      <w:sdt>
        <w:sdtPr>
          <w:alias w:val="WE Ability tag"/>
          <w:id w:val="-1930848992"/>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r w:rsidDel="00000000" w:rsidR="00000000" w:rsidRPr="00000000">
        <w:rPr>
          <w:rtl w:val="0"/>
        </w:rPr>
      </w:r>
    </w:p>
    <w:p w:rsidR="00000000" w:rsidDel="00000000" w:rsidP="00000000" w:rsidRDefault="00000000" w:rsidRPr="00000000" w14:paraId="0000075C">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75D">
      <w:pPr>
        <w:rPr/>
      </w:pPr>
      <w:r w:rsidDel="00000000" w:rsidR="00000000" w:rsidRPr="00000000">
        <w:rPr>
          <w:rtl w:val="0"/>
        </w:rPr>
        <w:t xml:space="preserve">Works kinda like Doom for buildings. Upon cast, it prevents further interactions with the building, and prevents it from being repaired.</w:t>
      </w:r>
    </w:p>
    <w:p w:rsidR="00000000" w:rsidDel="00000000" w:rsidP="00000000" w:rsidRDefault="00000000" w:rsidRPr="00000000" w14:paraId="0000075E">
      <w:pPr>
        <w:rPr>
          <w:color w:val="980000"/>
        </w:rPr>
      </w:pPr>
      <w:r w:rsidDel="00000000" w:rsidR="00000000" w:rsidRPr="00000000">
        <w:rPr>
          <w:b w:val="1"/>
          <w:bCs w:val="1"/>
          <w:color w:val="980000"/>
          <w:rtl w:val="0"/>
        </w:rPr>
        <w:t xml:space="preserve">Data - Accumulation Step</w:t>
      </w:r>
      <w:r w:rsidDel="00000000" w:rsidR="00000000" w:rsidRPr="00000000">
        <w:rPr>
          <w:rtl w:val="0"/>
        </w:rPr>
      </w:r>
    </w:p>
    <w:p w:rsidR="00000000" w:rsidDel="00000000" w:rsidP="00000000" w:rsidRDefault="00000000" w:rsidRPr="00000000" w14:paraId="0000075F">
      <w:pPr>
        <w:numPr>
          <w:ilvl w:val="0"/>
          <w:numId w:val="74"/>
        </w:numPr>
        <w:spacing w:after="0" w:afterAutospacing="0"/>
        <w:ind w:left="720" w:hanging="360"/>
      </w:pPr>
      <w:r w:rsidDel="00000000" w:rsidR="00000000" w:rsidRPr="00000000">
        <w:rPr>
          <w:rtl w:val="0"/>
        </w:rPr>
        <w:t xml:space="preserve">Speed at which it gets destroyed. </w:t>
      </w:r>
      <w:sdt>
        <w:sdtPr>
          <w:alias w:val="Named contributors"/>
          <w:id w:val="1089992760"/>
          <w:dropDownList w:lastValue="RoyGBV">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RoyGBV</w:t>
          </w:r>
        </w:sdtContent>
      </w:sdt>
      <w:r w:rsidDel="00000000" w:rsidR="00000000" w:rsidRPr="00000000">
        <w:rPr>
          <w:rtl w:val="0"/>
        </w:rPr>
      </w:r>
    </w:p>
    <w:p w:rsidR="00000000" w:rsidDel="00000000" w:rsidP="00000000" w:rsidRDefault="00000000" w:rsidRPr="00000000" w14:paraId="00000760">
      <w:pPr>
        <w:numPr>
          <w:ilvl w:val="1"/>
          <w:numId w:val="74"/>
        </w:numPr>
        <w:spacing w:after="0" w:afterAutospacing="0"/>
        <w:ind w:left="1440" w:hanging="360"/>
      </w:pPr>
      <w:r w:rsidDel="00000000" w:rsidR="00000000" w:rsidRPr="00000000">
        <w:rPr>
          <w:rtl w:val="0"/>
        </w:rPr>
        <w:t xml:space="preserve">This can actually be interpreted as “Damage Per Second”.</w:t>
      </w:r>
    </w:p>
    <w:p w:rsidR="00000000" w:rsidDel="00000000" w:rsidP="00000000" w:rsidRDefault="00000000" w:rsidRPr="00000000" w14:paraId="00000761">
      <w:pPr>
        <w:numPr>
          <w:ilvl w:val="1"/>
          <w:numId w:val="74"/>
        </w:numPr>
        <w:spacing w:after="0" w:afterAutospacing="0"/>
        <w:ind w:left="1440" w:hanging="360"/>
      </w:pPr>
      <w:r w:rsidDel="00000000" w:rsidR="00000000" w:rsidRPr="00000000">
        <w:rPr>
          <w:rtl w:val="0"/>
        </w:rPr>
        <w:t xml:space="preserve">Damage is dealt in 1-second ticks, starting immediately after cast. (hard-coded)</w:t>
      </w:r>
    </w:p>
    <w:p w:rsidR="00000000" w:rsidDel="00000000" w:rsidP="00000000" w:rsidRDefault="00000000" w:rsidRPr="00000000" w14:paraId="00000762">
      <w:pPr>
        <w:numPr>
          <w:ilvl w:val="1"/>
          <w:numId w:val="74"/>
        </w:numPr>
        <w:spacing w:after="0" w:afterAutospacing="0"/>
        <w:ind w:left="1440" w:hanging="360"/>
      </w:pPr>
      <w:r w:rsidDel="00000000" w:rsidR="00000000" w:rsidRPr="00000000">
        <w:rPr>
          <w:rtl w:val="0"/>
        </w:rPr>
        <w:t xml:space="preserve">A value of zero causes the game to freeze. (you are dividing by zero)</w:t>
      </w:r>
    </w:p>
    <w:p w:rsidR="00000000" w:rsidDel="00000000" w:rsidP="00000000" w:rsidRDefault="00000000" w:rsidRPr="00000000" w14:paraId="00000763">
      <w:pPr>
        <w:numPr>
          <w:ilvl w:val="0"/>
          <w:numId w:val="74"/>
        </w:numPr>
        <w:spacing w:after="0" w:afterAutospacing="0"/>
        <w:ind w:left="720" w:hanging="360"/>
      </w:pPr>
      <w:r w:rsidDel="00000000" w:rsidR="00000000" w:rsidRPr="00000000">
        <w:rPr>
          <w:rtl w:val="0"/>
        </w:rPr>
        <w:t xml:space="preserve">“Salvage Cost Ratio”autocast</w:t>
      </w:r>
    </w:p>
    <w:p w:rsidR="00000000" w:rsidDel="00000000" w:rsidP="00000000" w:rsidRDefault="00000000" w:rsidRPr="00000000" w14:paraId="00000764">
      <w:pPr>
        <w:numPr>
          <w:ilvl w:val="1"/>
          <w:numId w:val="74"/>
        </w:numPr>
        <w:spacing w:after="0" w:afterAutospacing="0"/>
        <w:ind w:left="1440" w:hanging="360"/>
      </w:pPr>
      <w:r w:rsidDel="00000000" w:rsidR="00000000" w:rsidRPr="00000000">
        <w:rPr>
          <w:rtl w:val="0"/>
        </w:rPr>
        <w:t xml:space="preserve">Percentage of the building’s Gold and Lumber Cost to be distributed evenly over “time”, 0.0 gives none, 1.0 gives back all your resources spent.</w:t>
      </w:r>
    </w:p>
    <w:p w:rsidR="00000000" w:rsidDel="00000000" w:rsidP="00000000" w:rsidRDefault="00000000" w:rsidRPr="00000000" w14:paraId="00000765">
      <w:pPr>
        <w:numPr>
          <w:ilvl w:val="1"/>
          <w:numId w:val="74"/>
        </w:numPr>
        <w:spacing w:after="0" w:afterAutospacing="0"/>
        <w:ind w:left="1440" w:hanging="360"/>
      </w:pPr>
      <w:r w:rsidDel="00000000" w:rsidR="00000000" w:rsidRPr="00000000">
        <w:rPr>
          <w:rtl w:val="0"/>
        </w:rPr>
        <w:t xml:space="preserve">This “time” is actually calculated by [(Building’s max HP) / (Data - Accumulation Step)], to be distributed over 1-second ticks.</w:t>
      </w:r>
    </w:p>
    <w:p w:rsidR="00000000" w:rsidDel="00000000" w:rsidP="00000000" w:rsidRDefault="00000000" w:rsidRPr="00000000" w14:paraId="00000766">
      <w:pPr>
        <w:numPr>
          <w:ilvl w:val="1"/>
          <w:numId w:val="74"/>
        </w:numPr>
        <w:spacing w:after="0" w:afterAutospacing="0"/>
        <w:ind w:left="1440" w:hanging="360"/>
      </w:pPr>
      <w:r w:rsidDel="00000000" w:rsidR="00000000" w:rsidRPr="00000000">
        <w:rPr>
          <w:rtl w:val="0"/>
        </w:rPr>
        <w:t xml:space="preserve">Resources to be gained per tick is set upon cast, and does not adapt, meaning if the building takes damage (or gets healed) from other sources while unsummoning, you will overall lose (or gain) some of the resources.</w:t>
      </w:r>
    </w:p>
    <w:p w:rsidR="00000000" w:rsidDel="00000000" w:rsidP="00000000" w:rsidRDefault="00000000" w:rsidRPr="00000000" w14:paraId="00000767">
      <w:pPr>
        <w:numPr>
          <w:ilvl w:val="1"/>
          <w:numId w:val="74"/>
        </w:numPr>
        <w:spacing w:after="0" w:afterAutospacing="0"/>
        <w:ind w:left="1440" w:hanging="360"/>
      </w:pPr>
      <w:r w:rsidDel="00000000" w:rsidR="00000000" w:rsidRPr="00000000">
        <w:rPr>
          <w:rtl w:val="0"/>
        </w:rPr>
        <w:t xml:space="preserve">Values below 0 get rounded up to 0.</w:t>
      </w:r>
    </w:p>
    <w:p w:rsidR="00000000" w:rsidDel="00000000" w:rsidP="00000000" w:rsidRDefault="00000000" w:rsidRPr="00000000" w14:paraId="00000768">
      <w:pPr>
        <w:numPr>
          <w:ilvl w:val="0"/>
          <w:numId w:val="74"/>
        </w:numPr>
        <w:spacing w:after="0" w:afterAutospacing="0"/>
        <w:ind w:left="720" w:hanging="360"/>
      </w:pPr>
      <w:r w:rsidDel="00000000" w:rsidR="00000000" w:rsidRPr="00000000">
        <w:rPr>
          <w:rtl w:val="0"/>
        </w:rPr>
        <w:t xml:space="preserve">“Duration - Hero” and “Duration - Normal” does nothing, this ability is hardcoded to last forever.</w:t>
      </w:r>
    </w:p>
    <w:p w:rsidR="00000000" w:rsidDel="00000000" w:rsidP="00000000" w:rsidRDefault="00000000" w:rsidRPr="00000000" w14:paraId="00000769">
      <w:pPr>
        <w:numPr>
          <w:ilvl w:val="0"/>
          <w:numId w:val="74"/>
        </w:numPr>
        <w:ind w:left="720" w:hanging="360"/>
      </w:pPr>
      <w:r w:rsidDel="00000000" w:rsidR="00000000" w:rsidRPr="00000000">
        <w:rPr>
          <w:rtl w:val="0"/>
        </w:rPr>
        <w:t xml:space="preserve">Deals demolition type damage</w:t>
      </w:r>
    </w:p>
    <w:p w:rsidR="00000000" w:rsidDel="00000000" w:rsidP="00000000" w:rsidRDefault="00000000" w:rsidRPr="00000000" w14:paraId="0000076A">
      <w:pPr>
        <w:pStyle w:val="Heading2"/>
        <w:ind w:firstLine="720"/>
        <w:rPr/>
      </w:pPr>
      <w:bookmarkStart w:colFirst="0" w:colLast="0" w:name="_tnvowox84xhh" w:id="136"/>
      <w:bookmarkEnd w:id="136"/>
      <w:r w:rsidDel="00000000" w:rsidR="00000000" w:rsidRPr="00000000">
        <w:rPr>
          <w:rtl w:val="0"/>
        </w:rPr>
        <w:t xml:space="preserve">-Web:</w:t>
      </w:r>
    </w:p>
    <w:p w:rsidR="00000000" w:rsidDel="00000000" w:rsidP="00000000" w:rsidRDefault="00000000" w:rsidRPr="00000000" w14:paraId="0000076B">
      <w:pPr>
        <w:rPr/>
      </w:pPr>
      <w:r w:rsidDel="00000000" w:rsidR="00000000" w:rsidRPr="00000000">
        <w:rPr>
          <w:rtl w:val="0"/>
        </w:rPr>
        <w:tab/>
        <w:tab/>
        <w:t xml:space="preserve">Tags: </w:t>
      </w:r>
      <w:r w:rsidDel="00000000" w:rsidR="00000000" w:rsidRPr="00000000">
        <w:rPr>
          <w:color w:val="0000ff"/>
          <w:rtl w:val="0"/>
        </w:rPr>
        <w:t xml:space="preserve">[Autocast]</w:t>
      </w:r>
      <w:r w:rsidDel="00000000" w:rsidR="00000000" w:rsidRPr="00000000">
        <w:rPr>
          <w:rtl w:val="0"/>
        </w:rPr>
      </w:r>
    </w:p>
    <w:p w:rsidR="00000000" w:rsidDel="00000000" w:rsidP="00000000" w:rsidRDefault="00000000" w:rsidRPr="00000000" w14:paraId="0000076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6D">
      <w:pPr>
        <w:ind w:left="720" w:firstLine="720"/>
        <w:rPr/>
      </w:pPr>
      <w:r w:rsidDel="00000000" w:rsidR="00000000" w:rsidRPr="00000000">
        <w:rPr>
          <w:rtl w:val="0"/>
        </w:rPr>
        <w:t xml:space="preserve">RawCode: Aweb</w:t>
      </w:r>
    </w:p>
    <w:p w:rsidR="00000000" w:rsidDel="00000000" w:rsidP="00000000" w:rsidRDefault="00000000" w:rsidRPr="00000000" w14:paraId="0000076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6F">
      <w:pPr>
        <w:numPr>
          <w:ilvl w:val="0"/>
          <w:numId w:val="80"/>
        </w:numPr>
        <w:spacing w:after="0" w:afterAutospacing="0"/>
        <w:ind w:left="720" w:hanging="360"/>
      </w:pPr>
      <w:r w:rsidDel="00000000" w:rsidR="00000000" w:rsidRPr="00000000">
        <w:rPr>
          <w:rtl w:val="0"/>
        </w:rPr>
        <w:t xml:space="preserve">Brings an air unit to the ground, snaring it in the process.</w:t>
      </w:r>
    </w:p>
    <w:p w:rsidR="00000000" w:rsidDel="00000000" w:rsidP="00000000" w:rsidRDefault="00000000" w:rsidRPr="00000000" w14:paraId="00000770">
      <w:pPr>
        <w:numPr>
          <w:ilvl w:val="0"/>
          <w:numId w:val="80"/>
        </w:numPr>
        <w:spacing w:after="0" w:afterAutospacing="0"/>
        <w:ind w:left="720" w:hanging="360"/>
      </w:pPr>
      <w:r w:rsidDel="00000000" w:rsidR="00000000" w:rsidRPr="00000000">
        <w:rPr>
          <w:rtl w:val="0"/>
        </w:rPr>
        <w:t xml:space="preserve">Unlike Ensnare, it’s autocast.</w:t>
      </w:r>
    </w:p>
    <w:p w:rsidR="00000000" w:rsidDel="00000000" w:rsidP="00000000" w:rsidRDefault="00000000" w:rsidRPr="00000000" w14:paraId="00000771">
      <w:pPr>
        <w:numPr>
          <w:ilvl w:val="0"/>
          <w:numId w:val="80"/>
        </w:numPr>
        <w:spacing w:after="0" w:afterAutospacing="0"/>
        <w:ind w:left="720" w:hanging="360"/>
      </w:pPr>
      <w:r w:rsidDel="00000000" w:rsidR="00000000" w:rsidRPr="00000000">
        <w:rPr>
          <w:rtl w:val="0"/>
        </w:rPr>
        <w:t xml:space="preserve">There is an item version of this with no autocast, as items have issues with it.</w:t>
      </w:r>
    </w:p>
    <w:p w:rsidR="00000000" w:rsidDel="00000000" w:rsidP="00000000" w:rsidRDefault="00000000" w:rsidRPr="00000000" w14:paraId="00000772">
      <w:pPr>
        <w:numPr>
          <w:ilvl w:val="0"/>
          <w:numId w:val="80"/>
        </w:numPr>
        <w:spacing w:after="0" w:afterAutospacing="0"/>
        <w:ind w:left="720" w:hanging="360"/>
      </w:pPr>
      <w:r w:rsidDel="00000000" w:rsidR="00000000" w:rsidRPr="00000000">
        <w:rPr>
          <w:rtl w:val="0"/>
        </w:rPr>
        <w:t xml:space="preserve">“Data - Melee attack range”</w:t>
      </w:r>
    </w:p>
    <w:p w:rsidR="00000000" w:rsidDel="00000000" w:rsidP="00000000" w:rsidRDefault="00000000" w:rsidRPr="00000000" w14:paraId="00000773">
      <w:pPr>
        <w:numPr>
          <w:ilvl w:val="1"/>
          <w:numId w:val="80"/>
        </w:numPr>
        <w:spacing w:after="0" w:afterAutospacing="0"/>
        <w:ind w:left="1440" w:hanging="360"/>
      </w:pPr>
      <w:r w:rsidDel="00000000" w:rsidR="00000000" w:rsidRPr="00000000">
        <w:rPr>
          <w:rtl w:val="0"/>
        </w:rPr>
        <w:t xml:space="preserve">Setting this allows for you to change the attack range of units. </w:t>
      </w:r>
      <w:r w:rsidDel="00000000" w:rsidR="00000000" w:rsidRPr="00000000">
        <w:rPr>
          <w:color w:val="9900ff"/>
          <w:rtl w:val="0"/>
        </w:rPr>
        <w:t xml:space="preserve">(Tal0n)</w:t>
      </w:r>
      <w:r w:rsidDel="00000000" w:rsidR="00000000" w:rsidRPr="00000000">
        <w:rPr>
          <w:rtl w:val="0"/>
        </w:rPr>
      </w:r>
    </w:p>
    <w:p w:rsidR="00000000" w:rsidDel="00000000" w:rsidP="00000000" w:rsidRDefault="00000000" w:rsidRPr="00000000" w14:paraId="00000774">
      <w:pPr>
        <w:numPr>
          <w:ilvl w:val="1"/>
          <w:numId w:val="80"/>
        </w:numPr>
        <w:spacing w:after="0" w:afterAutospacing="0"/>
        <w:ind w:left="1440" w:hanging="360"/>
      </w:pPr>
      <w:r w:rsidDel="00000000" w:rsidR="00000000" w:rsidRPr="00000000">
        <w:rPr>
          <w:rtl w:val="0"/>
        </w:rPr>
        <w:t xml:space="preserve">Only works with melee units, reasons why are only melee units can be affected </w:t>
      </w:r>
      <w:r w:rsidDel="00000000" w:rsidR="00000000" w:rsidRPr="00000000">
        <w:rPr>
          <w:color w:val="9900ff"/>
          <w:rtl w:val="0"/>
        </w:rPr>
        <w:t xml:space="preserve">(Tal0n)</w:t>
      </w:r>
    </w:p>
    <w:p w:rsidR="00000000" w:rsidDel="00000000" w:rsidP="00000000" w:rsidRDefault="00000000" w:rsidRPr="00000000" w14:paraId="00000775">
      <w:pPr>
        <w:numPr>
          <w:ilvl w:val="0"/>
          <w:numId w:val="80"/>
        </w:numPr>
        <w:ind w:left="720" w:hanging="360"/>
      </w:pPr>
      <w:r w:rsidDel="00000000" w:rsidR="00000000" w:rsidRPr="00000000">
        <w:rPr>
          <w:rtl w:val="0"/>
        </w:rPr>
        <w:t xml:space="preserve">Deals 0 Unknown damage</w:t>
      </w:r>
    </w:p>
    <w:p w:rsidR="00000000" w:rsidDel="00000000" w:rsidP="00000000" w:rsidRDefault="00000000" w:rsidRPr="00000000" w14:paraId="00000776">
      <w:pPr>
        <w:pStyle w:val="Heading2"/>
        <w:ind w:firstLine="720"/>
        <w:rPr/>
      </w:pPr>
      <w:bookmarkStart w:colFirst="0" w:colLast="0" w:name="_3qn0o05drz59" w:id="137"/>
      <w:bookmarkEnd w:id="137"/>
      <w:r w:rsidDel="00000000" w:rsidR="00000000" w:rsidRPr="00000000">
        <w:rPr>
          <w:rtl w:val="0"/>
        </w:rPr>
        <w:t xml:space="preserve">-Animate Dead:</w:t>
      </w:r>
    </w:p>
    <w:p w:rsidR="00000000" w:rsidDel="00000000" w:rsidP="00000000" w:rsidRDefault="00000000" w:rsidRPr="00000000" w14:paraId="00000777">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77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79">
      <w:pPr>
        <w:ind w:left="720" w:firstLine="720"/>
        <w:rPr/>
      </w:pPr>
      <w:r w:rsidDel="00000000" w:rsidR="00000000" w:rsidRPr="00000000">
        <w:rPr>
          <w:rtl w:val="0"/>
        </w:rPr>
        <w:t xml:space="preserve">RawCode: AUan</w:t>
      </w:r>
    </w:p>
    <w:p w:rsidR="00000000" w:rsidDel="00000000" w:rsidP="00000000" w:rsidRDefault="00000000" w:rsidRPr="00000000" w14:paraId="0000077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7B">
      <w:pPr>
        <w:numPr>
          <w:ilvl w:val="0"/>
          <w:numId w:val="80"/>
        </w:numPr>
        <w:spacing w:after="0" w:afterAutospacing="0"/>
        <w:ind w:left="720" w:hanging="360"/>
      </w:pPr>
      <w:r w:rsidDel="00000000" w:rsidR="00000000" w:rsidRPr="00000000">
        <w:rPr>
          <w:rtl w:val="0"/>
        </w:rPr>
        <w:t xml:space="preserve">Effectively just make copies(corpses) of 6 dead units on the ground, summoning them as Invulnerable with timed life.</w:t>
      </w:r>
    </w:p>
    <w:p w:rsidR="00000000" w:rsidDel="00000000" w:rsidP="00000000" w:rsidRDefault="00000000" w:rsidRPr="00000000" w14:paraId="0000077C">
      <w:pPr>
        <w:numPr>
          <w:ilvl w:val="0"/>
          <w:numId w:val="80"/>
        </w:numPr>
        <w:spacing w:after="0" w:afterAutospacing="0"/>
        <w:ind w:left="720" w:hanging="360"/>
      </w:pPr>
      <w:r w:rsidDel="00000000" w:rsidR="00000000" w:rsidRPr="00000000">
        <w:rPr>
          <w:rtl w:val="0"/>
        </w:rPr>
        <w:t xml:space="preserve">Works like Resurrection, except the units “revived” have the “Animate Dead” expiration timer type.</w:t>
      </w:r>
    </w:p>
    <w:p w:rsidR="00000000" w:rsidDel="00000000" w:rsidP="00000000" w:rsidRDefault="00000000" w:rsidRPr="00000000" w14:paraId="0000077D">
      <w:pPr>
        <w:numPr>
          <w:ilvl w:val="0"/>
          <w:numId w:val="80"/>
        </w:numPr>
        <w:ind w:left="720" w:hanging="360"/>
      </w:pPr>
      <w:r w:rsidDel="00000000" w:rsidR="00000000" w:rsidRPr="00000000">
        <w:rPr>
          <w:rtl w:val="0"/>
        </w:rPr>
        <w:t xml:space="preserve">Animated units have no abilities, they are removed (passive and active). </w:t>
      </w:r>
    </w:p>
    <w:p w:rsidR="00000000" w:rsidDel="00000000" w:rsidP="00000000" w:rsidRDefault="00000000" w:rsidRPr="00000000" w14:paraId="0000077E">
      <w:pPr>
        <w:ind w:left="2160" w:firstLine="0"/>
        <w:rPr/>
      </w:pPr>
      <w:r w:rsidDel="00000000" w:rsidR="00000000" w:rsidRPr="00000000">
        <w:rPr>
          <w:rtl w:val="0"/>
        </w:rPr>
        <w:tab/>
        <w:tab/>
        <w:t xml:space="preserve">However you can give them items, passive abilities. If they die with items on, they will drop items at the place of death.</w:t>
      </w:r>
    </w:p>
    <w:p w:rsidR="00000000" w:rsidDel="00000000" w:rsidP="00000000" w:rsidRDefault="00000000" w:rsidRPr="00000000" w14:paraId="0000077F">
      <w:pPr>
        <w:numPr>
          <w:ilvl w:val="0"/>
          <w:numId w:val="80"/>
        </w:numPr>
        <w:spacing w:after="0" w:afterAutospacing="0"/>
        <w:ind w:left="720" w:hanging="360"/>
      </w:pPr>
      <w:r w:rsidDel="00000000" w:rsidR="00000000" w:rsidRPr="00000000">
        <w:rPr>
          <w:rtl w:val="0"/>
        </w:rPr>
        <w:t xml:space="preserve">Behave similar to units with “Animate Dead” expiration timer type added. </w:t>
      </w:r>
      <w:r w:rsidDel="00000000" w:rsidR="00000000" w:rsidRPr="00000000">
        <w:rPr>
          <w:color w:val="00bf00"/>
          <w:rtl w:val="0"/>
        </w:rPr>
        <w:t xml:space="preserve">(1.31.1.12173)</w:t>
      </w:r>
    </w:p>
    <w:p w:rsidR="00000000" w:rsidDel="00000000" w:rsidP="00000000" w:rsidRDefault="00000000" w:rsidRPr="00000000" w14:paraId="00000780">
      <w:pPr>
        <w:numPr>
          <w:ilvl w:val="0"/>
          <w:numId w:val="80"/>
        </w:numPr>
        <w:spacing w:after="0" w:afterAutospacing="0"/>
        <w:ind w:left="720" w:hanging="360"/>
      </w:pPr>
      <w:r w:rsidDel="00000000" w:rsidR="00000000" w:rsidRPr="00000000">
        <w:rPr>
          <w:rtl w:val="0"/>
        </w:rPr>
        <w:t xml:space="preserve">Can be set to make animated units be invulnerable, or inherit the upgrades from their original owners.</w:t>
      </w:r>
    </w:p>
    <w:p w:rsidR="00000000" w:rsidDel="00000000" w:rsidP="00000000" w:rsidRDefault="00000000" w:rsidRPr="00000000" w14:paraId="00000781">
      <w:pPr>
        <w:numPr>
          <w:ilvl w:val="0"/>
          <w:numId w:val="80"/>
        </w:numPr>
        <w:ind w:left="720" w:hanging="360"/>
      </w:pPr>
      <w:r w:rsidDel="00000000" w:rsidR="00000000" w:rsidRPr="00000000">
        <w:rPr>
          <w:rtl w:val="0"/>
        </w:rPr>
        <w:t xml:space="preserve">Picks random units around the Area of Effect, prioritizing higher-level units.</w:t>
      </w:r>
    </w:p>
    <w:p w:rsidR="00000000" w:rsidDel="00000000" w:rsidP="00000000" w:rsidRDefault="00000000" w:rsidRPr="00000000" w14:paraId="00000782">
      <w:pPr>
        <w:pStyle w:val="Heading2"/>
        <w:ind w:firstLine="720"/>
        <w:rPr/>
      </w:pPr>
      <w:bookmarkStart w:colFirst="0" w:colLast="0" w:name="_nsxbmuhxgxo3" w:id="138"/>
      <w:bookmarkEnd w:id="138"/>
      <w:r w:rsidDel="00000000" w:rsidR="00000000" w:rsidRPr="00000000">
        <w:rPr>
          <w:rtl w:val="0"/>
        </w:rPr>
        <w:t xml:space="preserve">-Carrion Beetles:</w:t>
      </w:r>
    </w:p>
    <w:p w:rsidR="00000000" w:rsidDel="00000000" w:rsidP="00000000" w:rsidRDefault="00000000" w:rsidRPr="00000000" w14:paraId="00000783">
      <w:pPr>
        <w:rPr/>
      </w:pPr>
      <w:r w:rsidDel="00000000" w:rsidR="00000000" w:rsidRPr="00000000">
        <w:rPr>
          <w:rtl w:val="0"/>
        </w:rPr>
        <w:tab/>
        <w:tab/>
        <w:t xml:space="preserve">Tags: </w:t>
      </w:r>
      <w:r w:rsidDel="00000000" w:rsidR="00000000" w:rsidRPr="00000000">
        <w:rPr>
          <w:color w:val="0000ff"/>
          <w:rtl w:val="0"/>
        </w:rPr>
        <w:t xml:space="preserve">[Summon] [Autocast]</w:t>
      </w:r>
      <w:r w:rsidDel="00000000" w:rsidR="00000000" w:rsidRPr="00000000">
        <w:rPr>
          <w:rtl w:val="0"/>
        </w:rPr>
      </w:r>
    </w:p>
    <w:p w:rsidR="00000000" w:rsidDel="00000000" w:rsidP="00000000" w:rsidRDefault="00000000" w:rsidRPr="00000000" w14:paraId="0000078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I am the 5th beatle.</w:t>
      </w:r>
    </w:p>
    <w:p w:rsidR="00000000" w:rsidDel="00000000" w:rsidP="00000000" w:rsidRDefault="00000000" w:rsidRPr="00000000" w14:paraId="00000785">
      <w:pPr>
        <w:ind w:left="720" w:firstLine="720"/>
        <w:rPr/>
      </w:pPr>
      <w:r w:rsidDel="00000000" w:rsidR="00000000" w:rsidRPr="00000000">
        <w:rPr>
          <w:rtl w:val="0"/>
        </w:rPr>
        <w:t xml:space="preserve">Casting by AI: Spammed at every cool down if nearby corpses are available; but only in combat.</w:t>
      </w:r>
    </w:p>
    <w:p w:rsidR="00000000" w:rsidDel="00000000" w:rsidP="00000000" w:rsidRDefault="00000000" w:rsidRPr="00000000" w14:paraId="00000786">
      <w:pPr>
        <w:ind w:left="720" w:firstLine="720"/>
        <w:rPr/>
      </w:pPr>
      <w:r w:rsidDel="00000000" w:rsidR="00000000" w:rsidRPr="00000000">
        <w:rPr>
          <w:rtl w:val="0"/>
        </w:rPr>
        <w:t xml:space="preserve">RawCode: AUcb</w:t>
      </w:r>
    </w:p>
    <w:p w:rsidR="00000000" w:rsidDel="00000000" w:rsidP="00000000" w:rsidRDefault="00000000" w:rsidRPr="00000000" w14:paraId="00000787">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88">
      <w:pPr>
        <w:numPr>
          <w:ilvl w:val="0"/>
          <w:numId w:val="80"/>
        </w:numPr>
        <w:spacing w:after="0" w:afterAutospacing="0"/>
        <w:ind w:left="720" w:hanging="360"/>
      </w:pPr>
      <w:r w:rsidDel="00000000" w:rsidR="00000000" w:rsidRPr="00000000">
        <w:rPr>
          <w:rtl w:val="0"/>
        </w:rPr>
        <w:t xml:space="preserve">Heroic ability of “Raise Dead”.</w:t>
      </w:r>
    </w:p>
    <w:p w:rsidR="00000000" w:rsidDel="00000000" w:rsidP="00000000" w:rsidRDefault="00000000" w:rsidRPr="00000000" w14:paraId="00000789">
      <w:pPr>
        <w:numPr>
          <w:ilvl w:val="1"/>
          <w:numId w:val="80"/>
        </w:numPr>
        <w:spacing w:after="0" w:afterAutospacing="0"/>
        <w:ind w:left="1440" w:hanging="360"/>
      </w:pPr>
      <w:r w:rsidDel="00000000" w:rsidR="00000000" w:rsidRPr="00000000">
        <w:rPr>
          <w:rtl w:val="0"/>
        </w:rPr>
        <w:t xml:space="preserve">Except there is a maximum amount of them out at the same time.</w:t>
      </w:r>
    </w:p>
    <w:p w:rsidR="00000000" w:rsidDel="00000000" w:rsidP="00000000" w:rsidRDefault="00000000" w:rsidRPr="00000000" w14:paraId="0000078A">
      <w:pPr>
        <w:numPr>
          <w:ilvl w:val="1"/>
          <w:numId w:val="80"/>
        </w:numPr>
        <w:ind w:left="1440" w:hanging="360"/>
      </w:pPr>
      <w:r w:rsidDel="00000000" w:rsidR="00000000" w:rsidRPr="00000000">
        <w:rPr>
          <w:rtl w:val="0"/>
        </w:rPr>
        <w:t xml:space="preserve">And they don't have a duration (0)</w:t>
      </w:r>
    </w:p>
    <w:p w:rsidR="00000000" w:rsidDel="00000000" w:rsidP="00000000" w:rsidRDefault="00000000" w:rsidRPr="00000000" w14:paraId="0000078B">
      <w:pPr>
        <w:pStyle w:val="Heading2"/>
        <w:ind w:firstLine="720"/>
        <w:rPr/>
      </w:pPr>
      <w:bookmarkStart w:colFirst="0" w:colLast="0" w:name="_gy5177ojkbpr" w:id="139"/>
      <w:bookmarkEnd w:id="139"/>
      <w:r w:rsidDel="00000000" w:rsidR="00000000" w:rsidRPr="00000000">
        <w:rPr>
          <w:rtl w:val="0"/>
        </w:rPr>
        <w:t xml:space="preserve">-Carrion Swarm:</w:t>
      </w:r>
    </w:p>
    <w:p w:rsidR="00000000" w:rsidDel="00000000" w:rsidP="00000000" w:rsidRDefault="00000000" w:rsidRPr="00000000" w14:paraId="0000078C">
      <w:pPr>
        <w:rPr/>
      </w:pPr>
      <w:r w:rsidDel="00000000" w:rsidR="00000000" w:rsidRPr="00000000">
        <w:rPr>
          <w:rtl w:val="0"/>
        </w:rPr>
        <w:tab/>
        <w:tab/>
        <w:t xml:space="preserve">Tags: </w:t>
      </w:r>
      <w:r w:rsidDel="00000000" w:rsidR="00000000" w:rsidRPr="00000000">
        <w:rPr>
          <w:color w:val="0000ff"/>
          <w:rtl w:val="0"/>
        </w:rPr>
        <w:t xml:space="preserve">[Healing] </w:t>
      </w:r>
      <w:r w:rsidDel="00000000" w:rsidR="00000000" w:rsidRPr="00000000">
        <w:rPr>
          <w:rtl w:val="0"/>
        </w:rPr>
      </w:r>
    </w:p>
    <w:p w:rsidR="00000000" w:rsidDel="00000000" w:rsidP="00000000" w:rsidRDefault="00000000" w:rsidRPr="00000000" w14:paraId="0000078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8E">
      <w:pPr>
        <w:ind w:left="720" w:firstLine="720"/>
        <w:rPr>
          <w:color w:val="ff9900"/>
        </w:rPr>
      </w:pPr>
      <w:r w:rsidDel="00000000" w:rsidR="00000000" w:rsidRPr="00000000">
        <w:rPr>
          <w:rtl w:val="0"/>
        </w:rPr>
        <w:t xml:space="preserve">Casting by AI: Triggered by having 3 clustered enemy units in cast range. </w:t>
      </w:r>
      <w:r w:rsidDel="00000000" w:rsidR="00000000" w:rsidRPr="00000000">
        <w:rPr>
          <w:color w:val="9900ff"/>
          <w:rtl w:val="0"/>
        </w:rPr>
        <w:t xml:space="preserve">(Nudl)</w:t>
      </w:r>
      <w:r w:rsidDel="00000000" w:rsidR="00000000" w:rsidRPr="00000000">
        <w:rPr>
          <w:rtl w:val="0"/>
        </w:rPr>
      </w:r>
    </w:p>
    <w:p w:rsidR="00000000" w:rsidDel="00000000" w:rsidP="00000000" w:rsidRDefault="00000000" w:rsidRPr="00000000" w14:paraId="0000078F">
      <w:pPr>
        <w:ind w:left="720" w:firstLine="720"/>
        <w:rPr/>
      </w:pPr>
      <w:r w:rsidDel="00000000" w:rsidR="00000000" w:rsidRPr="00000000">
        <w:rPr>
          <w:rtl w:val="0"/>
        </w:rPr>
        <w:t xml:space="preserve">RawCode: AUcs</w:t>
      </w:r>
    </w:p>
    <w:p w:rsidR="00000000" w:rsidDel="00000000" w:rsidP="00000000" w:rsidRDefault="00000000" w:rsidRPr="00000000" w14:paraId="0000079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91">
      <w:pPr>
        <w:numPr>
          <w:ilvl w:val="0"/>
          <w:numId w:val="80"/>
        </w:numPr>
        <w:spacing w:after="0" w:afterAutospacing="0"/>
        <w:ind w:left="720" w:hanging="360"/>
      </w:pPr>
      <w:r w:rsidDel="00000000" w:rsidR="00000000" w:rsidRPr="00000000">
        <w:rPr>
          <w:rtl w:val="0"/>
        </w:rPr>
        <w:t xml:space="preserve">“Data - Damage”</w:t>
      </w:r>
    </w:p>
    <w:p w:rsidR="00000000" w:rsidDel="00000000" w:rsidP="00000000" w:rsidRDefault="00000000" w:rsidRPr="00000000" w14:paraId="00000792">
      <w:pPr>
        <w:numPr>
          <w:ilvl w:val="1"/>
          <w:numId w:val="80"/>
        </w:numPr>
        <w:spacing w:after="0" w:afterAutospacing="0"/>
        <w:ind w:left="1440" w:hanging="360"/>
      </w:pPr>
      <w:r w:rsidDel="00000000" w:rsidR="00000000" w:rsidRPr="00000000">
        <w:rPr>
          <w:rtl w:val="0"/>
        </w:rPr>
        <w:t xml:space="preserve">Negative values does heal.</w:t>
      </w:r>
    </w:p>
    <w:p w:rsidR="00000000" w:rsidDel="00000000" w:rsidP="00000000" w:rsidRDefault="00000000" w:rsidRPr="00000000" w14:paraId="00000793">
      <w:pPr>
        <w:numPr>
          <w:ilvl w:val="0"/>
          <w:numId w:val="80"/>
        </w:numPr>
        <w:spacing w:after="0" w:afterAutospacing="0"/>
        <w:ind w:left="720" w:hanging="360"/>
      </w:pPr>
      <w:r w:rsidDel="00000000" w:rsidR="00000000" w:rsidRPr="00000000">
        <w:rPr>
          <w:rtl w:val="0"/>
        </w:rPr>
        <w:t xml:space="preserve">“Data - Distance”</w:t>
      </w:r>
    </w:p>
    <w:p w:rsidR="00000000" w:rsidDel="00000000" w:rsidP="00000000" w:rsidRDefault="00000000" w:rsidRPr="00000000" w14:paraId="00000794">
      <w:pPr>
        <w:numPr>
          <w:ilvl w:val="1"/>
          <w:numId w:val="80"/>
        </w:numPr>
        <w:spacing w:after="0" w:afterAutospacing="0"/>
        <w:ind w:left="1440" w:hanging="360"/>
      </w:pPr>
      <w:r w:rsidDel="00000000" w:rsidR="00000000" w:rsidRPr="00000000">
        <w:rPr>
          <w:rtl w:val="0"/>
        </w:rPr>
        <w:t xml:space="preserve">Negative values cause the entire skillshot to fly backwards instead.</w:t>
      </w:r>
    </w:p>
    <w:p w:rsidR="00000000" w:rsidDel="00000000" w:rsidP="00000000" w:rsidRDefault="00000000" w:rsidRPr="00000000" w14:paraId="00000795">
      <w:pPr>
        <w:numPr>
          <w:ilvl w:val="0"/>
          <w:numId w:val="80"/>
        </w:numPr>
        <w:ind w:left="720" w:hanging="360"/>
      </w:pPr>
      <w:r w:rsidDel="00000000" w:rsidR="00000000" w:rsidRPr="00000000">
        <w:rPr>
          <w:rtl w:val="0"/>
        </w:rPr>
        <w:t xml:space="preserve">“Art - Special” can’t be changed in custom versions. All carrion swarms use the field from the base spell.</w:t>
      </w:r>
    </w:p>
    <w:p w:rsidR="00000000" w:rsidDel="00000000" w:rsidP="00000000" w:rsidRDefault="00000000" w:rsidRPr="00000000" w14:paraId="00000796">
      <w:pPr>
        <w:numPr>
          <w:ilvl w:val="0"/>
          <w:numId w:val="80"/>
        </w:numPr>
        <w:ind w:left="720" w:hanging="360"/>
      </w:pPr>
      <w:r w:rsidDel="00000000" w:rsidR="00000000" w:rsidRPr="00000000">
        <w:rPr>
          <w:rtl w:val="0"/>
        </w:rPr>
        <w:t xml:space="preserve">When using Crushing Wave as base spell instead of Carrion Swarm, you might run into issues when casting the spell from a dummy unit. Spell can go on CD but not fire if cast simultaneously by multiple dummies or if chaincast from 1 dummy.</w:t>
        <w:br w:type="textWrapping"/>
      </w:r>
      <w:r w:rsidDel="00000000" w:rsidR="00000000" w:rsidRPr="00000000">
        <w:rPr>
          <w:color w:val="ff9900"/>
          <w:rtl w:val="0"/>
        </w:rPr>
        <w:t xml:space="preserve">TLDR</w:t>
      </w:r>
      <w:r w:rsidDel="00000000" w:rsidR="00000000" w:rsidRPr="00000000">
        <w:rPr>
          <w:rtl w:val="0"/>
        </w:rPr>
        <w:t xml:space="preserve">: Use Carrion Swarm, not Crushing Wave if you can.</w:t>
      </w:r>
    </w:p>
    <w:p w:rsidR="00000000" w:rsidDel="00000000" w:rsidP="00000000" w:rsidRDefault="00000000" w:rsidRPr="00000000" w14:paraId="00000797">
      <w:pPr>
        <w:numPr>
          <w:ilvl w:val="0"/>
          <w:numId w:val="80"/>
        </w:numPr>
        <w:ind w:left="720" w:hanging="360"/>
      </w:pPr>
      <w:r w:rsidDel="00000000" w:rsidR="00000000" w:rsidRPr="00000000">
        <w:rPr>
          <w:rtl w:val="0"/>
        </w:rPr>
        <w:t xml:space="preserve">Deals sonic type damage</w:t>
      </w:r>
    </w:p>
    <w:p w:rsidR="00000000" w:rsidDel="00000000" w:rsidP="00000000" w:rsidRDefault="00000000" w:rsidRPr="00000000" w14:paraId="00000798">
      <w:pPr>
        <w:pStyle w:val="Heading2"/>
        <w:ind w:firstLine="720"/>
        <w:rPr/>
      </w:pPr>
      <w:bookmarkStart w:colFirst="0" w:colLast="0" w:name="_ikcw93pxgwgy" w:id="140"/>
      <w:bookmarkEnd w:id="140"/>
      <w:r w:rsidDel="00000000" w:rsidR="00000000" w:rsidRPr="00000000">
        <w:rPr>
          <w:rtl w:val="0"/>
        </w:rPr>
        <w:t xml:space="preserve">-Dark Ritual:</w:t>
      </w:r>
    </w:p>
    <w:p w:rsidR="00000000" w:rsidDel="00000000" w:rsidP="00000000" w:rsidRDefault="00000000" w:rsidRPr="00000000" w14:paraId="00000799">
      <w:pPr>
        <w:rPr/>
      </w:pPr>
      <w:r w:rsidDel="00000000" w:rsidR="00000000" w:rsidRPr="00000000">
        <w:rPr>
          <w:rtl w:val="0"/>
        </w:rPr>
        <w:tab/>
        <w:tab/>
        <w:t xml:space="preserve">Tags: </w:t>
      </w:r>
      <w:r w:rsidDel="00000000" w:rsidR="00000000" w:rsidRPr="00000000">
        <w:rPr>
          <w:color w:val="0000ff"/>
          <w:rtl w:val="0"/>
        </w:rPr>
        <w:t xml:space="preserve">[Mana Regen] [Mana Drain] [Healing]</w:t>
      </w:r>
      <w:r w:rsidDel="00000000" w:rsidR="00000000" w:rsidRPr="00000000">
        <w:rPr>
          <w:rtl w:val="0"/>
        </w:rPr>
      </w:r>
    </w:p>
    <w:p w:rsidR="00000000" w:rsidDel="00000000" w:rsidP="00000000" w:rsidRDefault="00000000" w:rsidRPr="00000000" w14:paraId="0000079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Would make for an excellent Dummy ability… if it didn’t slaughter the unit targeted.</w:t>
      </w:r>
    </w:p>
    <w:p w:rsidR="00000000" w:rsidDel="00000000" w:rsidP="00000000" w:rsidRDefault="00000000" w:rsidRPr="00000000" w14:paraId="0000079B">
      <w:pPr>
        <w:ind w:left="720" w:firstLine="720"/>
        <w:rPr/>
      </w:pPr>
      <w:r w:rsidDel="00000000" w:rsidR="00000000" w:rsidRPr="00000000">
        <w:rPr>
          <w:rtl w:val="0"/>
        </w:rPr>
        <w:t xml:space="preserve">Casting by AI: Never.</w:t>
      </w:r>
    </w:p>
    <w:p w:rsidR="00000000" w:rsidDel="00000000" w:rsidP="00000000" w:rsidRDefault="00000000" w:rsidRPr="00000000" w14:paraId="0000079C">
      <w:pPr>
        <w:ind w:left="720" w:firstLine="720"/>
        <w:rPr/>
      </w:pPr>
      <w:r w:rsidDel="00000000" w:rsidR="00000000" w:rsidRPr="00000000">
        <w:rPr>
          <w:rtl w:val="0"/>
        </w:rPr>
        <w:t xml:space="preserve">RawCode: AUdr</w:t>
      </w:r>
    </w:p>
    <w:p w:rsidR="00000000" w:rsidDel="00000000" w:rsidP="00000000" w:rsidRDefault="00000000" w:rsidRPr="00000000" w14:paraId="0000079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9E">
      <w:pPr>
        <w:numPr>
          <w:ilvl w:val="0"/>
          <w:numId w:val="80"/>
        </w:numPr>
        <w:spacing w:after="0" w:afterAutospacing="0"/>
        <w:ind w:left="720" w:hanging="360"/>
      </w:pPr>
      <w:r w:rsidDel="00000000" w:rsidR="00000000" w:rsidRPr="00000000">
        <w:rPr>
          <w:rtl w:val="0"/>
        </w:rPr>
        <w:t xml:space="preserve">“Life Converted To Mana”</w:t>
      </w:r>
    </w:p>
    <w:p w:rsidR="00000000" w:rsidDel="00000000" w:rsidP="00000000" w:rsidRDefault="00000000" w:rsidRPr="00000000" w14:paraId="0000079F">
      <w:pPr>
        <w:numPr>
          <w:ilvl w:val="1"/>
          <w:numId w:val="80"/>
        </w:numPr>
        <w:spacing w:after="0" w:afterAutospacing="0"/>
        <w:ind w:left="1440" w:hanging="360"/>
      </w:pPr>
      <w:r w:rsidDel="00000000" w:rsidR="00000000" w:rsidRPr="00000000">
        <w:rPr>
          <w:rtl w:val="0"/>
        </w:rPr>
        <w:t xml:space="preserve">Negative values cause the Lich to lose mana instead.</w:t>
      </w:r>
    </w:p>
    <w:p w:rsidR="00000000" w:rsidDel="00000000" w:rsidP="00000000" w:rsidRDefault="00000000" w:rsidRPr="00000000" w14:paraId="000007A0">
      <w:pPr>
        <w:numPr>
          <w:ilvl w:val="0"/>
          <w:numId w:val="80"/>
        </w:numPr>
        <w:spacing w:after="0" w:afterAutospacing="0"/>
        <w:ind w:left="720" w:hanging="360"/>
      </w:pPr>
      <w:r w:rsidDel="00000000" w:rsidR="00000000" w:rsidRPr="00000000">
        <w:rPr>
          <w:rtl w:val="0"/>
        </w:rPr>
        <w:t xml:space="preserve">“Life Converted To Life”</w:t>
      </w:r>
    </w:p>
    <w:p w:rsidR="00000000" w:rsidDel="00000000" w:rsidP="00000000" w:rsidRDefault="00000000" w:rsidRPr="00000000" w14:paraId="000007A1">
      <w:pPr>
        <w:numPr>
          <w:ilvl w:val="1"/>
          <w:numId w:val="80"/>
        </w:numPr>
        <w:spacing w:after="0" w:afterAutospacing="0"/>
        <w:ind w:left="1440" w:hanging="360"/>
      </w:pPr>
      <w:r w:rsidDel="00000000" w:rsidR="00000000" w:rsidRPr="00000000">
        <w:rPr>
          <w:rtl w:val="0"/>
        </w:rPr>
        <w:t xml:space="preserve">Negative values cause the Lich to lose health instead.</w:t>
      </w:r>
    </w:p>
    <w:p w:rsidR="00000000" w:rsidDel="00000000" w:rsidP="00000000" w:rsidRDefault="00000000" w:rsidRPr="00000000" w14:paraId="000007A2">
      <w:pPr>
        <w:numPr>
          <w:ilvl w:val="0"/>
          <w:numId w:val="80"/>
        </w:numPr>
        <w:spacing w:after="0" w:afterAutospacing="0"/>
        <w:ind w:left="720" w:hanging="360"/>
      </w:pPr>
      <w:r w:rsidDel="00000000" w:rsidR="00000000" w:rsidRPr="00000000">
        <w:rPr>
          <w:rtl w:val="0"/>
        </w:rPr>
        <w:t xml:space="preserve">Hardcoded to only work with units having the “Undead” tag under Unit Classification.</w:t>
      </w:r>
    </w:p>
    <w:p w:rsidR="00000000" w:rsidDel="00000000" w:rsidP="00000000" w:rsidRDefault="00000000" w:rsidRPr="00000000" w14:paraId="000007A3">
      <w:pPr>
        <w:numPr>
          <w:ilvl w:val="0"/>
          <w:numId w:val="80"/>
        </w:numPr>
        <w:ind w:left="720" w:hanging="360"/>
      </w:pPr>
      <w:r w:rsidDel="00000000" w:rsidR="00000000" w:rsidRPr="00000000">
        <w:rPr>
          <w:rtl w:val="0"/>
        </w:rPr>
        <w:t xml:space="preserve">Does not trigger a damage event.</w:t>
      </w:r>
    </w:p>
    <w:p w:rsidR="00000000" w:rsidDel="00000000" w:rsidP="00000000" w:rsidRDefault="00000000" w:rsidRPr="00000000" w14:paraId="000007A4">
      <w:pPr>
        <w:pStyle w:val="Heading2"/>
        <w:ind w:firstLine="720"/>
        <w:rPr/>
      </w:pPr>
      <w:bookmarkStart w:colFirst="0" w:colLast="0" w:name="_g0wg46cnslsf" w:id="141"/>
      <w:bookmarkEnd w:id="141"/>
      <w:r w:rsidDel="00000000" w:rsidR="00000000" w:rsidRPr="00000000">
        <w:rPr>
          <w:rtl w:val="0"/>
        </w:rPr>
        <w:t xml:space="preserve">-Death And Decay:</w:t>
      </w:r>
    </w:p>
    <w:p w:rsidR="00000000" w:rsidDel="00000000" w:rsidP="00000000" w:rsidRDefault="00000000" w:rsidRPr="00000000" w14:paraId="000007A5">
      <w:pPr>
        <w:rPr/>
      </w:pPr>
      <w:r w:rsidDel="00000000" w:rsidR="00000000" w:rsidRPr="00000000">
        <w:rPr>
          <w:rtl w:val="0"/>
        </w:rPr>
        <w:tab/>
        <w:tab/>
        <w:t xml:space="preserve">Tags: </w:t>
      </w:r>
      <w:r w:rsidDel="00000000" w:rsidR="00000000" w:rsidRPr="00000000">
        <w:rPr>
          <w:color w:val="0000ff"/>
          <w:rtl w:val="0"/>
        </w:rPr>
        <w:t xml:space="preserve">[Healing] [Healing Over Time] [Damage Over Time]</w:t>
      </w:r>
      <w:r w:rsidDel="00000000" w:rsidR="00000000" w:rsidRPr="00000000">
        <w:rPr>
          <w:rtl w:val="0"/>
        </w:rPr>
      </w:r>
    </w:p>
    <w:p w:rsidR="00000000" w:rsidDel="00000000" w:rsidP="00000000" w:rsidRDefault="00000000" w:rsidRPr="00000000" w14:paraId="000007A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This is my favorite healing spell.</w:t>
      </w:r>
    </w:p>
    <w:p w:rsidR="00000000" w:rsidDel="00000000" w:rsidP="00000000" w:rsidRDefault="00000000" w:rsidRPr="00000000" w14:paraId="000007A7">
      <w:pPr>
        <w:ind w:left="720" w:firstLine="720"/>
        <w:rPr/>
      </w:pPr>
      <w:r w:rsidDel="00000000" w:rsidR="00000000" w:rsidRPr="00000000">
        <w:rPr>
          <w:rtl w:val="0"/>
        </w:rPr>
        <w:t xml:space="preserve">Casting by AI: Spammed at every cool down.</w:t>
      </w:r>
    </w:p>
    <w:p w:rsidR="00000000" w:rsidDel="00000000" w:rsidP="00000000" w:rsidRDefault="00000000" w:rsidRPr="00000000" w14:paraId="000007A8">
      <w:pPr>
        <w:ind w:left="720" w:firstLine="720"/>
        <w:rPr/>
      </w:pPr>
      <w:r w:rsidDel="00000000" w:rsidR="00000000" w:rsidRPr="00000000">
        <w:rPr>
          <w:rtl w:val="0"/>
        </w:rPr>
        <w:t xml:space="preserve">RawCode: AUdd</w:t>
      </w:r>
    </w:p>
    <w:p w:rsidR="00000000" w:rsidDel="00000000" w:rsidP="00000000" w:rsidRDefault="00000000" w:rsidRPr="00000000" w14:paraId="000007A9">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  </w:t>
      </w:r>
    </w:p>
    <w:p w:rsidR="00000000" w:rsidDel="00000000" w:rsidP="00000000" w:rsidRDefault="00000000" w:rsidRPr="00000000" w14:paraId="000007AA">
      <w:pPr>
        <w:numPr>
          <w:ilvl w:val="0"/>
          <w:numId w:val="80"/>
        </w:numPr>
        <w:spacing w:after="0" w:afterAutospacing="0"/>
        <w:ind w:left="720" w:hanging="360"/>
      </w:pPr>
      <w:r w:rsidDel="00000000" w:rsidR="00000000" w:rsidRPr="00000000">
        <w:rPr>
          <w:rtl w:val="0"/>
        </w:rPr>
        <w:t xml:space="preserve">“Max Life Drained Per Second”</w:t>
      </w:r>
    </w:p>
    <w:p w:rsidR="00000000" w:rsidDel="00000000" w:rsidP="00000000" w:rsidRDefault="00000000" w:rsidRPr="00000000" w14:paraId="000007AB">
      <w:pPr>
        <w:numPr>
          <w:ilvl w:val="1"/>
          <w:numId w:val="80"/>
        </w:numPr>
        <w:spacing w:after="0" w:afterAutospacing="0"/>
        <w:ind w:left="1440" w:hanging="360"/>
      </w:pPr>
      <w:r w:rsidDel="00000000" w:rsidR="00000000" w:rsidRPr="00000000">
        <w:rPr>
          <w:rtl w:val="0"/>
        </w:rPr>
        <w:t xml:space="preserve">Negative Values cause the units to heal instead.</w:t>
      </w:r>
    </w:p>
    <w:p w:rsidR="00000000" w:rsidDel="00000000" w:rsidP="00000000" w:rsidRDefault="00000000" w:rsidRPr="00000000" w14:paraId="000007AC">
      <w:pPr>
        <w:numPr>
          <w:ilvl w:val="2"/>
          <w:numId w:val="80"/>
        </w:numPr>
        <w:spacing w:after="0" w:afterAutospacing="0"/>
        <w:ind w:left="2160" w:hanging="360"/>
      </w:pPr>
      <w:r w:rsidDel="00000000" w:rsidR="00000000" w:rsidRPr="00000000">
        <w:rPr>
          <w:rtl w:val="0"/>
        </w:rPr>
        <w:t xml:space="preserve">Healing on buildings still suffers a penalty.</w:t>
      </w:r>
    </w:p>
    <w:p w:rsidR="00000000" w:rsidDel="00000000" w:rsidP="00000000" w:rsidRDefault="00000000" w:rsidRPr="00000000" w14:paraId="000007AD">
      <w:pPr>
        <w:numPr>
          <w:ilvl w:val="0"/>
          <w:numId w:val="80"/>
        </w:numPr>
        <w:spacing w:after="0" w:afterAutospacing="0"/>
        <w:ind w:left="720" w:hanging="360"/>
      </w:pPr>
      <w:r w:rsidDel="00000000" w:rsidR="00000000" w:rsidRPr="00000000">
        <w:rPr>
          <w:rtl w:val="0"/>
        </w:rPr>
        <w:t xml:space="preserve">Can change Buff and Effect for visual.</w:t>
      </w:r>
    </w:p>
    <w:p w:rsidR="00000000" w:rsidDel="00000000" w:rsidP="00000000" w:rsidRDefault="00000000" w:rsidRPr="00000000" w14:paraId="000007AE">
      <w:pPr>
        <w:numPr>
          <w:ilvl w:val="0"/>
          <w:numId w:val="80"/>
        </w:numPr>
        <w:spacing w:after="0" w:afterAutospacing="0"/>
        <w:ind w:left="720" w:hanging="360"/>
      </w:pPr>
      <w:r w:rsidDel="00000000" w:rsidR="00000000" w:rsidRPr="00000000">
        <w:rPr>
          <w:rtl w:val="0"/>
        </w:rPr>
        <w:t xml:space="preserve">Destroying trees is hardcoded </w:t>
      </w:r>
      <w:r w:rsidDel="00000000" w:rsidR="00000000" w:rsidRPr="00000000">
        <w:rPr>
          <w:color w:val="ff9900"/>
          <w:rtl w:val="0"/>
        </w:rPr>
        <w:t xml:space="preserve">(Thank god)</w:t>
      </w:r>
      <w:r w:rsidDel="00000000" w:rsidR="00000000" w:rsidRPr="00000000">
        <w:rPr>
          <w:rtl w:val="0"/>
        </w:rPr>
        <w:t xml:space="preserve">.</w:t>
      </w:r>
    </w:p>
    <w:p w:rsidR="00000000" w:rsidDel="00000000" w:rsidP="00000000" w:rsidRDefault="00000000" w:rsidRPr="00000000" w14:paraId="000007AF">
      <w:pPr>
        <w:numPr>
          <w:ilvl w:val="0"/>
          <w:numId w:val="80"/>
        </w:numPr>
        <w:spacing w:after="0" w:afterAutospacing="0"/>
        <w:ind w:left="720" w:hanging="360"/>
      </w:pPr>
      <w:r w:rsidDel="00000000" w:rsidR="00000000" w:rsidRPr="00000000">
        <w:rPr>
          <w:rtl w:val="0"/>
        </w:rPr>
        <w:t xml:space="preserve">Does strictly adhere to “Targets Allowed” allowing for damage/healing on allied/enemy units only. </w:t>
      </w:r>
      <w:r w:rsidDel="00000000" w:rsidR="00000000" w:rsidRPr="00000000">
        <w:rPr>
          <w:rtl w:val="0"/>
        </w:rPr>
      </w:r>
    </w:p>
    <w:p w:rsidR="00000000" w:rsidDel="00000000" w:rsidP="00000000" w:rsidRDefault="00000000" w:rsidRPr="00000000" w14:paraId="000007B0">
      <w:pPr>
        <w:numPr>
          <w:ilvl w:val="1"/>
          <w:numId w:val="80"/>
        </w:numPr>
        <w:spacing w:after="0" w:afterAutospacing="0"/>
        <w:ind w:left="1440" w:hanging="360"/>
      </w:pPr>
      <w:r w:rsidDel="00000000" w:rsidR="00000000" w:rsidRPr="00000000">
        <w:rPr>
          <w:rtl w:val="0"/>
        </w:rPr>
        <w:t xml:space="preserve">Can configure to make it affect air or ground or structures or allies or enemies only.</w:t>
      </w:r>
    </w:p>
    <w:p w:rsidR="00000000" w:rsidDel="00000000" w:rsidP="00000000" w:rsidRDefault="00000000" w:rsidRPr="00000000" w14:paraId="000007B1">
      <w:pPr>
        <w:numPr>
          <w:ilvl w:val="0"/>
          <w:numId w:val="80"/>
        </w:numPr>
        <w:ind w:left="720" w:hanging="360"/>
      </w:pPr>
      <w:r w:rsidDel="00000000" w:rsidR="00000000" w:rsidRPr="00000000">
        <w:rPr>
          <w:rtl w:val="0"/>
        </w:rPr>
        <w:t xml:space="preserve">Deals universal type damage</w:t>
      </w:r>
    </w:p>
    <w:p w:rsidR="00000000" w:rsidDel="00000000" w:rsidP="00000000" w:rsidRDefault="00000000" w:rsidRPr="00000000" w14:paraId="000007B2">
      <w:pPr>
        <w:pStyle w:val="Heading2"/>
        <w:ind w:firstLine="720"/>
        <w:rPr/>
      </w:pPr>
      <w:bookmarkStart w:colFirst="0" w:colLast="0" w:name="_myh2fmywfk75" w:id="142"/>
      <w:bookmarkEnd w:id="142"/>
      <w:r w:rsidDel="00000000" w:rsidR="00000000" w:rsidRPr="00000000">
        <w:rPr>
          <w:rtl w:val="0"/>
        </w:rPr>
        <w:t xml:space="preserve">-Death Coil:</w:t>
      </w:r>
    </w:p>
    <w:p w:rsidR="00000000" w:rsidDel="00000000" w:rsidP="00000000" w:rsidRDefault="00000000" w:rsidRPr="00000000" w14:paraId="000007B3">
      <w:pPr>
        <w:rPr/>
      </w:pPr>
      <w:r w:rsidDel="00000000" w:rsidR="00000000" w:rsidRPr="00000000">
        <w:rPr>
          <w:rtl w:val="0"/>
        </w:rPr>
        <w:tab/>
        <w:tab/>
        <w:t xml:space="preserve">Tags: </w:t>
      </w:r>
      <w:r w:rsidDel="00000000" w:rsidR="00000000" w:rsidRPr="00000000">
        <w:rPr>
          <w:color w:val="0000ff"/>
          <w:rtl w:val="0"/>
        </w:rPr>
        <w:t xml:space="preserve">[Healing]</w:t>
      </w:r>
      <w:r w:rsidDel="00000000" w:rsidR="00000000" w:rsidRPr="00000000">
        <w:rPr>
          <w:rtl w:val="0"/>
        </w:rPr>
      </w:r>
    </w:p>
    <w:p w:rsidR="00000000" w:rsidDel="00000000" w:rsidP="00000000" w:rsidRDefault="00000000" w:rsidRPr="00000000" w14:paraId="000007B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Opposite of Holy Light damage/Heal wise.</w:t>
      </w:r>
    </w:p>
    <w:p w:rsidR="00000000" w:rsidDel="00000000" w:rsidP="00000000" w:rsidRDefault="00000000" w:rsidRPr="00000000" w14:paraId="000007B5">
      <w:pPr>
        <w:ind w:left="720" w:firstLine="720"/>
        <w:rPr/>
      </w:pPr>
      <w:r w:rsidDel="00000000" w:rsidR="00000000" w:rsidRPr="00000000">
        <w:rPr>
          <w:rtl w:val="0"/>
        </w:rPr>
        <w:t xml:space="preserve">Casting by AI: Spam on any nearby Undead units or friendly non-Undead units, prefers heroes. /Death Coil is same function as Holy Light but with opposite targets. It's been noticed while doing some Tank/Spank boss fights that if the hero is taken a LOT more damage then the heal, the healer or himself(if he has this spell) he STOPS casting it.</w:t>
      </w:r>
    </w:p>
    <w:p w:rsidR="00000000" w:rsidDel="00000000" w:rsidP="00000000" w:rsidRDefault="00000000" w:rsidRPr="00000000" w14:paraId="000007B6">
      <w:pPr>
        <w:ind w:left="720" w:firstLine="720"/>
        <w:rPr/>
      </w:pPr>
      <w:r w:rsidDel="00000000" w:rsidR="00000000" w:rsidRPr="00000000">
        <w:rPr>
          <w:rtl w:val="0"/>
        </w:rPr>
        <w:t xml:space="preserve">RawCode: AUdc</w:t>
      </w:r>
    </w:p>
    <w:p w:rsidR="00000000" w:rsidDel="00000000" w:rsidP="00000000" w:rsidRDefault="00000000" w:rsidRPr="00000000" w14:paraId="000007B7">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B8">
      <w:pPr>
        <w:numPr>
          <w:ilvl w:val="0"/>
          <w:numId w:val="80"/>
        </w:numPr>
        <w:spacing w:after="0" w:afterAutospacing="0"/>
        <w:ind w:left="720" w:hanging="360"/>
      </w:pPr>
      <w:r w:rsidDel="00000000" w:rsidR="00000000" w:rsidRPr="00000000">
        <w:rPr>
          <w:rtl w:val="0"/>
        </w:rPr>
        <w:t xml:space="preserve">Can’t target enemy Undead units. A good alternative missile spell is Acid Bomb, just set duration to 0.02.  </w:t>
      </w:r>
      <w:r w:rsidDel="00000000" w:rsidR="00000000" w:rsidRPr="00000000">
        <w:rPr>
          <w:color w:val="660000"/>
          <w:rtl w:val="0"/>
        </w:rPr>
        <w:t xml:space="preserve">(</w:t>
      </w:r>
      <w:r w:rsidDel="00000000" w:rsidR="00000000" w:rsidRPr="00000000">
        <w:rPr>
          <w:color w:val="9900ff"/>
          <w:rtl w:val="0"/>
        </w:rPr>
        <w:t xml:space="preserve">Nudl</w:t>
      </w:r>
      <w:r w:rsidDel="00000000" w:rsidR="00000000" w:rsidRPr="00000000">
        <w:rPr>
          <w:color w:val="660000"/>
          <w:rtl w:val="0"/>
        </w:rPr>
        <w:t xml:space="preserve">)</w:t>
      </w:r>
      <w:r w:rsidDel="00000000" w:rsidR="00000000" w:rsidRPr="00000000">
        <w:rPr>
          <w:rtl w:val="0"/>
        </w:rPr>
      </w:r>
    </w:p>
    <w:p w:rsidR="00000000" w:rsidDel="00000000" w:rsidP="00000000" w:rsidRDefault="00000000" w:rsidRPr="00000000" w14:paraId="000007B9">
      <w:pPr>
        <w:numPr>
          <w:ilvl w:val="0"/>
          <w:numId w:val="80"/>
        </w:numPr>
        <w:spacing w:after="0" w:afterAutospacing="0"/>
        <w:ind w:left="720" w:hanging="360"/>
      </w:pPr>
      <w:r w:rsidDel="00000000" w:rsidR="00000000" w:rsidRPr="00000000">
        <w:rPr>
          <w:rtl w:val="0"/>
        </w:rPr>
        <w:t xml:space="preserve">“Amount Healed/Damaged"</w:t>
      </w:r>
    </w:p>
    <w:p w:rsidR="00000000" w:rsidDel="00000000" w:rsidP="00000000" w:rsidRDefault="00000000" w:rsidRPr="00000000" w14:paraId="000007BA">
      <w:pPr>
        <w:numPr>
          <w:ilvl w:val="1"/>
          <w:numId w:val="80"/>
        </w:numPr>
        <w:spacing w:after="0" w:afterAutospacing="0"/>
        <w:ind w:left="1440" w:hanging="360"/>
      </w:pPr>
      <w:r w:rsidDel="00000000" w:rsidR="00000000" w:rsidRPr="00000000">
        <w:rPr>
          <w:rtl w:val="0"/>
        </w:rPr>
        <w:t xml:space="preserve">Setting this to below 0 reverses the effect (Deal full damage to allies and heal enemies for half damage).</w:t>
      </w:r>
    </w:p>
    <w:p w:rsidR="00000000" w:rsidDel="00000000" w:rsidP="00000000" w:rsidRDefault="00000000" w:rsidRPr="00000000" w14:paraId="000007BB">
      <w:pPr>
        <w:numPr>
          <w:ilvl w:val="0"/>
          <w:numId w:val="80"/>
        </w:numPr>
        <w:ind w:left="720" w:hanging="360"/>
      </w:pPr>
      <w:r w:rsidDel="00000000" w:rsidR="00000000" w:rsidRPr="00000000">
        <w:rPr>
          <w:rtl w:val="0"/>
        </w:rPr>
        <w:t xml:space="preserve">Deals death type damage (also deals Unknown type damage)</w:t>
      </w:r>
    </w:p>
    <w:p w:rsidR="00000000" w:rsidDel="00000000" w:rsidP="00000000" w:rsidRDefault="00000000" w:rsidRPr="00000000" w14:paraId="000007BC">
      <w:pPr>
        <w:pStyle w:val="Heading2"/>
        <w:ind w:firstLine="720"/>
        <w:rPr/>
      </w:pPr>
      <w:bookmarkStart w:colFirst="0" w:colLast="0" w:name="_r8q10b7p96h2" w:id="143"/>
      <w:bookmarkEnd w:id="143"/>
      <w:r w:rsidDel="00000000" w:rsidR="00000000" w:rsidRPr="00000000">
        <w:rPr>
          <w:rtl w:val="0"/>
        </w:rPr>
        <w:t xml:space="preserve">-Death Pact:</w:t>
      </w:r>
    </w:p>
    <w:p w:rsidR="00000000" w:rsidDel="00000000" w:rsidP="00000000" w:rsidRDefault="00000000" w:rsidRPr="00000000" w14:paraId="000007BD">
      <w:pPr>
        <w:rPr/>
      </w:pPr>
      <w:r w:rsidDel="00000000" w:rsidR="00000000" w:rsidRPr="00000000">
        <w:rPr>
          <w:rtl w:val="0"/>
        </w:rPr>
        <w:tab/>
        <w:tab/>
        <w:t xml:space="preserve">Tags: </w:t>
      </w:r>
      <w:r w:rsidDel="00000000" w:rsidR="00000000" w:rsidRPr="00000000">
        <w:rPr>
          <w:color w:val="0000ff"/>
          <w:rtl w:val="0"/>
        </w:rPr>
        <w:t xml:space="preserve">[Mana Regen] [Mana Drain] [Healing] [Copy]</w:t>
      </w:r>
      <w:r w:rsidDel="00000000" w:rsidR="00000000" w:rsidRPr="00000000">
        <w:rPr>
          <w:rtl w:val="0"/>
        </w:rPr>
      </w:r>
    </w:p>
    <w:p w:rsidR="00000000" w:rsidDel="00000000" w:rsidP="00000000" w:rsidRDefault="00000000" w:rsidRPr="00000000" w14:paraId="000007B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My version truly was a death pact, where both parties lost their lives.</w:t>
      </w:r>
    </w:p>
    <w:p w:rsidR="00000000" w:rsidDel="00000000" w:rsidP="00000000" w:rsidRDefault="00000000" w:rsidRPr="00000000" w14:paraId="000007BF">
      <w:pPr>
        <w:ind w:left="720" w:firstLine="720"/>
        <w:rPr/>
      </w:pPr>
      <w:r w:rsidDel="00000000" w:rsidR="00000000" w:rsidRPr="00000000">
        <w:rPr>
          <w:rtl w:val="0"/>
        </w:rPr>
        <w:t xml:space="preserve">Casting by AI: Doesn’t work.</w:t>
      </w:r>
    </w:p>
    <w:p w:rsidR="00000000" w:rsidDel="00000000" w:rsidP="00000000" w:rsidRDefault="00000000" w:rsidRPr="00000000" w14:paraId="000007C0">
      <w:pPr>
        <w:ind w:left="720" w:firstLine="720"/>
        <w:rPr/>
      </w:pPr>
      <w:r w:rsidDel="00000000" w:rsidR="00000000" w:rsidRPr="00000000">
        <w:rPr>
          <w:rtl w:val="0"/>
        </w:rPr>
        <w:t xml:space="preserve">RawCode: AUdp</w:t>
      </w:r>
    </w:p>
    <w:p w:rsidR="00000000" w:rsidDel="00000000" w:rsidP="00000000" w:rsidRDefault="00000000" w:rsidRPr="00000000" w14:paraId="000007C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C2">
      <w:pPr>
        <w:numPr>
          <w:ilvl w:val="0"/>
          <w:numId w:val="80"/>
        </w:numPr>
        <w:spacing w:after="0" w:afterAutospacing="0"/>
        <w:ind w:left="720" w:hanging="360"/>
      </w:pPr>
      <w:r w:rsidDel="00000000" w:rsidR="00000000" w:rsidRPr="00000000">
        <w:rPr>
          <w:rtl w:val="0"/>
        </w:rPr>
        <w:t xml:space="preserve">The same as “Dark Ritual” except it has another order string. Go up 3 abilities for more information.</w:t>
      </w:r>
    </w:p>
    <w:p w:rsidR="00000000" w:rsidDel="00000000" w:rsidP="00000000" w:rsidRDefault="00000000" w:rsidRPr="00000000" w14:paraId="000007C3">
      <w:pPr>
        <w:numPr>
          <w:ilvl w:val="0"/>
          <w:numId w:val="80"/>
        </w:numPr>
        <w:ind w:left="720" w:hanging="360"/>
      </w:pPr>
      <w:r w:rsidDel="00000000" w:rsidR="00000000" w:rsidRPr="00000000">
        <w:rPr>
          <w:rtl w:val="0"/>
        </w:rPr>
        <w:t xml:space="preserve">Does not trigger a damage event.</w:t>
      </w:r>
    </w:p>
    <w:p w:rsidR="00000000" w:rsidDel="00000000" w:rsidP="00000000" w:rsidRDefault="00000000" w:rsidRPr="00000000" w14:paraId="000007C4">
      <w:pPr>
        <w:pStyle w:val="Heading2"/>
        <w:ind w:firstLine="720"/>
        <w:rPr/>
      </w:pPr>
      <w:bookmarkStart w:colFirst="0" w:colLast="0" w:name="_vw4vj2jwmzkl" w:id="144"/>
      <w:bookmarkEnd w:id="144"/>
      <w:r w:rsidDel="00000000" w:rsidR="00000000" w:rsidRPr="00000000">
        <w:rPr>
          <w:rtl w:val="0"/>
        </w:rPr>
        <w:t xml:space="preserve">-Frost Armor:</w:t>
      </w:r>
    </w:p>
    <w:p w:rsidR="00000000" w:rsidDel="00000000" w:rsidP="00000000" w:rsidRDefault="00000000" w:rsidRPr="00000000" w14:paraId="000007C5">
      <w:pPr>
        <w:rPr/>
      </w:pPr>
      <w:r w:rsidDel="00000000" w:rsidR="00000000" w:rsidRPr="00000000">
        <w:rPr>
          <w:rtl w:val="0"/>
        </w:rPr>
        <w:tab/>
        <w:tab/>
        <w:t xml:space="preserve">Tags: </w:t>
      </w:r>
      <w:r w:rsidDel="00000000" w:rsidR="00000000" w:rsidRPr="00000000">
        <w:rPr>
          <w:color w:val="0000ff"/>
          <w:rtl w:val="0"/>
        </w:rPr>
        <w:t xml:space="preserve">[Flat Armor Increase] [Flat Armor Decrease] [Autocast]</w:t>
      </w:r>
      <w:r w:rsidDel="00000000" w:rsidR="00000000" w:rsidRPr="00000000">
        <w:rPr>
          <w:rtl w:val="0"/>
        </w:rPr>
      </w:r>
    </w:p>
    <w:p w:rsidR="00000000" w:rsidDel="00000000" w:rsidP="00000000" w:rsidRDefault="00000000" w:rsidRPr="00000000" w14:paraId="000007C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C7">
      <w:pPr>
        <w:ind w:left="720" w:firstLine="720"/>
        <w:rPr/>
      </w:pPr>
      <w:r w:rsidDel="00000000" w:rsidR="00000000" w:rsidRPr="00000000">
        <w:rPr>
          <w:rtl w:val="0"/>
        </w:rPr>
        <w:t xml:space="preserve">Casting by AI: used first on units that takes damage from enemy, and can to follow to whole group if necessary (</w:t>
      </w:r>
      <w:r w:rsidDel="00000000" w:rsidR="00000000" w:rsidRPr="00000000">
        <w:rPr>
          <w:color w:val="9900ff"/>
          <w:rtl w:val="0"/>
        </w:rPr>
        <w:t xml:space="preserve">Daffa</w:t>
      </w:r>
      <w:r w:rsidDel="00000000" w:rsidR="00000000" w:rsidRPr="00000000">
        <w:rPr>
          <w:rtl w:val="0"/>
        </w:rPr>
        <w:t xml:space="preserve">)</w:t>
      </w:r>
    </w:p>
    <w:p w:rsidR="00000000" w:rsidDel="00000000" w:rsidP="00000000" w:rsidRDefault="00000000" w:rsidRPr="00000000" w14:paraId="000007C8">
      <w:pPr>
        <w:ind w:left="720" w:firstLine="720"/>
        <w:rPr/>
      </w:pPr>
      <w:r w:rsidDel="00000000" w:rsidR="00000000" w:rsidRPr="00000000">
        <w:rPr>
          <w:rtl w:val="0"/>
        </w:rPr>
        <w:t xml:space="preserve">RawCode: AUfu AUfa</w:t>
      </w:r>
    </w:p>
    <w:p w:rsidR="00000000" w:rsidDel="00000000" w:rsidP="00000000" w:rsidRDefault="00000000" w:rsidRPr="00000000" w14:paraId="000007C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CA">
      <w:pPr>
        <w:numPr>
          <w:ilvl w:val="0"/>
          <w:numId w:val="80"/>
        </w:numPr>
        <w:spacing w:after="0" w:afterAutospacing="0"/>
        <w:ind w:left="720" w:hanging="360"/>
      </w:pPr>
      <w:r w:rsidDel="00000000" w:rsidR="00000000" w:rsidRPr="00000000">
        <w:rPr>
          <w:rtl w:val="0"/>
        </w:rPr>
        <w:t xml:space="preserve">“Data - Armor Bonus”</w:t>
      </w:r>
    </w:p>
    <w:p w:rsidR="00000000" w:rsidDel="00000000" w:rsidP="00000000" w:rsidRDefault="00000000" w:rsidRPr="00000000" w14:paraId="000007CB">
      <w:pPr>
        <w:numPr>
          <w:ilvl w:val="1"/>
          <w:numId w:val="80"/>
        </w:numPr>
        <w:spacing w:after="0" w:afterAutospacing="0"/>
        <w:ind w:left="1440" w:hanging="360"/>
      </w:pPr>
      <w:r w:rsidDel="00000000" w:rsidR="00000000" w:rsidRPr="00000000">
        <w:rPr>
          <w:rtl w:val="0"/>
        </w:rPr>
        <w:t xml:space="preserve">Negative values remove armor instead.</w:t>
      </w:r>
    </w:p>
    <w:p w:rsidR="00000000" w:rsidDel="00000000" w:rsidP="00000000" w:rsidRDefault="00000000" w:rsidRPr="00000000" w14:paraId="000007CC">
      <w:pPr>
        <w:numPr>
          <w:ilvl w:val="0"/>
          <w:numId w:val="80"/>
        </w:numPr>
        <w:spacing w:after="0" w:afterAutospacing="0"/>
        <w:ind w:left="720" w:hanging="360"/>
      </w:pPr>
      <w:r w:rsidDel="00000000" w:rsidR="00000000" w:rsidRPr="00000000">
        <w:rPr>
          <w:rtl w:val="0"/>
        </w:rPr>
        <w:t xml:space="preserve">“Data - Armor Duration”</w:t>
      </w:r>
    </w:p>
    <w:p w:rsidR="00000000" w:rsidDel="00000000" w:rsidP="00000000" w:rsidRDefault="00000000" w:rsidRPr="00000000" w14:paraId="000007CD">
      <w:pPr>
        <w:numPr>
          <w:ilvl w:val="1"/>
          <w:numId w:val="80"/>
        </w:numPr>
        <w:spacing w:after="0" w:afterAutospacing="0"/>
        <w:ind w:left="1440" w:hanging="360"/>
      </w:pPr>
      <w:r w:rsidDel="00000000" w:rsidR="00000000" w:rsidRPr="00000000">
        <w:rPr>
          <w:rtl w:val="0"/>
        </w:rPr>
        <w:t xml:space="preserve">Negative values cause it to last seemingly forever.</w:t>
        <w:tab/>
        <w:t xml:space="preserve">  </w:t>
      </w:r>
    </w:p>
    <w:p w:rsidR="00000000" w:rsidDel="00000000" w:rsidP="00000000" w:rsidRDefault="00000000" w:rsidRPr="00000000" w14:paraId="000007CE">
      <w:pPr>
        <w:numPr>
          <w:ilvl w:val="0"/>
          <w:numId w:val="80"/>
        </w:numPr>
        <w:ind w:left="720" w:hanging="360"/>
      </w:pPr>
      <w:r w:rsidDel="00000000" w:rsidR="00000000" w:rsidRPr="00000000">
        <w:rPr>
          <w:rtl w:val="0"/>
        </w:rPr>
        <w:t xml:space="preserve">Frost Armor from lich can’t be stolen with Spell Steal. However, Frost Armor from the neutral list can.</w:t>
      </w:r>
    </w:p>
    <w:p w:rsidR="00000000" w:rsidDel="00000000" w:rsidP="00000000" w:rsidRDefault="00000000" w:rsidRPr="00000000" w14:paraId="000007CF">
      <w:pPr>
        <w:pStyle w:val="Heading2"/>
        <w:ind w:firstLine="720"/>
        <w:rPr/>
      </w:pPr>
      <w:bookmarkStart w:colFirst="0" w:colLast="0" w:name="_99t6qvuya8y2" w:id="145"/>
      <w:bookmarkEnd w:id="145"/>
      <w:r w:rsidDel="00000000" w:rsidR="00000000" w:rsidRPr="00000000">
        <w:rPr>
          <w:rtl w:val="0"/>
        </w:rPr>
        <w:t xml:space="preserve">-Frost Nova:</w:t>
      </w:r>
    </w:p>
    <w:p w:rsidR="00000000" w:rsidDel="00000000" w:rsidP="00000000" w:rsidRDefault="00000000" w:rsidRPr="00000000" w14:paraId="000007D0">
      <w:pPr>
        <w:rPr/>
      </w:pPr>
      <w:r w:rsidDel="00000000" w:rsidR="00000000" w:rsidRPr="00000000">
        <w:rPr>
          <w:rtl w:val="0"/>
        </w:rPr>
        <w:tab/>
      </w:r>
      <w:r w:rsidDel="00000000" w:rsidR="00000000" w:rsidRPr="00000000">
        <w:rPr>
          <w:rtl w:val="0"/>
        </w:rPr>
        <w:tab/>
        <w:t xml:space="preserve">Tags: </w:t>
      </w:r>
      <w:r w:rsidDel="00000000" w:rsidR="00000000" w:rsidRPr="00000000">
        <w:rPr>
          <w:color w:val="0000ff"/>
          <w:rtl w:val="0"/>
        </w:rPr>
        <w:t xml:space="preserve">[Healing]</w:t>
      </w:r>
      <w:r w:rsidDel="00000000" w:rsidR="00000000" w:rsidRPr="00000000">
        <w:rPr>
          <w:rtl w:val="0"/>
        </w:rPr>
      </w:r>
    </w:p>
    <w:p w:rsidR="00000000" w:rsidDel="00000000" w:rsidP="00000000" w:rsidRDefault="00000000" w:rsidRPr="00000000" w14:paraId="000007D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D2">
      <w:pPr>
        <w:ind w:left="720" w:firstLine="720"/>
        <w:rPr/>
      </w:pPr>
      <w:r w:rsidDel="00000000" w:rsidR="00000000" w:rsidRPr="00000000">
        <w:rPr>
          <w:rtl w:val="0"/>
        </w:rPr>
        <w:t xml:space="preserve">RawCode: AUfn</w:t>
      </w:r>
    </w:p>
    <w:p w:rsidR="00000000" w:rsidDel="00000000" w:rsidP="00000000" w:rsidRDefault="00000000" w:rsidRPr="00000000" w14:paraId="000007D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D4">
      <w:pPr>
        <w:numPr>
          <w:ilvl w:val="0"/>
          <w:numId w:val="80"/>
        </w:numPr>
        <w:spacing w:after="0" w:afterAutospacing="0"/>
        <w:ind w:left="720" w:hanging="360"/>
      </w:pPr>
      <w:r w:rsidDel="00000000" w:rsidR="00000000" w:rsidRPr="00000000">
        <w:rPr>
          <w:rtl w:val="0"/>
        </w:rPr>
        <w:t xml:space="preserve">“Data - Area of Effect damage” and “Data - Specific Target Damage”</w:t>
      </w:r>
    </w:p>
    <w:p w:rsidR="00000000" w:rsidDel="00000000" w:rsidP="00000000" w:rsidRDefault="00000000" w:rsidRPr="00000000" w14:paraId="000007D5">
      <w:pPr>
        <w:numPr>
          <w:ilvl w:val="1"/>
          <w:numId w:val="80"/>
        </w:numPr>
        <w:spacing w:after="0" w:afterAutospacing="0"/>
        <w:ind w:left="1440" w:hanging="360"/>
      </w:pPr>
      <w:r w:rsidDel="00000000" w:rsidR="00000000" w:rsidRPr="00000000">
        <w:rPr>
          <w:rtl w:val="0"/>
        </w:rPr>
        <w:t xml:space="preserve">Negative values causes the unit to heal.</w:t>
      </w:r>
    </w:p>
    <w:p w:rsidR="00000000" w:rsidDel="00000000" w:rsidP="00000000" w:rsidRDefault="00000000" w:rsidRPr="00000000" w14:paraId="000007D6">
      <w:pPr>
        <w:numPr>
          <w:ilvl w:val="0"/>
          <w:numId w:val="80"/>
        </w:numPr>
        <w:spacing w:after="0" w:afterAutospacing="0"/>
        <w:ind w:left="720" w:hanging="360"/>
      </w:pPr>
      <w:r w:rsidDel="00000000" w:rsidR="00000000" w:rsidRPr="00000000">
        <w:rPr>
          <w:rtl w:val="0"/>
        </w:rPr>
        <w:t xml:space="preserve">“Stats - Buffs”</w:t>
      </w:r>
    </w:p>
    <w:p w:rsidR="00000000" w:rsidDel="00000000" w:rsidP="00000000" w:rsidRDefault="00000000" w:rsidRPr="00000000" w14:paraId="000007D7">
      <w:pPr>
        <w:numPr>
          <w:ilvl w:val="1"/>
          <w:numId w:val="80"/>
        </w:numPr>
        <w:spacing w:after="0" w:afterAutospacing="0"/>
        <w:ind w:left="1440" w:hanging="360"/>
      </w:pPr>
      <w:r w:rsidDel="00000000" w:rsidR="00000000" w:rsidRPr="00000000">
        <w:rPr>
          <w:rtl w:val="0"/>
        </w:rPr>
        <w:t xml:space="preserve">Works as intended, with the visual effect.</w:t>
      </w:r>
    </w:p>
    <w:p w:rsidR="00000000" w:rsidDel="00000000" w:rsidP="00000000" w:rsidRDefault="00000000" w:rsidRPr="00000000" w14:paraId="000007D8">
      <w:pPr>
        <w:numPr>
          <w:ilvl w:val="0"/>
          <w:numId w:val="80"/>
        </w:numPr>
        <w:spacing w:after="0" w:afterAutospacing="0"/>
        <w:ind w:left="720" w:hanging="360"/>
        <w:rPr>
          <w:ins w:author="Florian Wege" w:id="36" w:date="2025-11-16T13:52:05Z"/>
        </w:rPr>
      </w:pPr>
      <w:r w:rsidDel="00000000" w:rsidR="00000000" w:rsidRPr="00000000">
        <w:rPr>
          <w:rtl w:val="0"/>
        </w:rPr>
        <w:t xml:space="preserve">The </w:t>
      </w:r>
      <w:r w:rsidDel="00000000" w:rsidR="00000000" w:rsidRPr="00000000">
        <w:rPr>
          <w:rtl w:val="0"/>
        </w:rPr>
        <w:t xml:space="preserve">Slow is </w:t>
      </w:r>
      <w:r w:rsidDel="00000000" w:rsidR="00000000" w:rsidRPr="00000000">
        <w:rPr>
          <w:rtl w:val="0"/>
        </w:rPr>
        <w:t xml:space="preserve">dependant on the gameplay constants “Spells - Frost Attack/Movement Speed Reduction”</w:t>
      </w:r>
      <w:ins w:author="Florian Wege" w:id="36" w:date="2025-11-16T13:52:05Z">
        <w:r w:rsidDel="00000000" w:rsidR="00000000" w:rsidRPr="00000000">
          <w:rPr>
            <w:rtl w:val="0"/>
          </w:rPr>
        </w:r>
      </w:ins>
    </w:p>
    <w:p w:rsidR="00000000" w:rsidDel="00000000" w:rsidP="00000000" w:rsidRDefault="00000000" w:rsidRPr="00000000" w14:paraId="000007D9">
      <w:pPr>
        <w:numPr>
          <w:ilvl w:val="0"/>
          <w:numId w:val="80"/>
        </w:numPr>
        <w:spacing w:after="0" w:afterAutospacing="0"/>
        <w:ind w:left="720" w:hanging="360"/>
      </w:pPr>
      <w:ins w:author="Florian Wege" w:id="36" w:date="2025-11-16T13:52:05Z">
        <w:r w:rsidDel="00000000" w:rsidR="00000000" w:rsidRPr="00000000">
          <w:rPr>
            <w:rtl w:val="0"/>
          </w:rPr>
          <w:t xml:space="preserve">The AoE damage only hits up to 64 units (the 64 first picked units, only 63 if the primary target is among those first picked units).</w:t>
        </w:r>
      </w:ins>
      <w:r w:rsidDel="00000000" w:rsidR="00000000" w:rsidRPr="00000000">
        <w:rPr>
          <w:rtl w:val="0"/>
        </w:rPr>
      </w:r>
    </w:p>
    <w:p w:rsidR="00000000" w:rsidDel="00000000" w:rsidP="00000000" w:rsidRDefault="00000000" w:rsidRPr="00000000" w14:paraId="000007DA">
      <w:pPr>
        <w:numPr>
          <w:ilvl w:val="0"/>
          <w:numId w:val="80"/>
        </w:numPr>
        <w:ind w:left="720" w:hanging="360"/>
      </w:pPr>
      <w:r w:rsidDel="00000000" w:rsidR="00000000" w:rsidRPr="00000000">
        <w:rPr>
          <w:rtl w:val="0"/>
        </w:rPr>
        <w:t xml:space="preserve">Deals cold type damage (also deals Unknown type damage to the primary target of the spell)</w:t>
      </w:r>
      <w:r w:rsidDel="00000000" w:rsidR="00000000" w:rsidRPr="00000000">
        <w:rPr>
          <w:rtl w:val="0"/>
        </w:rPr>
      </w:r>
    </w:p>
    <w:p w:rsidR="00000000" w:rsidDel="00000000" w:rsidP="00000000" w:rsidRDefault="00000000" w:rsidRPr="00000000" w14:paraId="000007DB">
      <w:pPr>
        <w:pStyle w:val="Heading2"/>
        <w:ind w:firstLine="720"/>
        <w:rPr/>
      </w:pPr>
      <w:bookmarkStart w:colFirst="0" w:colLast="0" w:name="_jzjdjmmgqiry" w:id="146"/>
      <w:bookmarkEnd w:id="146"/>
      <w:r w:rsidDel="00000000" w:rsidR="00000000" w:rsidRPr="00000000">
        <w:rPr>
          <w:rtl w:val="0"/>
        </w:rPr>
        <w:t xml:space="preserve">-Impale:</w:t>
      </w:r>
    </w:p>
    <w:p w:rsidR="00000000" w:rsidDel="00000000" w:rsidP="00000000" w:rsidRDefault="00000000" w:rsidRPr="00000000" w14:paraId="000007DC">
      <w:pPr>
        <w:rPr/>
      </w:pPr>
      <w:r w:rsidDel="00000000" w:rsidR="00000000" w:rsidRPr="00000000">
        <w:rPr>
          <w:rtl w:val="0"/>
        </w:rPr>
        <w:tab/>
        <w:tab/>
        <w:t xml:space="preserve">Tags: </w:t>
      </w:r>
      <w:r w:rsidDel="00000000" w:rsidR="00000000" w:rsidRPr="00000000">
        <w:rPr>
          <w:color w:val="0000ff"/>
          <w:rtl w:val="0"/>
        </w:rPr>
        <w:t xml:space="preserve">[Suppressed] [Healing]</w:t>
      </w:r>
      <w:r w:rsidDel="00000000" w:rsidR="00000000" w:rsidRPr="00000000">
        <w:rPr>
          <w:rtl w:val="0"/>
        </w:rPr>
      </w:r>
    </w:p>
    <w:p w:rsidR="00000000" w:rsidDel="00000000" w:rsidP="00000000" w:rsidRDefault="00000000" w:rsidRPr="00000000" w14:paraId="000007D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7DE">
      <w:pPr>
        <w:ind w:left="720" w:firstLine="720"/>
        <w:rPr/>
      </w:pPr>
      <w:r w:rsidDel="00000000" w:rsidR="00000000" w:rsidRPr="00000000">
        <w:rPr>
          <w:rtl w:val="0"/>
        </w:rPr>
        <w:t xml:space="preserve">Casting by AI: Triggered by having 3 clustered enemy units in cast range.</w:t>
      </w:r>
    </w:p>
    <w:p w:rsidR="00000000" w:rsidDel="00000000" w:rsidP="00000000" w:rsidRDefault="00000000" w:rsidRPr="00000000" w14:paraId="000007DF">
      <w:pPr>
        <w:ind w:left="720" w:firstLine="720"/>
        <w:rPr/>
      </w:pPr>
      <w:r w:rsidDel="00000000" w:rsidR="00000000" w:rsidRPr="00000000">
        <w:rPr>
          <w:rtl w:val="0"/>
        </w:rPr>
        <w:t xml:space="preserve">RawCode: AUim</w:t>
      </w:r>
    </w:p>
    <w:p w:rsidR="00000000" w:rsidDel="00000000" w:rsidP="00000000" w:rsidRDefault="00000000" w:rsidRPr="00000000" w14:paraId="000007E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E1">
      <w:pPr>
        <w:numPr>
          <w:ilvl w:val="0"/>
          <w:numId w:val="80"/>
        </w:numPr>
        <w:spacing w:after="0" w:afterAutospacing="0"/>
        <w:ind w:left="720" w:hanging="360"/>
      </w:pPr>
      <w:r w:rsidDel="00000000" w:rsidR="00000000" w:rsidRPr="00000000">
        <w:rPr>
          <w:rtl w:val="0"/>
        </w:rPr>
        <w:t xml:space="preserve">This ability is channeling. Interrupting cast animation prevents further spikes from popping up.</w:t>
      </w:r>
    </w:p>
    <w:p w:rsidR="00000000" w:rsidDel="00000000" w:rsidP="00000000" w:rsidRDefault="00000000" w:rsidRPr="00000000" w14:paraId="000007E2">
      <w:pPr>
        <w:numPr>
          <w:ilvl w:val="0"/>
          <w:numId w:val="80"/>
        </w:numPr>
        <w:spacing w:after="0" w:afterAutospacing="0"/>
        <w:ind w:left="720" w:hanging="360"/>
      </w:pPr>
      <w:r w:rsidDel="00000000" w:rsidR="00000000" w:rsidRPr="00000000">
        <w:rPr>
          <w:rtl w:val="0"/>
        </w:rPr>
        <w:t xml:space="preserve">Technically identical to Cyclone's mechanic - turns target invulnerable, removes all attached special effects from it, effectively hide the unit. </w:t>
      </w:r>
      <w:r w:rsidDel="00000000" w:rsidR="00000000" w:rsidRPr="00000000">
        <w:rPr>
          <w:color w:val="660000"/>
          <w:rtl w:val="0"/>
        </w:rPr>
        <w:t xml:space="preserve">(</w:t>
      </w:r>
      <w:r w:rsidDel="00000000" w:rsidR="00000000" w:rsidRPr="00000000">
        <w:rPr>
          <w:color w:val="9900ff"/>
          <w:rtl w:val="0"/>
        </w:rPr>
        <w:t xml:space="preserve">DracoL1ch</w:t>
      </w:r>
      <w:r w:rsidDel="00000000" w:rsidR="00000000" w:rsidRPr="00000000">
        <w:rPr>
          <w:color w:val="660000"/>
          <w:rtl w:val="0"/>
        </w:rPr>
        <w:t xml:space="preserve">)</w:t>
      </w:r>
    </w:p>
    <w:p w:rsidR="00000000" w:rsidDel="00000000" w:rsidP="00000000" w:rsidRDefault="00000000" w:rsidRPr="00000000" w14:paraId="000007E3">
      <w:pPr>
        <w:numPr>
          <w:ilvl w:val="0"/>
          <w:numId w:val="80"/>
        </w:numPr>
        <w:spacing w:after="0" w:afterAutospacing="0"/>
        <w:ind w:left="720" w:hanging="360"/>
      </w:pPr>
      <w:r w:rsidDel="00000000" w:rsidR="00000000" w:rsidRPr="00000000">
        <w:rPr>
          <w:rtl w:val="0"/>
        </w:rPr>
        <w:t xml:space="preserve">Cannot be applied onto </w:t>
      </w:r>
      <w:ins w:author="Florian Wege" w:id="37" w:date="2025-11-15T12:42:16Z">
        <w:r w:rsidDel="00000000" w:rsidR="00000000" w:rsidRPr="00000000">
          <w:rPr>
            <w:rtl w:val="0"/>
          </w:rPr>
          <w:t xml:space="preserve">any </w:t>
        </w:r>
      </w:ins>
      <w:r w:rsidDel="00000000" w:rsidR="00000000" w:rsidRPr="00000000">
        <w:rPr>
          <w:rtl w:val="0"/>
        </w:rPr>
        <w:t xml:space="preserve">units under </w:t>
      </w:r>
      <w:ins w:author="Florian Wege" w:id="38" w:date="2025-11-15T12:42:23Z">
        <w:r w:rsidDel="00000000" w:rsidR="00000000" w:rsidRPr="00000000">
          <w:rPr>
            <w:rtl w:val="0"/>
          </w:rPr>
          <w:t xml:space="preserve">Web/</w:t>
        </w:r>
      </w:ins>
      <w:r w:rsidDel="00000000" w:rsidR="00000000" w:rsidRPr="00000000">
        <w:rPr>
          <w:rtl w:val="0"/>
        </w:rPr>
        <w:t xml:space="preserve">Ensnare</w:t>
      </w:r>
      <w:ins w:author="Florian Wege" w:id="39" w:date="2025-11-15T12:42:30Z">
        <w:r w:rsidDel="00000000" w:rsidR="00000000" w:rsidRPr="00000000">
          <w:rPr>
            <w:rtl w:val="0"/>
          </w:rPr>
          <w:t xml:space="preserve">/Entangling Roots</w:t>
        </w:r>
      </w:ins>
      <w:del w:author="Florian Wege" w:id="39" w:date="2025-11-15T12:42:30Z">
        <w:r w:rsidDel="00000000" w:rsidR="00000000" w:rsidRPr="00000000">
          <w:rPr>
            <w:rtl w:val="0"/>
          </w:rPr>
          <w:delText xml:space="preserve"> or similar effect</w:delText>
        </w:r>
      </w:del>
      <w:r w:rsidDel="00000000" w:rsidR="00000000" w:rsidRPr="00000000">
        <w:rPr>
          <w:rtl w:val="0"/>
        </w:rPr>
        <w:t xml:space="preserve"> (Cyclone's rules). </w:t>
      </w:r>
      <w:r w:rsidDel="00000000" w:rsidR="00000000" w:rsidRPr="00000000">
        <w:rPr>
          <w:color w:val="660000"/>
          <w:rtl w:val="0"/>
        </w:rPr>
        <w:t xml:space="preserve">(</w:t>
      </w:r>
      <w:r w:rsidDel="00000000" w:rsidR="00000000" w:rsidRPr="00000000">
        <w:rPr>
          <w:color w:val="9900ff"/>
          <w:rtl w:val="0"/>
        </w:rPr>
        <w:t xml:space="preserve">DracoL1ch</w:t>
      </w:r>
      <w:r w:rsidDel="00000000" w:rsidR="00000000" w:rsidRPr="00000000">
        <w:rPr>
          <w:color w:val="660000"/>
          <w:rtl w:val="0"/>
        </w:rPr>
        <w:t xml:space="preserve">)</w:t>
      </w:r>
      <w:r w:rsidDel="00000000" w:rsidR="00000000" w:rsidRPr="00000000">
        <w:rPr>
          <w:rtl w:val="0"/>
        </w:rPr>
      </w:r>
    </w:p>
    <w:p w:rsidR="00000000" w:rsidDel="00000000" w:rsidP="00000000" w:rsidRDefault="00000000" w:rsidRPr="00000000" w14:paraId="000007E4">
      <w:pPr>
        <w:numPr>
          <w:ilvl w:val="0"/>
          <w:numId w:val="80"/>
        </w:numPr>
        <w:spacing w:after="0" w:afterAutospacing="0"/>
        <w:ind w:left="720" w:hanging="360"/>
      </w:pPr>
      <w:r w:rsidDel="00000000" w:rsidR="00000000" w:rsidRPr="00000000">
        <w:rPr>
          <w:rtl w:val="0"/>
        </w:rPr>
        <w:t xml:space="preserve">“Data - Air Time”</w:t>
      </w:r>
    </w:p>
    <w:p w:rsidR="00000000" w:rsidDel="00000000" w:rsidP="00000000" w:rsidRDefault="00000000" w:rsidRPr="00000000" w14:paraId="000007E5">
      <w:pPr>
        <w:numPr>
          <w:ilvl w:val="1"/>
          <w:numId w:val="80"/>
        </w:numPr>
        <w:spacing w:after="0" w:afterAutospacing="0"/>
        <w:ind w:left="1440" w:hanging="360"/>
      </w:pPr>
      <w:r w:rsidDel="00000000" w:rsidR="00000000" w:rsidRPr="00000000">
        <w:rPr>
          <w:rtl w:val="0"/>
        </w:rPr>
        <w:t xml:space="preserve">Negative values gets rounded back to 0.</w:t>
      </w:r>
    </w:p>
    <w:p w:rsidR="00000000" w:rsidDel="00000000" w:rsidP="00000000" w:rsidRDefault="00000000" w:rsidRPr="00000000" w14:paraId="000007E6">
      <w:pPr>
        <w:numPr>
          <w:ilvl w:val="1"/>
          <w:numId w:val="80"/>
        </w:numPr>
        <w:spacing w:after="0" w:afterAutospacing="0"/>
        <w:ind w:left="1440" w:hanging="360"/>
      </w:pPr>
      <w:r w:rsidDel="00000000" w:rsidR="00000000" w:rsidRPr="00000000">
        <w:rPr>
          <w:rtl w:val="0"/>
        </w:rPr>
        <w:t xml:space="preserve">Values above 0 does not make the unit fly “slower” through the air, it only changes the invulnerability.</w:t>
      </w:r>
    </w:p>
    <w:p w:rsidR="00000000" w:rsidDel="00000000" w:rsidP="00000000" w:rsidRDefault="00000000" w:rsidRPr="00000000" w14:paraId="000007E7">
      <w:pPr>
        <w:numPr>
          <w:ilvl w:val="2"/>
          <w:numId w:val="80"/>
        </w:numPr>
        <w:spacing w:after="0" w:afterAutospacing="0"/>
        <w:ind w:left="2160" w:hanging="360"/>
      </w:pPr>
      <w:r w:rsidDel="00000000" w:rsidR="00000000" w:rsidRPr="00000000">
        <w:rPr>
          <w:rtl w:val="0"/>
        </w:rPr>
        <w:t xml:space="preserve">The stun does not kick into effect until after the invulnerability runs out.</w:t>
      </w:r>
    </w:p>
    <w:p w:rsidR="00000000" w:rsidDel="00000000" w:rsidP="00000000" w:rsidRDefault="00000000" w:rsidRPr="00000000" w14:paraId="000007E8">
      <w:pPr>
        <w:numPr>
          <w:ilvl w:val="2"/>
          <w:numId w:val="80"/>
        </w:numPr>
        <w:spacing w:after="0" w:afterAutospacing="0"/>
        <w:ind w:left="2160" w:hanging="360"/>
      </w:pPr>
      <w:r w:rsidDel="00000000" w:rsidR="00000000" w:rsidRPr="00000000">
        <w:rPr>
          <w:rtl w:val="0"/>
        </w:rPr>
        <w:t xml:space="preserve">The unit is stuck in a suppressed state where they cannot do anything.</w:t>
      </w:r>
    </w:p>
    <w:p w:rsidR="00000000" w:rsidDel="00000000" w:rsidP="00000000" w:rsidRDefault="00000000" w:rsidRPr="00000000" w14:paraId="000007E9">
      <w:pPr>
        <w:numPr>
          <w:ilvl w:val="0"/>
          <w:numId w:val="80"/>
        </w:numPr>
        <w:spacing w:after="0" w:afterAutospacing="0"/>
        <w:ind w:left="720" w:hanging="360"/>
      </w:pPr>
      <w:r w:rsidDel="00000000" w:rsidR="00000000" w:rsidRPr="00000000">
        <w:rPr>
          <w:rtl w:val="0"/>
        </w:rPr>
        <w:t xml:space="preserve">If a unit is stunned when paused, it keeps the invulnerability.</w:t>
      </w:r>
    </w:p>
    <w:p w:rsidR="00000000" w:rsidDel="00000000" w:rsidP="00000000" w:rsidRDefault="00000000" w:rsidRPr="00000000" w14:paraId="000007EA">
      <w:pPr>
        <w:numPr>
          <w:ilvl w:val="0"/>
          <w:numId w:val="80"/>
        </w:numPr>
        <w:spacing w:after="0" w:afterAutospacing="0"/>
        <w:ind w:left="720" w:hanging="360"/>
      </w:pPr>
      <w:r w:rsidDel="00000000" w:rsidR="00000000" w:rsidRPr="00000000">
        <w:rPr>
          <w:rtl w:val="0"/>
        </w:rPr>
        <w:t xml:space="preserve">“Data - Damage Dealt”</w:t>
      </w:r>
    </w:p>
    <w:p w:rsidR="00000000" w:rsidDel="00000000" w:rsidP="00000000" w:rsidRDefault="00000000" w:rsidRPr="00000000" w14:paraId="000007EB">
      <w:pPr>
        <w:numPr>
          <w:ilvl w:val="1"/>
          <w:numId w:val="80"/>
        </w:numPr>
        <w:spacing w:after="0" w:afterAutospacing="0"/>
        <w:ind w:left="1440" w:hanging="360"/>
      </w:pPr>
      <w:r w:rsidDel="00000000" w:rsidR="00000000" w:rsidRPr="00000000">
        <w:rPr>
          <w:rtl w:val="0"/>
        </w:rPr>
        <w:t xml:space="preserve">Negative values cause healing.</w:t>
      </w:r>
    </w:p>
    <w:p w:rsidR="00000000" w:rsidDel="00000000" w:rsidP="00000000" w:rsidRDefault="00000000" w:rsidRPr="00000000" w14:paraId="000007EC">
      <w:pPr>
        <w:numPr>
          <w:ilvl w:val="0"/>
          <w:numId w:val="80"/>
        </w:numPr>
        <w:spacing w:after="0" w:afterAutospacing="0"/>
        <w:ind w:left="720" w:hanging="360"/>
      </w:pPr>
      <w:r w:rsidDel="00000000" w:rsidR="00000000" w:rsidRPr="00000000">
        <w:rPr>
          <w:rtl w:val="0"/>
        </w:rPr>
        <w:t xml:space="preserve">“Data - Wave Distance”</w:t>
      </w:r>
    </w:p>
    <w:p w:rsidR="00000000" w:rsidDel="00000000" w:rsidP="00000000" w:rsidRDefault="00000000" w:rsidRPr="00000000" w14:paraId="000007ED">
      <w:pPr>
        <w:numPr>
          <w:ilvl w:val="1"/>
          <w:numId w:val="80"/>
        </w:numPr>
        <w:spacing w:after="0" w:afterAutospacing="0"/>
        <w:ind w:left="1440" w:hanging="360"/>
      </w:pPr>
      <w:r w:rsidDel="00000000" w:rsidR="00000000" w:rsidRPr="00000000">
        <w:rPr>
          <w:rtl w:val="0"/>
        </w:rPr>
        <w:t xml:space="preserve">Negative values causes the spikes to go in the opposite direction</w:t>
      </w:r>
    </w:p>
    <w:p w:rsidR="00000000" w:rsidDel="00000000" w:rsidP="00000000" w:rsidRDefault="00000000" w:rsidRPr="00000000" w14:paraId="000007EE">
      <w:pPr>
        <w:numPr>
          <w:ilvl w:val="0"/>
          <w:numId w:val="80"/>
        </w:numPr>
        <w:spacing w:after="0" w:afterAutospacing="0"/>
        <w:ind w:left="720" w:hanging="360"/>
      </w:pPr>
      <w:r w:rsidDel="00000000" w:rsidR="00000000" w:rsidRPr="00000000">
        <w:rPr>
          <w:rtl w:val="0"/>
        </w:rPr>
        <w:t xml:space="preserve">“Data - Wave Time”</w:t>
      </w:r>
    </w:p>
    <w:p w:rsidR="00000000" w:rsidDel="00000000" w:rsidP="00000000" w:rsidRDefault="00000000" w:rsidRPr="00000000" w14:paraId="000007EF">
      <w:pPr>
        <w:numPr>
          <w:ilvl w:val="1"/>
          <w:numId w:val="80"/>
        </w:numPr>
        <w:spacing w:after="0" w:afterAutospacing="0"/>
        <w:ind w:left="1440" w:hanging="360"/>
      </w:pPr>
      <w:r w:rsidDel="00000000" w:rsidR="00000000" w:rsidRPr="00000000">
        <w:rPr>
          <w:rtl w:val="0"/>
        </w:rPr>
        <w:t xml:space="preserve">Negative values makes no spikes appear.</w:t>
      </w:r>
    </w:p>
    <w:p w:rsidR="00000000" w:rsidDel="00000000" w:rsidP="00000000" w:rsidRDefault="00000000" w:rsidRPr="00000000" w14:paraId="000007F0">
      <w:pPr>
        <w:numPr>
          <w:ilvl w:val="0"/>
          <w:numId w:val="80"/>
        </w:numPr>
        <w:spacing w:after="0" w:afterAutospacing="0"/>
        <w:ind w:left="720" w:hanging="360"/>
      </w:pPr>
      <w:r w:rsidDel="00000000" w:rsidR="00000000" w:rsidRPr="00000000">
        <w:rPr>
          <w:rtl w:val="0"/>
        </w:rPr>
        <w:t xml:space="preserve">Units stunned by Impale are Immune to Impale</w:t>
      </w:r>
    </w:p>
    <w:p w:rsidR="00000000" w:rsidDel="00000000" w:rsidP="00000000" w:rsidRDefault="00000000" w:rsidRPr="00000000" w14:paraId="000007F1">
      <w:pPr>
        <w:numPr>
          <w:ilvl w:val="0"/>
          <w:numId w:val="80"/>
        </w:numPr>
        <w:spacing w:after="0" w:afterAutospacing="0"/>
        <w:ind w:left="720" w:hanging="360"/>
      </w:pPr>
      <w:r w:rsidDel="00000000" w:rsidR="00000000" w:rsidRPr="00000000">
        <w:rPr>
          <w:rtl w:val="0"/>
        </w:rPr>
        <w:t xml:space="preserve">Deals force type damage </w:t>
      </w:r>
    </w:p>
    <w:p w:rsidR="00000000" w:rsidDel="00000000" w:rsidP="00000000" w:rsidRDefault="00000000" w:rsidRPr="00000000" w14:paraId="000007F2">
      <w:pPr>
        <w:numPr>
          <w:ilvl w:val="1"/>
          <w:numId w:val="80"/>
        </w:numPr>
        <w:spacing w:after="0" w:afterAutospacing="0"/>
        <w:ind w:left="1440" w:hanging="360"/>
        <w:rPr>
          <w:ins w:author="Nathaniel Washburn" w:id="40" w:date="2025-11-19T19:52:55Z"/>
        </w:rPr>
      </w:pPr>
      <w:r w:rsidDel="00000000" w:rsidR="00000000" w:rsidRPr="00000000">
        <w:rPr>
          <w:rtl w:val="0"/>
        </w:rPr>
        <w:t xml:space="preserve">All hit units are dealt Unknown type damage when the stun wears off.</w:t>
      </w:r>
      <w:ins w:author="Nathaniel Washburn" w:id="40" w:date="2025-11-19T19:52:55Z">
        <w:r w:rsidDel="00000000" w:rsidR="00000000" w:rsidRPr="00000000">
          <w:rPr>
            <w:rtl w:val="0"/>
          </w:rPr>
        </w:r>
      </w:ins>
    </w:p>
    <w:p w:rsidR="00000000" w:rsidDel="00000000" w:rsidP="00000000" w:rsidRDefault="00000000" w:rsidRPr="00000000" w14:paraId="000007F3">
      <w:pPr>
        <w:numPr>
          <w:ilvl w:val="0"/>
          <w:numId w:val="80"/>
        </w:numPr>
        <w:ind w:left="720" w:hanging="360"/>
      </w:pPr>
      <w:ins w:author="Nathaniel Washburn" w:id="40" w:date="2025-11-19T19:52:55Z">
        <w:r w:rsidDel="00000000" w:rsidR="00000000" w:rsidRPr="00000000">
          <w:rPr>
            <w:rtl w:val="0"/>
          </w:rPr>
          <w:t xml:space="preserve">Bug: Removes unit skins (since 1.32, last tested 2.0.3.23175)</w:t>
        </w:r>
      </w:ins>
      <w:r w:rsidDel="00000000" w:rsidR="00000000" w:rsidRPr="00000000">
        <w:rPr>
          <w:rtl w:val="0"/>
        </w:rPr>
      </w:r>
    </w:p>
    <w:p w:rsidR="00000000" w:rsidDel="00000000" w:rsidP="00000000" w:rsidRDefault="00000000" w:rsidRPr="00000000" w14:paraId="000007F4">
      <w:pPr>
        <w:pStyle w:val="Heading2"/>
        <w:ind w:firstLine="720"/>
        <w:rPr/>
      </w:pPr>
      <w:bookmarkStart w:colFirst="0" w:colLast="0" w:name="_7vis9da28lzw" w:id="147"/>
      <w:bookmarkEnd w:id="147"/>
      <w:r w:rsidDel="00000000" w:rsidR="00000000" w:rsidRPr="00000000">
        <w:rPr>
          <w:rtl w:val="0"/>
        </w:rPr>
        <w:t xml:space="preserve">-Inferno:</w:t>
      </w:r>
    </w:p>
    <w:p w:rsidR="00000000" w:rsidDel="00000000" w:rsidP="00000000" w:rsidRDefault="00000000" w:rsidRPr="00000000" w14:paraId="000007F5">
      <w:pPr>
        <w:rPr/>
      </w:pPr>
      <w:r w:rsidDel="00000000" w:rsidR="00000000" w:rsidRPr="00000000">
        <w:rPr>
          <w:rtl w:val="0"/>
        </w:rPr>
        <w:tab/>
        <w:tab/>
        <w:t xml:space="preserve">Tags: </w:t>
      </w:r>
      <w:r w:rsidDel="00000000" w:rsidR="00000000" w:rsidRPr="00000000">
        <w:rPr>
          <w:color w:val="0000ff"/>
          <w:rtl w:val="0"/>
        </w:rPr>
        <w:t xml:space="preserve">[Summon] [Healing]</w:t>
      </w:r>
      <w:r w:rsidDel="00000000" w:rsidR="00000000" w:rsidRPr="00000000">
        <w:rPr>
          <w:rtl w:val="0"/>
        </w:rPr>
      </w:r>
    </w:p>
    <w:p w:rsidR="00000000" w:rsidDel="00000000" w:rsidP="00000000" w:rsidRDefault="00000000" w:rsidRPr="00000000" w14:paraId="000007F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My beautiful inferno skill, summoning a frog and dealing 1000 healing. Truly Majestic!</w:t>
      </w:r>
    </w:p>
    <w:p w:rsidR="00000000" w:rsidDel="00000000" w:rsidP="00000000" w:rsidRDefault="00000000" w:rsidRPr="00000000" w14:paraId="000007F7">
      <w:pPr>
        <w:ind w:left="720" w:firstLine="720"/>
        <w:rPr/>
      </w:pPr>
      <w:r w:rsidDel="00000000" w:rsidR="00000000" w:rsidRPr="00000000">
        <w:rPr>
          <w:rtl w:val="0"/>
        </w:rPr>
        <w:t xml:space="preserve">RawCode: AUin ANin SNin</w:t>
      </w:r>
    </w:p>
    <w:p w:rsidR="00000000" w:rsidDel="00000000" w:rsidP="00000000" w:rsidRDefault="00000000" w:rsidRPr="00000000" w14:paraId="000007F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7F9">
      <w:pPr>
        <w:numPr>
          <w:ilvl w:val="0"/>
          <w:numId w:val="80"/>
        </w:numPr>
        <w:spacing w:after="0" w:afterAutospacing="0"/>
        <w:ind w:left="720" w:hanging="360"/>
      </w:pPr>
      <w:r w:rsidDel="00000000" w:rsidR="00000000" w:rsidRPr="00000000">
        <w:rPr>
          <w:rtl w:val="0"/>
        </w:rPr>
        <w:t xml:space="preserve">“Data - Damage”</w:t>
      </w:r>
    </w:p>
    <w:p w:rsidR="00000000" w:rsidDel="00000000" w:rsidP="00000000" w:rsidRDefault="00000000" w:rsidRPr="00000000" w14:paraId="000007FA">
      <w:pPr>
        <w:numPr>
          <w:ilvl w:val="1"/>
          <w:numId w:val="80"/>
        </w:numPr>
        <w:spacing w:after="0" w:afterAutospacing="0"/>
        <w:ind w:left="1440" w:hanging="360"/>
        <w:rPr>
          <w:ins w:author="Paulo Bender" w:id="41" w:date="2026-03-03T17:44:41Z"/>
        </w:rPr>
      </w:pPr>
      <w:r w:rsidDel="00000000" w:rsidR="00000000" w:rsidRPr="00000000">
        <w:rPr>
          <w:rtl w:val="0"/>
        </w:rPr>
        <w:t xml:space="preserve">At negative values it does heal.</w:t>
      </w:r>
      <w:ins w:author="Paulo Bender" w:id="41" w:date="2026-03-03T17:44:41Z">
        <w:r w:rsidDel="00000000" w:rsidR="00000000" w:rsidRPr="00000000">
          <w:rPr>
            <w:rtl w:val="0"/>
          </w:rPr>
        </w:r>
      </w:ins>
    </w:p>
    <w:p w:rsidR="00000000" w:rsidDel="00000000" w:rsidP="00000000" w:rsidRDefault="00000000" w:rsidRPr="00000000" w14:paraId="000007FB">
      <w:pPr>
        <w:numPr>
          <w:ilvl w:val="1"/>
          <w:numId w:val="80"/>
        </w:numPr>
        <w:spacing w:after="0" w:afterAutospacing="0"/>
        <w:ind w:left="1440" w:hanging="360"/>
      </w:pPr>
      <w:ins w:author="Paulo Bender" w:id="41" w:date="2026-03-03T17:44:41Z">
        <w:r w:rsidDel="00000000" w:rsidR="00000000" w:rsidRPr="00000000">
          <w:rPr>
            <w:rtl w:val="0"/>
          </w:rPr>
          <w:t xml:space="preserve">If this field must be changed through triggers, it must use the “begins casting an ability" event, instead of “start the effect of an ability”.</w:t>
        </w:r>
      </w:ins>
      <w:r w:rsidDel="00000000" w:rsidR="00000000" w:rsidRPr="00000000">
        <w:rPr>
          <w:rtl w:val="0"/>
        </w:rPr>
      </w:r>
    </w:p>
    <w:p w:rsidR="00000000" w:rsidDel="00000000" w:rsidP="00000000" w:rsidRDefault="00000000" w:rsidRPr="00000000" w14:paraId="000007FC">
      <w:pPr>
        <w:numPr>
          <w:ilvl w:val="0"/>
          <w:numId w:val="80"/>
        </w:numPr>
        <w:spacing w:after="0" w:afterAutospacing="0"/>
        <w:ind w:left="720" w:hanging="360"/>
      </w:pPr>
      <w:r w:rsidDel="00000000" w:rsidR="00000000" w:rsidRPr="00000000">
        <w:rPr>
          <w:rtl w:val="0"/>
        </w:rPr>
        <w:t xml:space="preserve">“Data - Duration”</w:t>
      </w:r>
    </w:p>
    <w:p w:rsidR="00000000" w:rsidDel="00000000" w:rsidP="00000000" w:rsidRDefault="00000000" w:rsidRPr="00000000" w14:paraId="000007FD">
      <w:pPr>
        <w:numPr>
          <w:ilvl w:val="1"/>
          <w:numId w:val="80"/>
        </w:numPr>
        <w:spacing w:after="0" w:afterAutospacing="0"/>
        <w:ind w:left="1440" w:hanging="360"/>
      </w:pPr>
      <w:r w:rsidDel="00000000" w:rsidR="00000000" w:rsidRPr="00000000">
        <w:rPr>
          <w:rtl w:val="0"/>
        </w:rPr>
        <w:t xml:space="preserve">At negative values it appears to last forever.</w:t>
      </w:r>
    </w:p>
    <w:p w:rsidR="00000000" w:rsidDel="00000000" w:rsidP="00000000" w:rsidRDefault="00000000" w:rsidRPr="00000000" w14:paraId="000007FE">
      <w:pPr>
        <w:numPr>
          <w:ilvl w:val="1"/>
          <w:numId w:val="80"/>
        </w:numPr>
        <w:spacing w:after="0" w:afterAutospacing="0"/>
        <w:ind w:left="1440" w:hanging="360"/>
      </w:pPr>
      <w:r w:rsidDel="00000000" w:rsidR="00000000" w:rsidRPr="00000000">
        <w:rPr>
          <w:rtl w:val="0"/>
        </w:rPr>
        <w:t xml:space="preserve">Setting this field to a smaller value than Impact Delay causes the spell to not stun or deal any damage</w:t>
      </w:r>
    </w:p>
    <w:p w:rsidR="00000000" w:rsidDel="00000000" w:rsidP="00000000" w:rsidRDefault="00000000" w:rsidRPr="00000000" w14:paraId="000007FF">
      <w:pPr>
        <w:numPr>
          <w:ilvl w:val="0"/>
          <w:numId w:val="80"/>
        </w:numPr>
        <w:spacing w:after="0" w:afterAutospacing="0"/>
        <w:ind w:left="720" w:hanging="360"/>
      </w:pPr>
      <w:r w:rsidDel="00000000" w:rsidR="00000000" w:rsidRPr="00000000">
        <w:rPr>
          <w:rtl w:val="0"/>
        </w:rPr>
        <w:t xml:space="preserve">“Data - Impact Delay”</w:t>
      </w:r>
    </w:p>
    <w:p w:rsidR="00000000" w:rsidDel="00000000" w:rsidP="00000000" w:rsidRDefault="00000000" w:rsidRPr="00000000" w14:paraId="00000800">
      <w:pPr>
        <w:numPr>
          <w:ilvl w:val="1"/>
          <w:numId w:val="80"/>
        </w:numPr>
        <w:spacing w:after="0" w:afterAutospacing="0"/>
        <w:ind w:left="1440" w:hanging="360"/>
      </w:pPr>
      <w:r w:rsidDel="00000000" w:rsidR="00000000" w:rsidRPr="00000000">
        <w:rPr>
          <w:rtl w:val="0"/>
        </w:rPr>
        <w:t xml:space="preserve">Higher values does not make the meteor come down slower. It only makes it so that the spawning takes longer for the infernal.</w:t>
      </w:r>
    </w:p>
    <w:p w:rsidR="00000000" w:rsidDel="00000000" w:rsidP="00000000" w:rsidRDefault="00000000" w:rsidRPr="00000000" w14:paraId="00000801">
      <w:pPr>
        <w:numPr>
          <w:ilvl w:val="0"/>
          <w:numId w:val="80"/>
        </w:numPr>
        <w:spacing w:after="0" w:afterAutospacing="0"/>
        <w:ind w:left="720" w:hanging="360"/>
      </w:pPr>
      <w:r w:rsidDel="00000000" w:rsidR="00000000" w:rsidRPr="00000000">
        <w:rPr>
          <w:rtl w:val="0"/>
        </w:rPr>
        <w:t xml:space="preserve">It adheres to “Targets Allowed” allowing for heals targeted for your team.</w:t>
      </w:r>
    </w:p>
    <w:p w:rsidR="00000000" w:rsidDel="00000000" w:rsidP="00000000" w:rsidRDefault="00000000" w:rsidRPr="00000000" w14:paraId="00000802">
      <w:pPr>
        <w:numPr>
          <w:ilvl w:val="0"/>
          <w:numId w:val="80"/>
        </w:numPr>
        <w:spacing w:after="0" w:afterAutospacing="0"/>
        <w:ind w:left="720" w:hanging="360"/>
      </w:pPr>
      <w:r w:rsidDel="00000000" w:rsidR="00000000" w:rsidRPr="00000000">
        <w:rPr>
          <w:rtl w:val="0"/>
        </w:rPr>
        <w:t xml:space="preserve">“Stats - Duration”</w:t>
      </w:r>
    </w:p>
    <w:p w:rsidR="00000000" w:rsidDel="00000000" w:rsidP="00000000" w:rsidRDefault="00000000" w:rsidRPr="00000000" w14:paraId="00000803">
      <w:pPr>
        <w:numPr>
          <w:ilvl w:val="1"/>
          <w:numId w:val="80"/>
        </w:numPr>
        <w:spacing w:after="0" w:afterAutospacing="0"/>
        <w:ind w:left="1440" w:hanging="360"/>
      </w:pPr>
      <w:r w:rsidDel="00000000" w:rsidR="00000000" w:rsidRPr="00000000">
        <w:rPr>
          <w:rtl w:val="0"/>
        </w:rPr>
        <w:t xml:space="preserve">Actually dictates the stun duration.</w:t>
      </w:r>
      <w:r w:rsidDel="00000000" w:rsidR="00000000" w:rsidRPr="00000000">
        <w:rPr>
          <w:rtl w:val="0"/>
        </w:rPr>
      </w:r>
    </w:p>
    <w:p w:rsidR="00000000" w:rsidDel="00000000" w:rsidP="00000000" w:rsidRDefault="00000000" w:rsidRPr="00000000" w14:paraId="00000804">
      <w:pPr>
        <w:numPr>
          <w:ilvl w:val="1"/>
          <w:numId w:val="80"/>
        </w:numPr>
        <w:spacing w:after="0" w:afterAutospacing="0"/>
        <w:ind w:left="1440" w:hanging="360"/>
      </w:pPr>
      <w:r w:rsidDel="00000000" w:rsidR="00000000" w:rsidRPr="00000000">
        <w:rPr>
          <w:rtl w:val="0"/>
        </w:rPr>
        <w:t xml:space="preserve">If set to 0, the target is stunned indefinitely</w:t>
      </w:r>
    </w:p>
    <w:p w:rsidR="00000000" w:rsidDel="00000000" w:rsidP="00000000" w:rsidRDefault="00000000" w:rsidRPr="00000000" w14:paraId="00000805">
      <w:pPr>
        <w:numPr>
          <w:ilvl w:val="1"/>
          <w:numId w:val="80"/>
        </w:numPr>
        <w:spacing w:after="0" w:afterAutospacing="0"/>
        <w:ind w:left="1440" w:hanging="360"/>
      </w:pPr>
      <w:r w:rsidDel="00000000" w:rsidR="00000000" w:rsidRPr="00000000">
        <w:rPr>
          <w:rtl w:val="0"/>
        </w:rPr>
        <w:t xml:space="preserve">You may set to 0.01 to imitate a null duration, but the target would still interrupt its channeling abilities</w:t>
      </w:r>
    </w:p>
    <w:p w:rsidR="00000000" w:rsidDel="00000000" w:rsidP="00000000" w:rsidRDefault="00000000" w:rsidRPr="00000000" w14:paraId="00000806">
      <w:pPr>
        <w:numPr>
          <w:ilvl w:val="0"/>
          <w:numId w:val="80"/>
        </w:numPr>
        <w:spacing w:after="0" w:afterAutospacing="0"/>
        <w:ind w:left="720" w:hanging="360"/>
      </w:pPr>
      <w:r w:rsidDel="00000000" w:rsidR="00000000" w:rsidRPr="00000000">
        <w:rPr>
          <w:rtl w:val="0"/>
        </w:rPr>
        <w:t xml:space="preserve">Empty summon slots cause nothing to be summoned.</w:t>
      </w:r>
    </w:p>
    <w:p w:rsidR="00000000" w:rsidDel="00000000" w:rsidP="00000000" w:rsidRDefault="00000000" w:rsidRPr="00000000" w14:paraId="00000807">
      <w:pPr>
        <w:numPr>
          <w:ilvl w:val="0"/>
          <w:numId w:val="80"/>
        </w:numPr>
        <w:spacing w:after="0" w:afterAutospacing="0"/>
        <w:ind w:left="720" w:hanging="360"/>
      </w:pPr>
      <w:r w:rsidDel="00000000" w:rsidR="00000000" w:rsidRPr="00000000">
        <w:rPr>
          <w:rtl w:val="0"/>
        </w:rPr>
        <w:t xml:space="preserve">Destroys all trees in the AoE, disregarding the damage</w:t>
      </w:r>
    </w:p>
    <w:p w:rsidR="00000000" w:rsidDel="00000000" w:rsidP="00000000" w:rsidRDefault="00000000" w:rsidRPr="00000000" w14:paraId="00000808">
      <w:pPr>
        <w:numPr>
          <w:ilvl w:val="0"/>
          <w:numId w:val="80"/>
        </w:numPr>
        <w:spacing w:after="0" w:afterAutospacing="0"/>
        <w:ind w:left="720" w:hanging="360"/>
      </w:pPr>
      <w:r w:rsidDel="00000000" w:rsidR="00000000" w:rsidRPr="00000000">
        <w:rPr>
          <w:rtl w:val="0"/>
        </w:rPr>
        <w:t xml:space="preserve">Appears to remove “Locust” ability from summoned unit (at least in 1.31)</w:t>
      </w:r>
    </w:p>
    <w:p w:rsidR="00000000" w:rsidDel="00000000" w:rsidP="00000000" w:rsidRDefault="00000000" w:rsidRPr="00000000" w14:paraId="00000809">
      <w:pPr>
        <w:numPr>
          <w:ilvl w:val="0"/>
          <w:numId w:val="80"/>
        </w:numPr>
        <w:ind w:left="720" w:hanging="360"/>
      </w:pPr>
      <w:r w:rsidDel="00000000" w:rsidR="00000000" w:rsidRPr="00000000">
        <w:rPr>
          <w:rtl w:val="0"/>
        </w:rPr>
        <w:t xml:space="preserve">Deals force type damage</w:t>
      </w:r>
    </w:p>
    <w:p w:rsidR="00000000" w:rsidDel="00000000" w:rsidP="00000000" w:rsidRDefault="00000000" w:rsidRPr="00000000" w14:paraId="0000080A">
      <w:pPr>
        <w:pStyle w:val="Heading2"/>
        <w:ind w:firstLine="720"/>
        <w:rPr/>
      </w:pPr>
      <w:bookmarkStart w:colFirst="0" w:colLast="0" w:name="_x954kz2ba6e4" w:id="148"/>
      <w:bookmarkEnd w:id="148"/>
      <w:r w:rsidDel="00000000" w:rsidR="00000000" w:rsidRPr="00000000">
        <w:rPr>
          <w:rtl w:val="0"/>
        </w:rPr>
        <w:t xml:space="preserve">-Locust Swarm:</w:t>
      </w:r>
    </w:p>
    <w:p w:rsidR="00000000" w:rsidDel="00000000" w:rsidP="00000000" w:rsidRDefault="00000000" w:rsidRPr="00000000" w14:paraId="0000080B">
      <w:pPr>
        <w:rPr/>
      </w:pPr>
      <w:r w:rsidDel="00000000" w:rsidR="00000000" w:rsidRPr="00000000">
        <w:rPr>
          <w:rtl w:val="0"/>
        </w:rPr>
        <w:tab/>
        <w:tab/>
        <w:t xml:space="preserve">Tags: </w:t>
      </w:r>
      <w:r w:rsidDel="00000000" w:rsidR="00000000" w:rsidRPr="00000000">
        <w:rPr>
          <w:color w:val="0000ff"/>
          <w:rtl w:val="0"/>
        </w:rPr>
        <w:t xml:space="preserve">[Summon] [Healing] [Healing Over Time]</w:t>
      </w:r>
      <w:r w:rsidDel="00000000" w:rsidR="00000000" w:rsidRPr="00000000">
        <w:rPr>
          <w:rtl w:val="0"/>
        </w:rPr>
      </w:r>
    </w:p>
    <w:p w:rsidR="00000000" w:rsidDel="00000000" w:rsidP="00000000" w:rsidRDefault="00000000" w:rsidRPr="00000000" w14:paraId="0000080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0D">
      <w:pPr>
        <w:ind w:left="720" w:firstLine="720"/>
        <w:rPr/>
      </w:pPr>
      <w:r w:rsidDel="00000000" w:rsidR="00000000" w:rsidRPr="00000000">
        <w:rPr>
          <w:rtl w:val="0"/>
        </w:rPr>
        <w:t xml:space="preserve">RawCode: AUls</w:t>
      </w:r>
    </w:p>
    <w:p w:rsidR="00000000" w:rsidDel="00000000" w:rsidP="00000000" w:rsidRDefault="00000000" w:rsidRPr="00000000" w14:paraId="0000080E">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w:t>
      </w:r>
    </w:p>
    <w:p w:rsidR="00000000" w:rsidDel="00000000" w:rsidP="00000000" w:rsidRDefault="00000000" w:rsidRPr="00000000" w14:paraId="0000080F">
      <w:pPr>
        <w:numPr>
          <w:ilvl w:val="0"/>
          <w:numId w:val="80"/>
        </w:numPr>
        <w:spacing w:after="0" w:afterAutospacing="0"/>
        <w:ind w:left="720" w:hanging="360"/>
      </w:pPr>
      <w:r w:rsidDel="00000000" w:rsidR="00000000" w:rsidRPr="00000000">
        <w:rPr>
          <w:rtl w:val="0"/>
        </w:rPr>
        <w:t xml:space="preserve">Always causes the caster to enter Alternate state and removes it when ability ends. </w:t>
      </w:r>
      <w:r w:rsidDel="00000000" w:rsidR="00000000" w:rsidRPr="00000000">
        <w:rPr>
          <w:color w:val="660000"/>
          <w:rtl w:val="0"/>
        </w:rPr>
        <w:t xml:space="preserve">(</w:t>
      </w:r>
      <w:r w:rsidDel="00000000" w:rsidR="00000000" w:rsidRPr="00000000">
        <w:rPr>
          <w:color w:val="9900ff"/>
          <w:rtl w:val="0"/>
        </w:rPr>
        <w:t xml:space="preserve">DracoL1ch</w:t>
      </w:r>
      <w:r w:rsidDel="00000000" w:rsidR="00000000" w:rsidRPr="00000000">
        <w:rPr>
          <w:color w:val="660000"/>
          <w:rtl w:val="0"/>
        </w:rPr>
        <w:t xml:space="preserve">) </w:t>
      </w:r>
    </w:p>
    <w:p w:rsidR="00000000" w:rsidDel="00000000" w:rsidP="00000000" w:rsidRDefault="00000000" w:rsidRPr="00000000" w14:paraId="00000810">
      <w:pPr>
        <w:numPr>
          <w:ilvl w:val="1"/>
          <w:numId w:val="80"/>
        </w:numPr>
        <w:spacing w:after="0" w:afterAutospacing="0"/>
        <w:ind w:left="1440" w:hanging="360"/>
        <w:rPr>
          <w:color w:val="980000"/>
        </w:rPr>
      </w:pPr>
      <w:r w:rsidDel="00000000" w:rsidR="00000000" w:rsidRPr="00000000">
        <w:rPr>
          <w:color w:val="980000"/>
          <w:rtl w:val="0"/>
        </w:rPr>
        <w:t xml:space="preserve">This is important if your hero has imported models which have alternate state which might cause unwanted behavior such as Raven or Illidan. Casually there is no problem with most units.</w:t>
      </w:r>
    </w:p>
    <w:p w:rsidR="00000000" w:rsidDel="00000000" w:rsidP="00000000" w:rsidRDefault="00000000" w:rsidRPr="00000000" w14:paraId="00000811">
      <w:pPr>
        <w:numPr>
          <w:ilvl w:val="0"/>
          <w:numId w:val="80"/>
        </w:numPr>
        <w:spacing w:after="0" w:afterAutospacing="0"/>
        <w:ind w:left="720" w:hanging="360"/>
      </w:pPr>
      <w:r w:rsidDel="00000000" w:rsidR="00000000" w:rsidRPr="00000000">
        <w:rPr>
          <w:rtl w:val="0"/>
        </w:rPr>
        <w:t xml:space="preserve">“Data - Damage Return Factor”</w:t>
      </w:r>
    </w:p>
    <w:p w:rsidR="00000000" w:rsidDel="00000000" w:rsidP="00000000" w:rsidRDefault="00000000" w:rsidRPr="00000000" w14:paraId="00000812">
      <w:pPr>
        <w:numPr>
          <w:ilvl w:val="1"/>
          <w:numId w:val="80"/>
        </w:numPr>
        <w:spacing w:after="0" w:afterAutospacing="0"/>
        <w:ind w:left="1440" w:hanging="360"/>
      </w:pPr>
      <w:r w:rsidDel="00000000" w:rsidR="00000000" w:rsidRPr="00000000">
        <w:rPr>
          <w:rtl w:val="0"/>
        </w:rPr>
        <w:t xml:space="preserve">Negative values does not damage the Crypt Lord.</w:t>
      </w:r>
    </w:p>
    <w:p w:rsidR="00000000" w:rsidDel="00000000" w:rsidP="00000000" w:rsidRDefault="00000000" w:rsidRPr="00000000" w14:paraId="00000813">
      <w:pPr>
        <w:numPr>
          <w:ilvl w:val="0"/>
          <w:numId w:val="80"/>
        </w:numPr>
        <w:spacing w:after="0" w:afterAutospacing="0"/>
        <w:ind w:left="720" w:hanging="360"/>
      </w:pPr>
      <w:r w:rsidDel="00000000" w:rsidR="00000000" w:rsidRPr="00000000">
        <w:rPr>
          <w:rtl w:val="0"/>
        </w:rPr>
        <w:t xml:space="preserve">“Data - Damage Return Threshold”</w:t>
      </w:r>
    </w:p>
    <w:p w:rsidR="00000000" w:rsidDel="00000000" w:rsidP="00000000" w:rsidRDefault="00000000" w:rsidRPr="00000000" w14:paraId="00000814">
      <w:pPr>
        <w:numPr>
          <w:ilvl w:val="1"/>
          <w:numId w:val="80"/>
        </w:numPr>
        <w:spacing w:after="0" w:afterAutospacing="0"/>
        <w:ind w:left="1440" w:hanging="360"/>
      </w:pPr>
      <w:r w:rsidDel="00000000" w:rsidR="00000000" w:rsidRPr="00000000">
        <w:rPr>
          <w:rtl w:val="0"/>
        </w:rPr>
        <w:t xml:space="preserve">Setting this value to zero or less causes the locusts to float in place behind the unit and do nothing.</w:t>
      </w:r>
    </w:p>
    <w:p w:rsidR="00000000" w:rsidDel="00000000" w:rsidP="00000000" w:rsidRDefault="00000000" w:rsidRPr="00000000" w14:paraId="00000815">
      <w:pPr>
        <w:numPr>
          <w:ilvl w:val="1"/>
          <w:numId w:val="80"/>
        </w:numPr>
        <w:spacing w:after="0" w:afterAutospacing="0"/>
        <w:ind w:left="1440" w:hanging="360"/>
      </w:pPr>
      <w:r w:rsidDel="00000000" w:rsidR="00000000" w:rsidRPr="00000000">
        <w:rPr>
          <w:rtl w:val="0"/>
        </w:rPr>
        <w:t xml:space="preserve">This field check if the damage dealt surpassed a threshold. Since it is 0, it is always true and the locust stick around you.</w:t>
      </w:r>
    </w:p>
    <w:p w:rsidR="00000000" w:rsidDel="00000000" w:rsidP="00000000" w:rsidRDefault="00000000" w:rsidRPr="00000000" w14:paraId="00000816">
      <w:pPr>
        <w:numPr>
          <w:ilvl w:val="0"/>
          <w:numId w:val="80"/>
        </w:numPr>
        <w:spacing w:after="0" w:afterAutospacing="0"/>
        <w:ind w:left="720" w:hanging="360"/>
      </w:pPr>
      <w:r w:rsidDel="00000000" w:rsidR="00000000" w:rsidRPr="00000000">
        <w:rPr>
          <w:rtl w:val="0"/>
        </w:rPr>
        <w:t xml:space="preserve">“Data - Max Swarm Units Per Target”</w:t>
      </w:r>
    </w:p>
    <w:p w:rsidR="00000000" w:rsidDel="00000000" w:rsidP="00000000" w:rsidRDefault="00000000" w:rsidRPr="00000000" w14:paraId="00000817">
      <w:pPr>
        <w:numPr>
          <w:ilvl w:val="1"/>
          <w:numId w:val="80"/>
        </w:numPr>
        <w:spacing w:after="0" w:afterAutospacing="0"/>
        <w:ind w:left="1440" w:hanging="360"/>
      </w:pPr>
      <w:r w:rsidDel="00000000" w:rsidR="00000000" w:rsidRPr="00000000">
        <w:rPr>
          <w:rtl w:val="0"/>
        </w:rPr>
        <w:t xml:space="preserve">At negative values (or 0) they just won't target anyone and fly around aimlessly.</w:t>
      </w:r>
    </w:p>
    <w:p w:rsidR="00000000" w:rsidDel="00000000" w:rsidP="00000000" w:rsidRDefault="00000000" w:rsidRPr="00000000" w14:paraId="00000818">
      <w:pPr>
        <w:numPr>
          <w:ilvl w:val="0"/>
          <w:numId w:val="80"/>
        </w:numPr>
        <w:spacing w:after="0" w:afterAutospacing="0"/>
        <w:ind w:left="720" w:hanging="360"/>
      </w:pPr>
      <w:r w:rsidDel="00000000" w:rsidR="00000000" w:rsidRPr="00000000">
        <w:rPr>
          <w:rtl w:val="0"/>
        </w:rPr>
        <w:t xml:space="preserve">“Data - Number of Swarm Units”</w:t>
      </w:r>
    </w:p>
    <w:p w:rsidR="00000000" w:rsidDel="00000000" w:rsidP="00000000" w:rsidRDefault="00000000" w:rsidRPr="00000000" w14:paraId="00000819">
      <w:pPr>
        <w:numPr>
          <w:ilvl w:val="1"/>
          <w:numId w:val="80"/>
        </w:numPr>
        <w:spacing w:after="0" w:afterAutospacing="0"/>
        <w:ind w:left="1440" w:hanging="360"/>
      </w:pPr>
      <w:r w:rsidDel="00000000" w:rsidR="00000000" w:rsidRPr="00000000">
        <w:rPr>
          <w:rtl w:val="0"/>
        </w:rPr>
        <w:t xml:space="preserve">There appears to be a hard coded upper limit.</w:t>
      </w:r>
    </w:p>
    <w:p w:rsidR="00000000" w:rsidDel="00000000" w:rsidP="00000000" w:rsidRDefault="00000000" w:rsidRPr="00000000" w14:paraId="0000081A">
      <w:pPr>
        <w:numPr>
          <w:ilvl w:val="0"/>
          <w:numId w:val="80"/>
        </w:numPr>
        <w:spacing w:after="0" w:afterAutospacing="0"/>
        <w:ind w:left="720" w:hanging="360"/>
      </w:pPr>
      <w:r w:rsidDel="00000000" w:rsidR="00000000" w:rsidRPr="00000000">
        <w:rPr>
          <w:rtl w:val="0"/>
        </w:rPr>
        <w:t xml:space="preserve">“Data - Swarm Unit Type”</w:t>
      </w:r>
    </w:p>
    <w:p w:rsidR="00000000" w:rsidDel="00000000" w:rsidP="00000000" w:rsidRDefault="00000000" w:rsidRPr="00000000" w14:paraId="0000081B">
      <w:pPr>
        <w:numPr>
          <w:ilvl w:val="1"/>
          <w:numId w:val="80"/>
        </w:numPr>
        <w:spacing w:after="0" w:afterAutospacing="0"/>
        <w:ind w:left="1440" w:hanging="360"/>
      </w:pPr>
      <w:r w:rsidDel="00000000" w:rsidR="00000000" w:rsidRPr="00000000">
        <w:rPr>
          <w:rtl w:val="0"/>
        </w:rPr>
        <w:t xml:space="preserve">Here’s an interesting fact. Units that do not have the “Locust” ability will be summoned normally and will function like a normal unit.</w:t>
      </w:r>
    </w:p>
    <w:p w:rsidR="00000000" w:rsidDel="00000000" w:rsidP="00000000" w:rsidRDefault="00000000" w:rsidRPr="00000000" w14:paraId="0000081C">
      <w:pPr>
        <w:numPr>
          <w:ilvl w:val="1"/>
          <w:numId w:val="80"/>
        </w:numPr>
        <w:spacing w:after="0" w:afterAutospacing="0"/>
        <w:ind w:left="1440" w:hanging="360"/>
      </w:pPr>
      <w:r w:rsidDel="00000000" w:rsidR="00000000" w:rsidRPr="00000000">
        <w:rPr>
          <w:rtl w:val="0"/>
        </w:rPr>
        <w:t xml:space="preserve">If the unit does not have any attacks (i.e. Shade) they won’t attack and will just fly around.</w:t>
      </w:r>
    </w:p>
    <w:p w:rsidR="00000000" w:rsidDel="00000000" w:rsidP="00000000" w:rsidRDefault="00000000" w:rsidRPr="00000000" w14:paraId="0000081D">
      <w:pPr>
        <w:numPr>
          <w:ilvl w:val="0"/>
          <w:numId w:val="80"/>
        </w:numPr>
        <w:spacing w:after="0" w:afterAutospacing="0"/>
        <w:ind w:left="720" w:hanging="360"/>
      </w:pPr>
      <w:r w:rsidDel="00000000" w:rsidR="00000000" w:rsidRPr="00000000">
        <w:rPr>
          <w:rtl w:val="0"/>
        </w:rPr>
        <w:t xml:space="preserve">“Stats - Area of Effect”</w:t>
      </w:r>
    </w:p>
    <w:p w:rsidR="00000000" w:rsidDel="00000000" w:rsidP="00000000" w:rsidRDefault="00000000" w:rsidRPr="00000000" w14:paraId="0000081E">
      <w:pPr>
        <w:numPr>
          <w:ilvl w:val="1"/>
          <w:numId w:val="80"/>
        </w:numPr>
        <w:spacing w:after="0" w:afterAutospacing="0"/>
        <w:ind w:left="1440" w:hanging="360"/>
      </w:pPr>
      <w:r w:rsidDel="00000000" w:rsidR="00000000" w:rsidRPr="00000000">
        <w:rPr>
          <w:rtl w:val="0"/>
        </w:rPr>
        <w:t xml:space="preserve">This thing dictates how far away the locust can fly from the Crypt Lord. Can really be used for some A E S T H E T I C S.</w:t>
      </w:r>
    </w:p>
    <w:p w:rsidR="00000000" w:rsidDel="00000000" w:rsidP="00000000" w:rsidRDefault="00000000" w:rsidRPr="00000000" w14:paraId="0000081F">
      <w:pPr>
        <w:numPr>
          <w:ilvl w:val="0"/>
          <w:numId w:val="80"/>
        </w:numPr>
        <w:spacing w:after="0" w:afterAutospacing="0"/>
        <w:ind w:left="720" w:hanging="360"/>
      </w:pPr>
      <w:r w:rsidDel="00000000" w:rsidR="00000000" w:rsidRPr="00000000">
        <w:rPr>
          <w:rtl w:val="0"/>
        </w:rPr>
        <w:t xml:space="preserve">Casting the spell with locusts remaining alive (requires ability cooldown set shorter than Duration - Normal field value) destroys all active locusts and spawns new ones at the position of the casting unit. This does not trigger a “unit dies” event for the locust units that are destroyed.</w:t>
      </w:r>
    </w:p>
    <w:p w:rsidR="00000000" w:rsidDel="00000000" w:rsidP="00000000" w:rsidRDefault="00000000" w:rsidRPr="00000000" w14:paraId="00000820">
      <w:pPr>
        <w:numPr>
          <w:ilvl w:val="0"/>
          <w:numId w:val="80"/>
        </w:numPr>
        <w:spacing w:after="0" w:afterAutospacing="0"/>
        <w:ind w:left="720" w:hanging="360"/>
      </w:pPr>
      <w:r w:rsidDel="00000000" w:rsidR="00000000" w:rsidRPr="00000000">
        <w:rPr>
          <w:rtl w:val="0"/>
        </w:rPr>
        <w:t xml:space="preserve">If your summoned unit has locust but having no movement speed, casting this ability will freeze the game immediately.</w:t>
      </w:r>
    </w:p>
    <w:p w:rsidR="00000000" w:rsidDel="00000000" w:rsidP="00000000" w:rsidRDefault="00000000" w:rsidRPr="00000000" w14:paraId="00000821">
      <w:pPr>
        <w:numPr>
          <w:ilvl w:val="0"/>
          <w:numId w:val="80"/>
        </w:numPr>
        <w:spacing w:after="0" w:afterAutospacing="0"/>
        <w:ind w:left="720" w:hanging="360"/>
      </w:pPr>
      <w:r w:rsidDel="00000000" w:rsidR="00000000" w:rsidRPr="00000000">
        <w:rPr>
          <w:rtl w:val="0"/>
        </w:rPr>
        <w:t xml:space="preserve">Units spawned from Locust and then remove their Locust still behave random order that the ability initially gives if you don’t issue another order to them. At the end, all units are issued interruptable order to return to the caster, effectively </w:t>
      </w:r>
      <w:commentRangeStart w:id="26"/>
      <w:r w:rsidDel="00000000" w:rsidR="00000000" w:rsidRPr="00000000">
        <w:rPr>
          <w:rtl w:val="0"/>
        </w:rPr>
        <w:t xml:space="preserve">remove </w:t>
      </w:r>
      <w:commentRangeEnd w:id="26"/>
      <w:r w:rsidDel="00000000" w:rsidR="00000000" w:rsidRPr="00000000">
        <w:commentReference w:id="26"/>
      </w:r>
      <w:r w:rsidDel="00000000" w:rsidR="00000000" w:rsidRPr="00000000">
        <w:rPr>
          <w:rtl w:val="0"/>
        </w:rPr>
        <w:t xml:space="preserve">them if distance is met. </w:t>
      </w:r>
    </w:p>
    <w:p w:rsidR="00000000" w:rsidDel="00000000" w:rsidP="00000000" w:rsidRDefault="00000000" w:rsidRPr="00000000" w14:paraId="00000822">
      <w:pPr>
        <w:numPr>
          <w:ilvl w:val="0"/>
          <w:numId w:val="80"/>
        </w:numPr>
        <w:spacing w:after="0" w:afterAutospacing="0"/>
        <w:ind w:left="720" w:hanging="360"/>
      </w:pPr>
      <w:r w:rsidDel="00000000" w:rsidR="00000000" w:rsidRPr="00000000">
        <w:rPr>
          <w:rtl w:val="0"/>
        </w:rPr>
        <w:t xml:space="preserve">You can summon buildings from Locust Swarm, as long as they don’t have Locust ability. And they won’t behave as expected.</w:t>
      </w:r>
    </w:p>
    <w:p w:rsidR="00000000" w:rsidDel="00000000" w:rsidP="00000000" w:rsidRDefault="00000000" w:rsidRPr="00000000" w14:paraId="00000823">
      <w:pPr>
        <w:numPr>
          <w:ilvl w:val="0"/>
          <w:numId w:val="80"/>
        </w:numPr>
        <w:spacing w:after="0" w:afterAutospacing="0"/>
        <w:ind w:left="720" w:hanging="360"/>
      </w:pPr>
      <w:r w:rsidDel="00000000" w:rsidR="00000000" w:rsidRPr="00000000">
        <w:rPr>
          <w:rtl w:val="0"/>
        </w:rPr>
        <w:t xml:space="preserve">All mobile units that do not return to the caster after a while will instantly kill themselves. (Akaiharuki)</w:t>
      </w:r>
    </w:p>
    <w:p w:rsidR="00000000" w:rsidDel="00000000" w:rsidP="00000000" w:rsidRDefault="00000000" w:rsidRPr="00000000" w14:paraId="00000824">
      <w:pPr>
        <w:numPr>
          <w:ilvl w:val="0"/>
          <w:numId w:val="80"/>
        </w:numPr>
        <w:ind w:left="720" w:hanging="360"/>
      </w:pPr>
      <w:r w:rsidDel="00000000" w:rsidR="00000000" w:rsidRPr="00000000">
        <w:rPr>
          <w:rtl w:val="0"/>
        </w:rPr>
        <w:t xml:space="preserve">Damage dealt from this ability is attributed to the locusts themselves, not the caster.</w:t>
      </w:r>
    </w:p>
    <w:p w:rsidR="00000000" w:rsidDel="00000000" w:rsidP="00000000" w:rsidRDefault="00000000" w:rsidRPr="00000000" w14:paraId="00000825">
      <w:pPr>
        <w:pStyle w:val="Heading2"/>
        <w:ind w:firstLine="720"/>
        <w:rPr/>
      </w:pPr>
      <w:bookmarkStart w:colFirst="0" w:colLast="0" w:name="_lisxqje91lt" w:id="149"/>
      <w:bookmarkEnd w:id="149"/>
      <w:r w:rsidDel="00000000" w:rsidR="00000000" w:rsidRPr="00000000">
        <w:rPr>
          <w:rtl w:val="0"/>
        </w:rPr>
        <w:t xml:space="preserve">-Sleep:</w:t>
      </w:r>
    </w:p>
    <w:p w:rsidR="00000000" w:rsidDel="00000000" w:rsidP="00000000" w:rsidRDefault="00000000" w:rsidRPr="00000000" w14:paraId="00000826">
      <w:pPr>
        <w:rPr/>
      </w:pPr>
      <w:r w:rsidDel="00000000" w:rsidR="00000000" w:rsidRPr="00000000">
        <w:rPr>
          <w:rtl w:val="0"/>
        </w:rPr>
        <w:tab/>
        <w:tab/>
        <w:t xml:space="preserve">Tags: </w:t>
      </w:r>
      <w:r w:rsidDel="00000000" w:rsidR="00000000" w:rsidRPr="00000000">
        <w:rPr>
          <w:color w:val="0000ff"/>
          <w:rtl w:val="0"/>
        </w:rPr>
        <w:t xml:space="preserve">[Suppressed]</w:t>
      </w:r>
      <w:r w:rsidDel="00000000" w:rsidR="00000000" w:rsidRPr="00000000">
        <w:rPr>
          <w:rtl w:val="0"/>
        </w:rPr>
      </w:r>
    </w:p>
    <w:p w:rsidR="00000000" w:rsidDel="00000000" w:rsidP="00000000" w:rsidRDefault="00000000" w:rsidRPr="00000000" w14:paraId="0000082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Add Stun Duration, add friendly targeting…Add “Freezing breath” buff...remove “stats - duration” and voila! You have a supportive stasis spell!</w:t>
      </w:r>
    </w:p>
    <w:p w:rsidR="00000000" w:rsidDel="00000000" w:rsidP="00000000" w:rsidRDefault="00000000" w:rsidRPr="00000000" w14:paraId="00000828">
      <w:pPr>
        <w:ind w:left="720" w:firstLine="720"/>
        <w:rPr/>
      </w:pPr>
      <w:r w:rsidDel="00000000" w:rsidR="00000000" w:rsidRPr="00000000">
        <w:rPr>
          <w:rtl w:val="0"/>
        </w:rPr>
        <w:t xml:space="preserve">Casting by AI: Cast while in combat, seems to prefer non heroes.</w:t>
      </w:r>
    </w:p>
    <w:p w:rsidR="00000000" w:rsidDel="00000000" w:rsidP="00000000" w:rsidRDefault="00000000" w:rsidRPr="00000000" w14:paraId="00000829">
      <w:pPr>
        <w:ind w:left="720" w:firstLine="720"/>
        <w:rPr/>
      </w:pPr>
      <w:r w:rsidDel="00000000" w:rsidR="00000000" w:rsidRPr="00000000">
        <w:rPr>
          <w:rtl w:val="0"/>
        </w:rPr>
        <w:t xml:space="preserve">RawCode: AUsl</w:t>
      </w:r>
    </w:p>
    <w:p w:rsidR="00000000" w:rsidDel="00000000" w:rsidP="00000000" w:rsidRDefault="00000000" w:rsidRPr="00000000" w14:paraId="0000082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2B">
      <w:pPr>
        <w:numPr>
          <w:ilvl w:val="0"/>
          <w:numId w:val="80"/>
        </w:numPr>
        <w:spacing w:after="0" w:afterAutospacing="0"/>
        <w:ind w:left="720" w:hanging="360"/>
      </w:pPr>
      <w:r w:rsidDel="00000000" w:rsidR="00000000" w:rsidRPr="00000000">
        <w:rPr>
          <w:rtl w:val="0"/>
        </w:rPr>
        <w:t xml:space="preserve">“Data - Stun Duration”</w:t>
      </w:r>
    </w:p>
    <w:p w:rsidR="00000000" w:rsidDel="00000000" w:rsidP="00000000" w:rsidRDefault="00000000" w:rsidRPr="00000000" w14:paraId="0000082C">
      <w:pPr>
        <w:numPr>
          <w:ilvl w:val="1"/>
          <w:numId w:val="80"/>
        </w:numPr>
        <w:spacing w:after="0" w:afterAutospacing="0"/>
        <w:ind w:left="1440" w:hanging="360"/>
      </w:pPr>
      <w:r w:rsidDel="00000000" w:rsidR="00000000" w:rsidRPr="00000000">
        <w:rPr>
          <w:rtl w:val="0"/>
        </w:rPr>
        <w:t xml:space="preserve">This is the stun duration of which the unit is Invulnerable.</w:t>
      </w:r>
    </w:p>
    <w:p w:rsidR="00000000" w:rsidDel="00000000" w:rsidP="00000000" w:rsidRDefault="00000000" w:rsidRPr="00000000" w14:paraId="0000082D">
      <w:pPr>
        <w:numPr>
          <w:ilvl w:val="0"/>
          <w:numId w:val="80"/>
        </w:numPr>
        <w:spacing w:after="0" w:afterAutospacing="0"/>
        <w:ind w:left="720" w:hanging="360"/>
      </w:pPr>
      <w:r w:rsidDel="00000000" w:rsidR="00000000" w:rsidRPr="00000000">
        <w:rPr>
          <w:rtl w:val="0"/>
        </w:rPr>
        <w:t xml:space="preserve">Adheres to “Targets Allowed”.</w:t>
      </w:r>
    </w:p>
    <w:p w:rsidR="00000000" w:rsidDel="00000000" w:rsidP="00000000" w:rsidRDefault="00000000" w:rsidRPr="00000000" w14:paraId="0000082E">
      <w:pPr>
        <w:numPr>
          <w:ilvl w:val="0"/>
          <w:numId w:val="80"/>
        </w:numPr>
        <w:spacing w:after="0" w:afterAutospacing="0"/>
        <w:ind w:left="720" w:hanging="360"/>
      </w:pPr>
      <w:r w:rsidDel="00000000" w:rsidR="00000000" w:rsidRPr="00000000">
        <w:rPr>
          <w:rtl w:val="0"/>
        </w:rPr>
        <w:t xml:space="preserve">If cast through a dummy with the Event “A unit starts the effect of an ability”, the triggering spell will be repeatedly cast if it’s cooldown is shorter than the duration of the sleep if no other order is being given.. Example: Unit casts Channel (Instant no target) -&gt; Trigger dummy to sleep Unit, unit wakes up and if Channel is off cooldown, will begin casting again, thus triggering dummy to sleep unit again.</w:t>
      </w:r>
    </w:p>
    <w:p w:rsidR="00000000" w:rsidDel="00000000" w:rsidP="00000000" w:rsidRDefault="00000000" w:rsidRPr="00000000" w14:paraId="0000082F">
      <w:pPr>
        <w:numPr>
          <w:ilvl w:val="0"/>
          <w:numId w:val="80"/>
        </w:numPr>
        <w:ind w:left="720" w:hanging="360"/>
      </w:pPr>
      <w:r w:rsidDel="00000000" w:rsidR="00000000" w:rsidRPr="00000000">
        <w:rPr>
          <w:rtl w:val="0"/>
        </w:rPr>
        <w:t xml:space="preserve">Deals “unknown” type damage (doesn’t actually deal damage)</w:t>
      </w:r>
    </w:p>
    <w:p w:rsidR="00000000" w:rsidDel="00000000" w:rsidP="00000000" w:rsidRDefault="00000000" w:rsidRPr="00000000" w14:paraId="00000830">
      <w:pPr>
        <w:pStyle w:val="Heading2"/>
        <w:rPr>
          <w:b w:val="1"/>
          <w:bCs w:val="1"/>
          <w:color w:val="ff0000"/>
        </w:rPr>
      </w:pPr>
      <w:bookmarkStart w:colFirst="0" w:colLast="0" w:name="_jra1cm9lvd0q" w:id="150"/>
      <w:bookmarkEnd w:id="150"/>
      <w:r w:rsidDel="00000000" w:rsidR="00000000" w:rsidRPr="00000000">
        <w:rPr>
          <w:rtl w:val="0"/>
        </w:rPr>
        <w:tab/>
      </w:r>
      <w:r w:rsidDel="00000000" w:rsidR="00000000" w:rsidRPr="00000000">
        <w:rPr>
          <w:b w:val="1"/>
          <w:bCs w:val="1"/>
          <w:color w:val="ff0000"/>
          <w:rtl w:val="0"/>
        </w:rPr>
        <w:t xml:space="preserve">-Spiked Carapace:</w:t>
      </w:r>
    </w:p>
    <w:p w:rsidR="00000000" w:rsidDel="00000000" w:rsidP="00000000" w:rsidRDefault="00000000" w:rsidRPr="00000000" w14:paraId="00000831">
      <w:pPr>
        <w:rPr>
          <w:color w:val="0000ff"/>
        </w:rPr>
      </w:pPr>
      <w:r w:rsidDel="00000000" w:rsidR="00000000" w:rsidRPr="00000000">
        <w:rPr>
          <w:rtl w:val="0"/>
        </w:rPr>
        <w:tab/>
        <w:tab/>
        <w:t xml:space="preserve">Tags:</w:t>
      </w:r>
      <w:r w:rsidDel="00000000" w:rsidR="00000000" w:rsidRPr="00000000">
        <w:rPr>
          <w:color w:val="0000ff"/>
          <w:rtl w:val="0"/>
        </w:rPr>
        <w:t xml:space="preserve"> [Flat Armor Decrease] [Flat Armor Increase] [Percent Damage Taken Decrease] [Percent Damage Taken Increase]</w:t>
      </w:r>
    </w:p>
    <w:p w:rsidR="00000000" w:rsidDel="00000000" w:rsidP="00000000" w:rsidRDefault="00000000" w:rsidRPr="00000000" w14:paraId="00000832">
      <w:pPr>
        <w:rPr>
          <w:color w:val="ff9900"/>
        </w:rPr>
      </w:pPr>
      <w:r w:rsidDel="00000000" w:rsidR="00000000" w:rsidRPr="00000000">
        <w:rPr>
          <w:rtl w:val="0"/>
        </w:rPr>
        <w:tab/>
        <w:tab/>
        <w:t xml:space="preserve">Notes: </w:t>
      </w:r>
      <w:r w:rsidDel="00000000" w:rsidR="00000000" w:rsidRPr="00000000">
        <w:rPr>
          <w:color w:val="ff9900"/>
          <w:rtl w:val="0"/>
        </w:rPr>
        <w:t xml:space="preserve">Damage Factor and Returned Damage Factor only works against melee enemies.</w:t>
      </w:r>
    </w:p>
    <w:p w:rsidR="00000000" w:rsidDel="00000000" w:rsidP="00000000" w:rsidRDefault="00000000" w:rsidRPr="00000000" w14:paraId="00000833">
      <w:pPr>
        <w:ind w:left="720" w:firstLine="720"/>
        <w:rPr/>
      </w:pPr>
      <w:r w:rsidDel="00000000" w:rsidR="00000000" w:rsidRPr="00000000">
        <w:rPr>
          <w:rtl w:val="0"/>
        </w:rPr>
        <w:t xml:space="preserve">RawCode: AUts</w:t>
      </w:r>
    </w:p>
    <w:p w:rsidR="00000000" w:rsidDel="00000000" w:rsidP="00000000" w:rsidRDefault="00000000" w:rsidRPr="00000000" w14:paraId="0000083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1.36</w:t>
      </w:r>
      <w:r w:rsidDel="00000000" w:rsidR="00000000" w:rsidRPr="00000000">
        <w:rPr>
          <w:rtl w:val="0"/>
        </w:rPr>
      </w:r>
    </w:p>
    <w:p w:rsidR="00000000" w:rsidDel="00000000" w:rsidP="00000000" w:rsidRDefault="00000000" w:rsidRPr="00000000" w14:paraId="00000835">
      <w:pPr>
        <w:numPr>
          <w:ilvl w:val="0"/>
          <w:numId w:val="3"/>
        </w:numPr>
        <w:spacing w:after="0" w:afterAutospacing="0"/>
        <w:ind w:left="2160" w:hanging="360"/>
      </w:pPr>
      <w:r w:rsidDel="00000000" w:rsidR="00000000" w:rsidRPr="00000000">
        <w:rPr>
          <w:rtl w:val="0"/>
        </w:rPr>
        <w:t xml:space="preserve">Defense bonus changes flat bonus armor, works as intended with both negative/positive values.</w:t>
      </w:r>
    </w:p>
    <w:p w:rsidR="00000000" w:rsidDel="00000000" w:rsidP="00000000" w:rsidRDefault="00000000" w:rsidRPr="00000000" w14:paraId="00000836">
      <w:pPr>
        <w:numPr>
          <w:ilvl w:val="0"/>
          <w:numId w:val="3"/>
        </w:numPr>
        <w:spacing w:after="0" w:afterAutospacing="0"/>
        <w:ind w:left="2160" w:hanging="360"/>
      </w:pPr>
      <w:r w:rsidDel="00000000" w:rsidR="00000000" w:rsidRPr="00000000">
        <w:rPr>
          <w:rtl w:val="0"/>
        </w:rPr>
        <w:t xml:space="preserve">Multiple abilities stack independently and fully. </w:t>
      </w:r>
      <w:r w:rsidDel="00000000" w:rsidR="00000000" w:rsidRPr="00000000">
        <w:rPr>
          <w:color w:val="660000"/>
          <w:rtl w:val="0"/>
        </w:rPr>
        <w:t xml:space="preserve">(</w:t>
      </w:r>
      <w:r w:rsidDel="00000000" w:rsidR="00000000" w:rsidRPr="00000000">
        <w:rPr>
          <w:color w:val="9900ff"/>
          <w:rtl w:val="0"/>
        </w:rPr>
        <w:t xml:space="preserve">DracoL1ch</w:t>
      </w:r>
      <w:r w:rsidDel="00000000" w:rsidR="00000000" w:rsidRPr="00000000">
        <w:rPr>
          <w:color w:val="660000"/>
          <w:rtl w:val="0"/>
        </w:rPr>
        <w:t xml:space="preserve">)</w:t>
      </w:r>
      <w:r w:rsidDel="00000000" w:rsidR="00000000" w:rsidRPr="00000000">
        <w:rPr>
          <w:rtl w:val="0"/>
        </w:rPr>
      </w:r>
    </w:p>
    <w:p w:rsidR="00000000" w:rsidDel="00000000" w:rsidP="00000000" w:rsidRDefault="00000000" w:rsidRPr="00000000" w14:paraId="00000837">
      <w:pPr>
        <w:numPr>
          <w:ilvl w:val="0"/>
          <w:numId w:val="3"/>
        </w:numPr>
        <w:spacing w:after="0" w:afterAutospacing="0"/>
        <w:ind w:left="2160" w:hanging="360"/>
      </w:pPr>
      <w:r w:rsidDel="00000000" w:rsidR="00000000" w:rsidRPr="00000000">
        <w:rPr>
          <w:rtl w:val="0"/>
        </w:rPr>
        <w:t xml:space="preserve">Received Damage Factor changes how much damage is received (It's calculated after armor.)</w:t>
        <w:br w:type="textWrapping"/>
        <w:t xml:space="preserve">• Reducing received damage does not equal to the attacker receiving less damage upon damage return. </w:t>
      </w:r>
      <w:r w:rsidDel="00000000" w:rsidR="00000000" w:rsidRPr="00000000">
        <w:rPr>
          <w:color w:val="9900ff"/>
          <w:rtl w:val="0"/>
        </w:rPr>
        <w:t xml:space="preserve">(StormKnight)</w:t>
      </w:r>
    </w:p>
    <w:p w:rsidR="00000000" w:rsidDel="00000000" w:rsidP="00000000" w:rsidRDefault="00000000" w:rsidRPr="00000000" w14:paraId="00000838">
      <w:pPr>
        <w:numPr>
          <w:ilvl w:val="1"/>
          <w:numId w:val="3"/>
        </w:numPr>
        <w:spacing w:after="0" w:afterAutospacing="0"/>
        <w:ind w:left="2880" w:hanging="360"/>
      </w:pPr>
      <w:r w:rsidDel="00000000" w:rsidR="00000000" w:rsidRPr="00000000">
        <w:rPr>
          <w:rtl w:val="0"/>
        </w:rPr>
        <w:t xml:space="preserve">Does nothing below 0.0, just makes the damage 0 and does not heal the unit.</w:t>
      </w:r>
    </w:p>
    <w:p w:rsidR="00000000" w:rsidDel="00000000" w:rsidP="00000000" w:rsidRDefault="00000000" w:rsidRPr="00000000" w14:paraId="00000839">
      <w:pPr>
        <w:numPr>
          <w:ilvl w:val="1"/>
          <w:numId w:val="3"/>
        </w:numPr>
        <w:ind w:left="2880" w:hanging="360"/>
      </w:pPr>
      <w:r w:rsidDel="00000000" w:rsidR="00000000" w:rsidRPr="00000000">
        <w:rPr>
          <w:rtl w:val="0"/>
        </w:rPr>
        <w:t xml:space="preserve">Above 1.0 the unit takes increased damage instead(still calculated after armor).</w:t>
      </w:r>
    </w:p>
    <w:p w:rsidR="00000000" w:rsidDel="00000000" w:rsidP="00000000" w:rsidRDefault="00000000" w:rsidRPr="00000000" w14:paraId="0000083A">
      <w:pPr>
        <w:ind w:left="2880" w:hanging="360"/>
        <w:rPr/>
      </w:pPr>
      <w:r w:rsidDel="00000000" w:rsidR="00000000" w:rsidRPr="00000000">
        <w:rPr>
          <w:rtl w:val="0"/>
        </w:rPr>
      </w:r>
    </w:p>
    <w:p w:rsidR="00000000" w:rsidDel="00000000" w:rsidP="00000000" w:rsidRDefault="00000000" w:rsidRPr="00000000" w14:paraId="0000083B">
      <w:pPr>
        <w:numPr>
          <w:ilvl w:val="0"/>
          <w:numId w:val="17"/>
        </w:numPr>
        <w:spacing w:after="0" w:afterAutospacing="0"/>
        <w:ind w:left="2160" w:hanging="360"/>
      </w:pPr>
      <w:r w:rsidDel="00000000" w:rsidR="00000000" w:rsidRPr="00000000">
        <w:rPr>
          <w:rtl w:val="0"/>
        </w:rPr>
        <w:t xml:space="preserve">Returned Damage Factor changes how much damage is returned to the enemy</w:t>
      </w:r>
    </w:p>
    <w:p w:rsidR="00000000" w:rsidDel="00000000" w:rsidP="00000000" w:rsidRDefault="00000000" w:rsidRPr="00000000" w14:paraId="0000083C">
      <w:pPr>
        <w:numPr>
          <w:ilvl w:val="1"/>
          <w:numId w:val="17"/>
        </w:numPr>
        <w:spacing w:after="0" w:afterAutospacing="0"/>
        <w:ind w:left="2880" w:hanging="360"/>
      </w:pPr>
      <w:r w:rsidDel="00000000" w:rsidR="00000000" w:rsidRPr="00000000">
        <w:rPr>
          <w:rtl w:val="0"/>
        </w:rPr>
        <w:t xml:space="preserve">Below 0.0 it does not heal the attacker, only nullifies damage.</w:t>
      </w:r>
    </w:p>
    <w:p w:rsidR="00000000" w:rsidDel="00000000" w:rsidP="00000000" w:rsidRDefault="00000000" w:rsidRPr="00000000" w14:paraId="0000083D">
      <w:pPr>
        <w:numPr>
          <w:ilvl w:val="1"/>
          <w:numId w:val="17"/>
        </w:numPr>
        <w:spacing w:after="0" w:afterAutospacing="0"/>
        <w:ind w:left="-135" w:hanging="360"/>
      </w:pPr>
      <w:r w:rsidDel="00000000" w:rsidR="00000000" w:rsidRPr="00000000">
        <w:rPr>
          <w:rtl w:val="0"/>
        </w:rPr>
        <w:t xml:space="preserve">                                                  *     Above 1.0 the enemy takes more damage than you. This damage does not stack with Received Damage Factor damage.</w:t>
        <w:br w:type="textWrapping"/>
        <w:t xml:space="preserve">                                                  *     Always deals a minimum of 1 damage regardless of enemy damage dealt or returned damage factor. </w:t>
      </w:r>
    </w:p>
    <w:p w:rsidR="00000000" w:rsidDel="00000000" w:rsidP="00000000" w:rsidRDefault="00000000" w:rsidRPr="00000000" w14:paraId="0000083E">
      <w:pPr>
        <w:numPr>
          <w:ilvl w:val="0"/>
          <w:numId w:val="17"/>
        </w:numPr>
        <w:ind w:left="2160" w:hanging="360"/>
      </w:pPr>
      <w:r w:rsidDel="00000000" w:rsidR="00000000" w:rsidRPr="00000000">
        <w:rPr>
          <w:rtl w:val="0"/>
        </w:rPr>
        <w:t xml:space="preserve">The reflected damage factor refers to the received damage before any reductions</w:t>
      </w:r>
    </w:p>
    <w:p w:rsidR="00000000" w:rsidDel="00000000" w:rsidP="00000000" w:rsidRDefault="00000000" w:rsidRPr="00000000" w14:paraId="0000083F">
      <w:pPr>
        <w:numPr>
          <w:ilvl w:val="0"/>
          <w:numId w:val="17"/>
        </w:numPr>
        <w:ind w:left="2160" w:hanging="360"/>
      </w:pPr>
      <w:r w:rsidDel="00000000" w:rsidR="00000000" w:rsidRPr="00000000">
        <w:rPr>
          <w:rtl w:val="0"/>
        </w:rPr>
        <w:t xml:space="preserve">The damage is reflected before the unit with Spiked Carapace (called caster here) effectively takes damage from the damage event that triggered Spiked Carapace</w:t>
      </w:r>
    </w:p>
    <w:p w:rsidR="00000000" w:rsidDel="00000000" w:rsidP="00000000" w:rsidRDefault="00000000" w:rsidRPr="00000000" w14:paraId="00000840">
      <w:pPr>
        <w:numPr>
          <w:ilvl w:val="1"/>
          <w:numId w:val="17"/>
        </w:numPr>
        <w:spacing w:after="0" w:afterAutospacing="0"/>
        <w:ind w:left="2880" w:hanging="360"/>
      </w:pPr>
      <w:r w:rsidDel="00000000" w:rsidR="00000000" w:rsidRPr="00000000">
        <w:rPr>
          <w:rtl w:val="0"/>
        </w:rPr>
        <w:t xml:space="preserve">The event order is: caster is about to take damage, target is about to take damage, target takes damage, caster takes damage</w:t>
      </w:r>
    </w:p>
    <w:p w:rsidR="00000000" w:rsidDel="00000000" w:rsidP="00000000" w:rsidRDefault="00000000" w:rsidRPr="00000000" w14:paraId="00000841">
      <w:pPr>
        <w:numPr>
          <w:ilvl w:val="0"/>
          <w:numId w:val="17"/>
        </w:numPr>
        <w:ind w:left="2160" w:hanging="360"/>
      </w:pPr>
      <w:r w:rsidDel="00000000" w:rsidR="00000000" w:rsidRPr="00000000">
        <w:rPr>
          <w:rtl w:val="0"/>
        </w:rPr>
        <w:t xml:space="preserve">Deals spell attack type damage, meaning magic immune units receive no reflection damage</w:t>
      </w:r>
    </w:p>
    <w:p w:rsidR="00000000" w:rsidDel="00000000" w:rsidP="00000000" w:rsidRDefault="00000000" w:rsidRPr="00000000" w14:paraId="00000842">
      <w:pPr>
        <w:numPr>
          <w:ilvl w:val="0"/>
          <w:numId w:val="17"/>
        </w:numPr>
        <w:ind w:left="1800" w:hanging="360"/>
      </w:pPr>
      <w:r w:rsidDel="00000000" w:rsidR="00000000" w:rsidRPr="00000000">
        <w:rPr>
          <w:rtl w:val="0"/>
        </w:rPr>
        <w:t xml:space="preserve">Deals defensive type damage</w:t>
      </w:r>
    </w:p>
    <w:p w:rsidR="00000000" w:rsidDel="00000000" w:rsidP="00000000" w:rsidRDefault="00000000" w:rsidRPr="00000000" w14:paraId="00000843">
      <w:pPr>
        <w:numPr>
          <w:ilvl w:val="0"/>
          <w:numId w:val="17"/>
        </w:numPr>
        <w:ind w:left="1800" w:hanging="360"/>
      </w:pPr>
      <w:r w:rsidDel="00000000" w:rsidR="00000000" w:rsidRPr="00000000">
        <w:rPr>
          <w:rtl w:val="0"/>
        </w:rPr>
        <w:t xml:space="preserve">Changes the attacker’s original attacktype to ATTACK_TYPE_NORMAL; damagetype to DAMAGE_TYPE_DEFENSIVE and weapontype to WEAPON_TYPE_UNKNOWN also strips it off normal auto attack flags.</w:t>
      </w:r>
    </w:p>
    <w:p w:rsidR="00000000" w:rsidDel="00000000" w:rsidP="00000000" w:rsidRDefault="00000000" w:rsidRPr="00000000" w14:paraId="00000844">
      <w:pPr>
        <w:pStyle w:val="Heading2"/>
        <w:rPr/>
      </w:pPr>
      <w:bookmarkStart w:colFirst="0" w:colLast="0" w:name="_qf96r9o7yual" w:id="151"/>
      <w:bookmarkEnd w:id="151"/>
      <w:r w:rsidDel="00000000" w:rsidR="00000000" w:rsidRPr="00000000">
        <w:rPr>
          <w:b w:val="1"/>
          <w:bCs w:val="1"/>
          <w:color w:val="ff0000"/>
          <w:rtl w:val="0"/>
        </w:rPr>
        <w:t xml:space="preserve">-Unholy Aura:</w:t>
      </w:r>
      <w:r w:rsidDel="00000000" w:rsidR="00000000" w:rsidRPr="00000000">
        <w:rPr>
          <w:rtl w:val="0"/>
        </w:rPr>
      </w:r>
    </w:p>
    <w:p w:rsidR="00000000" w:rsidDel="00000000" w:rsidP="00000000" w:rsidRDefault="00000000" w:rsidRPr="00000000" w14:paraId="00000845">
      <w:pPr>
        <w:rPr/>
      </w:pPr>
      <w:r w:rsidDel="00000000" w:rsidR="00000000" w:rsidRPr="00000000">
        <w:rPr>
          <w:rtl w:val="0"/>
        </w:rPr>
        <w:tab/>
        <w:tab/>
        <w:t xml:space="preserve">Tags: </w:t>
      </w:r>
      <w:r w:rsidDel="00000000" w:rsidR="00000000" w:rsidRPr="00000000">
        <w:rPr>
          <w:color w:val="0000ff"/>
          <w:rtl w:val="0"/>
        </w:rPr>
        <w:t xml:space="preserve">[Healing Over Time] [Damage Over Time] [Movespeed Decrease] [Movespeed Increase] [AOE Supportive] [AOE Disabling]</w:t>
      </w:r>
      <w:r w:rsidDel="00000000" w:rsidR="00000000" w:rsidRPr="00000000">
        <w:rPr>
          <w:rtl w:val="0"/>
        </w:rPr>
      </w:r>
    </w:p>
    <w:p w:rsidR="00000000" w:rsidDel="00000000" w:rsidP="00000000" w:rsidRDefault="00000000" w:rsidRPr="00000000" w14:paraId="0000084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If you remove “Self” and replace “Friend” with “Enemy” and then make it slow/drain life, you have actually made arthas from HotS.</w:t>
      </w:r>
    </w:p>
    <w:p w:rsidR="00000000" w:rsidDel="00000000" w:rsidP="00000000" w:rsidRDefault="00000000" w:rsidRPr="00000000" w14:paraId="00000847">
      <w:pPr>
        <w:ind w:left="720" w:firstLine="720"/>
        <w:rPr/>
      </w:pPr>
      <w:r w:rsidDel="00000000" w:rsidR="00000000" w:rsidRPr="00000000">
        <w:rPr>
          <w:rtl w:val="0"/>
        </w:rPr>
        <w:t xml:space="preserve">RawCode: AUau</w:t>
      </w:r>
    </w:p>
    <w:p w:rsidR="00000000" w:rsidDel="00000000" w:rsidP="00000000" w:rsidRDefault="00000000" w:rsidRPr="00000000" w14:paraId="0000084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1.36</w:t>
      </w:r>
      <w:r w:rsidDel="00000000" w:rsidR="00000000" w:rsidRPr="00000000">
        <w:rPr>
          <w:rtl w:val="0"/>
        </w:rPr>
      </w:r>
    </w:p>
    <w:p w:rsidR="00000000" w:rsidDel="00000000" w:rsidP="00000000" w:rsidRDefault="00000000" w:rsidRPr="00000000" w14:paraId="00000849">
      <w:pPr>
        <w:numPr>
          <w:ilvl w:val="0"/>
          <w:numId w:val="80"/>
        </w:numPr>
        <w:spacing w:after="0" w:afterAutospacing="0"/>
        <w:ind w:left="720" w:hanging="360"/>
      </w:pPr>
      <w:r w:rsidDel="00000000" w:rsidR="00000000" w:rsidRPr="00000000">
        <w:rPr>
          <w:rtl w:val="0"/>
        </w:rPr>
        <w:t xml:space="preserve">“Data - Life Regeneration Increase”</w:t>
      </w:r>
    </w:p>
    <w:p w:rsidR="00000000" w:rsidDel="00000000" w:rsidP="00000000" w:rsidRDefault="00000000" w:rsidRPr="00000000" w14:paraId="0000084A">
      <w:pPr>
        <w:numPr>
          <w:ilvl w:val="1"/>
          <w:numId w:val="80"/>
        </w:numPr>
        <w:spacing w:after="0" w:afterAutospacing="0"/>
        <w:ind w:left="1440" w:hanging="360"/>
      </w:pPr>
      <w:r w:rsidDel="00000000" w:rsidR="00000000" w:rsidRPr="00000000">
        <w:rPr>
          <w:rtl w:val="0"/>
        </w:rPr>
        <w:t xml:space="preserve">Negative values cause units to take damage instead.</w:t>
      </w:r>
    </w:p>
    <w:p w:rsidR="00000000" w:rsidDel="00000000" w:rsidP="00000000" w:rsidRDefault="00000000" w:rsidRPr="00000000" w14:paraId="0000084B">
      <w:pPr>
        <w:numPr>
          <w:ilvl w:val="0"/>
          <w:numId w:val="80"/>
        </w:numPr>
        <w:spacing w:after="0" w:afterAutospacing="0"/>
        <w:ind w:left="720" w:hanging="360"/>
      </w:pPr>
      <w:r w:rsidDel="00000000" w:rsidR="00000000" w:rsidRPr="00000000">
        <w:rPr>
          <w:rtl w:val="0"/>
        </w:rPr>
        <w:t xml:space="preserve">“Data - Movement Speed increase”</w:t>
      </w:r>
    </w:p>
    <w:p w:rsidR="00000000" w:rsidDel="00000000" w:rsidP="00000000" w:rsidRDefault="00000000" w:rsidRPr="00000000" w14:paraId="0000084C">
      <w:pPr>
        <w:numPr>
          <w:ilvl w:val="1"/>
          <w:numId w:val="80"/>
        </w:numPr>
        <w:spacing w:after="0" w:afterAutospacing="0"/>
        <w:ind w:left="1440" w:hanging="360"/>
      </w:pPr>
      <w:r w:rsidDel="00000000" w:rsidR="00000000" w:rsidRPr="00000000">
        <w:rPr>
          <w:rtl w:val="0"/>
        </w:rPr>
        <w:t xml:space="preserve">Negative values cause the unit to be slowed.</w:t>
      </w:r>
    </w:p>
    <w:p w:rsidR="00000000" w:rsidDel="00000000" w:rsidP="00000000" w:rsidRDefault="00000000" w:rsidRPr="00000000" w14:paraId="0000084D">
      <w:pPr>
        <w:numPr>
          <w:ilvl w:val="0"/>
          <w:numId w:val="80"/>
        </w:numPr>
        <w:spacing w:after="0" w:afterAutospacing="0"/>
        <w:ind w:left="720" w:hanging="360"/>
      </w:pPr>
      <w:r w:rsidDel="00000000" w:rsidR="00000000" w:rsidRPr="00000000">
        <w:rPr>
          <w:rtl w:val="0"/>
        </w:rPr>
        <w:t xml:space="preserve">Adheres to “Targets Allowed”.</w:t>
      </w:r>
    </w:p>
    <w:p w:rsidR="00000000" w:rsidDel="00000000" w:rsidP="00000000" w:rsidRDefault="00000000" w:rsidRPr="00000000" w14:paraId="0000084E">
      <w:pPr>
        <w:numPr>
          <w:ilvl w:val="0"/>
          <w:numId w:val="80"/>
        </w:numPr>
        <w:spacing w:after="0" w:afterAutospacing="0"/>
        <w:ind w:left="720" w:hanging="360"/>
      </w:pPr>
      <w:r w:rsidDel="00000000" w:rsidR="00000000" w:rsidRPr="00000000">
        <w:rPr>
          <w:rtl w:val="0"/>
        </w:rPr>
        <w:t xml:space="preserve">“Data - Percent Bonus”</w:t>
      </w:r>
    </w:p>
    <w:p w:rsidR="00000000" w:rsidDel="00000000" w:rsidP="00000000" w:rsidRDefault="00000000" w:rsidRPr="00000000" w14:paraId="0000084F">
      <w:pPr>
        <w:numPr>
          <w:ilvl w:val="1"/>
          <w:numId w:val="80"/>
        </w:numPr>
        <w:ind w:left="1440" w:hanging="360"/>
      </w:pPr>
      <w:r w:rsidDel="00000000" w:rsidR="00000000" w:rsidRPr="00000000">
        <w:rPr>
          <w:rtl w:val="0"/>
        </w:rPr>
        <w:t xml:space="preserve">If you set this to True, you can create an aura that gives a certain percentage of Movement Speed and/or Max HP % Regen / Sec (</w:t>
      </w:r>
      <w:r w:rsidDel="00000000" w:rsidR="00000000" w:rsidRPr="00000000">
        <w:rPr>
          <w:color w:val="9900ff"/>
          <w:rtl w:val="0"/>
        </w:rPr>
        <w:t xml:space="preserve">emperor_d3st</w:t>
      </w:r>
      <w:r w:rsidDel="00000000" w:rsidR="00000000" w:rsidRPr="00000000">
        <w:rPr>
          <w:rtl w:val="0"/>
        </w:rPr>
        <w:t xml:space="preserve">)</w:t>
      </w:r>
    </w:p>
    <w:p w:rsidR="00000000" w:rsidDel="00000000" w:rsidP="00000000" w:rsidRDefault="00000000" w:rsidRPr="00000000" w14:paraId="00000850">
      <w:pPr>
        <w:pStyle w:val="Heading2"/>
        <w:ind w:firstLine="720"/>
        <w:rPr/>
      </w:pPr>
      <w:bookmarkStart w:colFirst="0" w:colLast="0" w:name="_i3ptrcjpej1u" w:id="152"/>
      <w:bookmarkEnd w:id="152"/>
      <w:r w:rsidDel="00000000" w:rsidR="00000000" w:rsidRPr="00000000">
        <w:rPr>
          <w:rtl w:val="0"/>
        </w:rPr>
        <w:t xml:space="preserve">-Vampiric Aura:</w:t>
      </w:r>
    </w:p>
    <w:p w:rsidR="00000000" w:rsidDel="00000000" w:rsidP="00000000" w:rsidRDefault="00000000" w:rsidRPr="00000000" w14:paraId="00000851">
      <w:pPr>
        <w:rPr/>
      </w:pPr>
      <w:r w:rsidDel="00000000" w:rsidR="00000000" w:rsidRPr="00000000">
        <w:rPr>
          <w:rtl w:val="0"/>
        </w:rPr>
        <w:tab/>
        <w:tab/>
        <w:t xml:space="preserve">Tags: </w:t>
      </w:r>
      <w:r w:rsidDel="00000000" w:rsidR="00000000" w:rsidRPr="00000000">
        <w:rPr>
          <w:color w:val="0000ff"/>
          <w:rtl w:val="0"/>
        </w:rPr>
        <w:t xml:space="preserve">[AOE Supportive] [AOE Disabling] [Healing]</w:t>
      </w:r>
      <w:r w:rsidDel="00000000" w:rsidR="00000000" w:rsidRPr="00000000">
        <w:rPr>
          <w:rtl w:val="0"/>
        </w:rPr>
      </w:r>
    </w:p>
    <w:p w:rsidR="00000000" w:rsidDel="00000000" w:rsidP="00000000" w:rsidRDefault="00000000" w:rsidRPr="00000000" w14:paraId="0000085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53">
      <w:pPr>
        <w:ind w:left="720" w:firstLine="720"/>
        <w:rPr/>
      </w:pPr>
      <w:r w:rsidDel="00000000" w:rsidR="00000000" w:rsidRPr="00000000">
        <w:rPr>
          <w:rtl w:val="0"/>
        </w:rPr>
        <w:t xml:space="preserve">RawCode: AUav</w:t>
      </w:r>
    </w:p>
    <w:p w:rsidR="00000000" w:rsidDel="00000000" w:rsidP="00000000" w:rsidRDefault="00000000" w:rsidRPr="00000000" w14:paraId="0000085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55">
      <w:pPr>
        <w:numPr>
          <w:ilvl w:val="0"/>
          <w:numId w:val="80"/>
        </w:numPr>
        <w:spacing w:after="0" w:afterAutospacing="0"/>
        <w:ind w:left="720" w:hanging="360"/>
      </w:pPr>
      <w:r w:rsidDel="00000000" w:rsidR="00000000" w:rsidRPr="00000000">
        <w:rPr>
          <w:rtl w:val="0"/>
        </w:rPr>
        <w:t xml:space="preserve">“Data - Attack Damage Stolen”</w:t>
      </w:r>
    </w:p>
    <w:p w:rsidR="00000000" w:rsidDel="00000000" w:rsidP="00000000" w:rsidRDefault="00000000" w:rsidRPr="00000000" w14:paraId="00000856">
      <w:pPr>
        <w:numPr>
          <w:ilvl w:val="1"/>
          <w:numId w:val="80"/>
        </w:numPr>
        <w:spacing w:after="0" w:afterAutospacing="0"/>
        <w:ind w:left="1440" w:hanging="360"/>
      </w:pPr>
      <w:r w:rsidDel="00000000" w:rsidR="00000000" w:rsidRPr="00000000">
        <w:rPr>
          <w:rtl w:val="0"/>
        </w:rPr>
        <w:t xml:space="preserve">Negative values cause damage similar to Thorns Aura.</w:t>
      </w:r>
    </w:p>
    <w:p w:rsidR="00000000" w:rsidDel="00000000" w:rsidP="00000000" w:rsidRDefault="00000000" w:rsidRPr="00000000" w14:paraId="00000857">
      <w:pPr>
        <w:numPr>
          <w:ilvl w:val="0"/>
          <w:numId w:val="80"/>
        </w:numPr>
        <w:spacing w:after="0" w:afterAutospacing="0"/>
        <w:ind w:left="720" w:hanging="360"/>
      </w:pPr>
      <w:r w:rsidDel="00000000" w:rsidR="00000000" w:rsidRPr="00000000">
        <w:rPr>
          <w:rtl w:val="0"/>
        </w:rPr>
        <w:t xml:space="preserve">Hardcoded to only work on melee attacks.</w:t>
      </w:r>
    </w:p>
    <w:p w:rsidR="00000000" w:rsidDel="00000000" w:rsidP="00000000" w:rsidRDefault="00000000" w:rsidRPr="00000000" w14:paraId="00000858">
      <w:pPr>
        <w:numPr>
          <w:ilvl w:val="1"/>
          <w:numId w:val="80"/>
        </w:numPr>
        <w:ind w:left="1440" w:hanging="360"/>
      </w:pPr>
      <w:r w:rsidDel="00000000" w:rsidR="00000000" w:rsidRPr="00000000">
        <w:rPr>
          <w:rtl w:val="0"/>
        </w:rPr>
        <w:t xml:space="preserve">Units with both a Melee and Ranged attack will only get the lifesteal on melee attacks (Like Gargoyles).</w:t>
      </w:r>
    </w:p>
    <w:p w:rsidR="00000000" w:rsidDel="00000000" w:rsidP="00000000" w:rsidRDefault="00000000" w:rsidRPr="00000000" w14:paraId="00000859">
      <w:pPr>
        <w:pStyle w:val="Heading1"/>
        <w:rPr/>
      </w:pPr>
      <w:bookmarkStart w:colFirst="0" w:colLast="0" w:name="_zc05aehwibci" w:id="153"/>
      <w:bookmarkEnd w:id="153"/>
      <w:r w:rsidDel="00000000" w:rsidR="00000000" w:rsidRPr="00000000">
        <w:rPr>
          <w:rtl w:val="0"/>
        </w:rPr>
        <w:t xml:space="preserve">@Night Elf:</w:t>
      </w:r>
    </w:p>
    <w:p w:rsidR="00000000" w:rsidDel="00000000" w:rsidP="00000000" w:rsidRDefault="00000000" w:rsidRPr="00000000" w14:paraId="0000085A">
      <w:pPr>
        <w:pStyle w:val="Heading2"/>
        <w:ind w:firstLine="720"/>
        <w:rPr/>
      </w:pPr>
      <w:bookmarkStart w:colFirst="0" w:colLast="0" w:name="_iautxhrkiiaq" w:id="154"/>
      <w:bookmarkEnd w:id="154"/>
      <w:r w:rsidDel="00000000" w:rsidR="00000000" w:rsidRPr="00000000">
        <w:rPr>
          <w:rtl w:val="0"/>
        </w:rPr>
        <w:t xml:space="preserve">-Abolish Magic:</w:t>
      </w:r>
    </w:p>
    <w:p w:rsidR="00000000" w:rsidDel="00000000" w:rsidP="00000000" w:rsidRDefault="00000000" w:rsidRPr="00000000" w14:paraId="0000085B">
      <w:pPr>
        <w:rPr/>
      </w:pPr>
      <w:r w:rsidDel="00000000" w:rsidR="00000000" w:rsidRPr="00000000">
        <w:rPr>
          <w:rtl w:val="0"/>
        </w:rPr>
        <w:tab/>
        <w:tab/>
        <w:t xml:space="preserve">Tags: </w:t>
      </w:r>
      <w:r w:rsidDel="00000000" w:rsidR="00000000" w:rsidRPr="00000000">
        <w:rPr>
          <w:color w:val="0000ff"/>
          <w:rtl w:val="0"/>
        </w:rPr>
        <w:t xml:space="preserve">[Mana Regen] [Mana Drain] [Autocast]</w:t>
      </w:r>
      <w:r w:rsidDel="00000000" w:rsidR="00000000" w:rsidRPr="00000000">
        <w:rPr>
          <w:rtl w:val="0"/>
        </w:rPr>
      </w:r>
    </w:p>
    <w:p w:rsidR="00000000" w:rsidDel="00000000" w:rsidP="00000000" w:rsidRDefault="00000000" w:rsidRPr="00000000" w14:paraId="0000085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5D">
      <w:pPr>
        <w:ind w:left="720" w:firstLine="720"/>
        <w:rPr/>
      </w:pPr>
      <w:r w:rsidDel="00000000" w:rsidR="00000000" w:rsidRPr="00000000">
        <w:rPr>
          <w:rtl w:val="0"/>
        </w:rPr>
        <w:t xml:space="preserve">RawCode: Aadm</w:t>
      </w:r>
    </w:p>
    <w:p w:rsidR="00000000" w:rsidDel="00000000" w:rsidP="00000000" w:rsidRDefault="00000000" w:rsidRPr="00000000" w14:paraId="0000085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5F">
      <w:pPr>
        <w:numPr>
          <w:ilvl w:val="0"/>
          <w:numId w:val="80"/>
        </w:numPr>
        <w:spacing w:after="0" w:afterAutospacing="0"/>
        <w:ind w:left="720" w:hanging="360"/>
      </w:pPr>
      <w:r w:rsidDel="00000000" w:rsidR="00000000" w:rsidRPr="00000000">
        <w:rPr>
          <w:rtl w:val="0"/>
        </w:rPr>
        <w:t xml:space="preserve">“Data - Summoned unit damage”</w:t>
      </w:r>
    </w:p>
    <w:p w:rsidR="00000000" w:rsidDel="00000000" w:rsidP="00000000" w:rsidRDefault="00000000" w:rsidRPr="00000000" w14:paraId="00000860">
      <w:pPr>
        <w:numPr>
          <w:ilvl w:val="1"/>
          <w:numId w:val="80"/>
        </w:numPr>
        <w:spacing w:after="0" w:afterAutospacing="0"/>
        <w:ind w:left="1440" w:hanging="360"/>
      </w:pPr>
      <w:r w:rsidDel="00000000" w:rsidR="00000000" w:rsidRPr="00000000">
        <w:rPr>
          <w:rtl w:val="0"/>
        </w:rPr>
        <w:t xml:space="preserve">Negative values do not heal.</w:t>
      </w:r>
    </w:p>
    <w:p w:rsidR="00000000" w:rsidDel="00000000" w:rsidP="00000000" w:rsidRDefault="00000000" w:rsidRPr="00000000" w14:paraId="00000861">
      <w:pPr>
        <w:numPr>
          <w:ilvl w:val="0"/>
          <w:numId w:val="80"/>
        </w:numPr>
        <w:spacing w:after="0" w:afterAutospacing="0"/>
        <w:ind w:left="720" w:hanging="360"/>
      </w:pPr>
      <w:r w:rsidDel="00000000" w:rsidR="00000000" w:rsidRPr="00000000">
        <w:rPr>
          <w:rtl w:val="0"/>
        </w:rPr>
        <w:t xml:space="preserve">“Data - Mana Loss”</w:t>
      </w:r>
    </w:p>
    <w:p w:rsidR="00000000" w:rsidDel="00000000" w:rsidP="00000000" w:rsidRDefault="00000000" w:rsidRPr="00000000" w14:paraId="00000862">
      <w:pPr>
        <w:numPr>
          <w:ilvl w:val="1"/>
          <w:numId w:val="80"/>
        </w:numPr>
        <w:spacing w:after="0" w:afterAutospacing="0"/>
        <w:ind w:left="1440" w:hanging="360"/>
      </w:pPr>
      <w:r w:rsidDel="00000000" w:rsidR="00000000" w:rsidRPr="00000000">
        <w:rPr>
          <w:rtl w:val="0"/>
        </w:rPr>
        <w:t xml:space="preserve">Negative values cause the target to gain mana.</w:t>
      </w:r>
    </w:p>
    <w:p w:rsidR="00000000" w:rsidDel="00000000" w:rsidP="00000000" w:rsidRDefault="00000000" w:rsidRPr="00000000" w14:paraId="00000863">
      <w:pPr>
        <w:numPr>
          <w:ilvl w:val="0"/>
          <w:numId w:val="80"/>
        </w:numPr>
        <w:spacing w:after="0" w:afterAutospacing="0"/>
        <w:ind w:left="720" w:hanging="360"/>
      </w:pPr>
      <w:r w:rsidDel="00000000" w:rsidR="00000000" w:rsidRPr="00000000">
        <w:rPr>
          <w:rtl w:val="0"/>
        </w:rPr>
        <w:t xml:space="preserve">Can be cast on trees with Sentinel (owl) to dispel it.</w:t>
      </w:r>
    </w:p>
    <w:p w:rsidR="00000000" w:rsidDel="00000000" w:rsidP="00000000" w:rsidRDefault="00000000" w:rsidRPr="00000000" w14:paraId="00000864">
      <w:pPr>
        <w:numPr>
          <w:ilvl w:val="1"/>
          <w:numId w:val="80"/>
        </w:numPr>
        <w:spacing w:after="0" w:afterAutospacing="0"/>
        <w:ind w:left="1440" w:hanging="360"/>
      </w:pPr>
      <w:r w:rsidDel="00000000" w:rsidR="00000000" w:rsidRPr="00000000">
        <w:rPr>
          <w:rtl w:val="0"/>
        </w:rPr>
        <w:t xml:space="preserve">But is not automatically cast on trees with enemy owls.</w:t>
      </w:r>
    </w:p>
    <w:p w:rsidR="00000000" w:rsidDel="00000000" w:rsidP="00000000" w:rsidRDefault="00000000" w:rsidRPr="00000000" w14:paraId="00000865">
      <w:pPr>
        <w:numPr>
          <w:ilvl w:val="0"/>
          <w:numId w:val="80"/>
        </w:numPr>
        <w:ind w:left="720" w:hanging="360"/>
      </w:pPr>
      <w:r w:rsidDel="00000000" w:rsidR="00000000" w:rsidRPr="00000000">
        <w:rPr>
          <w:rtl w:val="0"/>
        </w:rPr>
        <w:t xml:space="preserve">Deals magic type damage to summons</w:t>
      </w:r>
    </w:p>
    <w:p w:rsidR="00000000" w:rsidDel="00000000" w:rsidP="00000000" w:rsidRDefault="00000000" w:rsidRPr="00000000" w14:paraId="00000866">
      <w:pPr>
        <w:pStyle w:val="Heading2"/>
        <w:ind w:firstLine="720"/>
        <w:rPr/>
      </w:pPr>
      <w:bookmarkStart w:colFirst="0" w:colLast="0" w:name="_t6nf95ukr1k6" w:id="155"/>
      <w:bookmarkEnd w:id="155"/>
      <w:r w:rsidDel="00000000" w:rsidR="00000000" w:rsidRPr="00000000">
        <w:rPr>
          <w:rtl w:val="0"/>
        </w:rPr>
        <w:t xml:space="preserve">-Bear Form:</w:t>
      </w:r>
    </w:p>
    <w:p w:rsidR="00000000" w:rsidDel="00000000" w:rsidP="00000000" w:rsidRDefault="00000000" w:rsidRPr="00000000" w14:paraId="00000867">
      <w:pPr>
        <w:rPr/>
      </w:pPr>
      <w:r w:rsidDel="00000000" w:rsidR="00000000" w:rsidRPr="00000000">
        <w:rPr>
          <w:rtl w:val="0"/>
        </w:rPr>
        <w:tab/>
        <w:tab/>
        <w:t xml:space="preserve">Tags: </w:t>
      </w:r>
      <w:r w:rsidDel="00000000" w:rsidR="00000000" w:rsidRPr="00000000">
        <w:rPr>
          <w:color w:val="0000ff"/>
          <w:rtl w:val="0"/>
        </w:rPr>
        <w:t xml:space="preserve">[Morph]</w:t>
      </w:r>
      <w:r w:rsidDel="00000000" w:rsidR="00000000" w:rsidRPr="00000000">
        <w:rPr>
          <w:rtl w:val="0"/>
        </w:rPr>
      </w:r>
    </w:p>
    <w:p w:rsidR="00000000" w:rsidDel="00000000" w:rsidP="00000000" w:rsidRDefault="00000000" w:rsidRPr="00000000" w14:paraId="0000086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69">
      <w:pPr>
        <w:ind w:left="720" w:firstLine="720"/>
        <w:rPr/>
      </w:pPr>
      <w:r w:rsidDel="00000000" w:rsidR="00000000" w:rsidRPr="00000000">
        <w:rPr>
          <w:rtl w:val="0"/>
        </w:rPr>
        <w:t xml:space="preserve">RawCode: Abrf</w:t>
      </w:r>
    </w:p>
    <w:p w:rsidR="00000000" w:rsidDel="00000000" w:rsidP="00000000" w:rsidRDefault="00000000" w:rsidRPr="00000000" w14:paraId="0000086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6B">
      <w:pPr>
        <w:numPr>
          <w:ilvl w:val="0"/>
          <w:numId w:val="80"/>
        </w:numPr>
        <w:spacing w:after="0" w:afterAutospacing="0"/>
        <w:ind w:left="720" w:hanging="360"/>
      </w:pPr>
      <w:r w:rsidDel="00000000" w:rsidR="00000000" w:rsidRPr="00000000">
        <w:rPr>
          <w:rtl w:val="0"/>
        </w:rPr>
        <w:t xml:space="preserve">While transforming, unit cannot be hexed or cycloned. (</w:t>
      </w:r>
      <w:r w:rsidDel="00000000" w:rsidR="00000000" w:rsidRPr="00000000">
        <w:rPr>
          <w:color w:val="9900ff"/>
          <w:rtl w:val="0"/>
        </w:rPr>
        <w:t xml:space="preserve">DracoL1ch</w:t>
      </w:r>
      <w:r w:rsidDel="00000000" w:rsidR="00000000" w:rsidRPr="00000000">
        <w:rPr>
          <w:rtl w:val="0"/>
        </w:rPr>
        <w:t xml:space="preserve">)</w:t>
      </w:r>
    </w:p>
    <w:p w:rsidR="00000000" w:rsidDel="00000000" w:rsidP="00000000" w:rsidRDefault="00000000" w:rsidRPr="00000000" w14:paraId="0000086C">
      <w:pPr>
        <w:numPr>
          <w:ilvl w:val="0"/>
          <w:numId w:val="80"/>
        </w:numPr>
        <w:spacing w:after="0" w:afterAutospacing="0"/>
        <w:ind w:left="720" w:hanging="360"/>
      </w:pPr>
      <w:r w:rsidDel="00000000" w:rsidR="00000000" w:rsidRPr="00000000">
        <w:rPr>
          <w:rtl w:val="0"/>
        </w:rPr>
        <w:t xml:space="preserve">While transforming, unit CAN be silenced, which effectively cancels morph time and allows to act immediately in the new form. (</w:t>
      </w:r>
      <w:r w:rsidDel="00000000" w:rsidR="00000000" w:rsidRPr="00000000">
        <w:rPr>
          <w:color w:val="9900ff"/>
          <w:rtl w:val="0"/>
        </w:rPr>
        <w:t xml:space="preserve">DracoL1ch</w:t>
      </w:r>
      <w:r w:rsidDel="00000000" w:rsidR="00000000" w:rsidRPr="00000000">
        <w:rPr>
          <w:rtl w:val="0"/>
        </w:rPr>
        <w:t xml:space="preserve">)</w:t>
      </w:r>
    </w:p>
    <w:p w:rsidR="00000000" w:rsidDel="00000000" w:rsidP="00000000" w:rsidRDefault="00000000" w:rsidRPr="00000000" w14:paraId="0000086D">
      <w:pPr>
        <w:numPr>
          <w:ilvl w:val="0"/>
          <w:numId w:val="80"/>
        </w:numPr>
        <w:spacing w:after="0" w:afterAutospacing="0"/>
        <w:ind w:left="720" w:hanging="360"/>
      </w:pPr>
      <w:r w:rsidDel="00000000" w:rsidR="00000000" w:rsidRPr="00000000">
        <w:rPr>
          <w:rtl w:val="0"/>
        </w:rPr>
        <w:t xml:space="preserve">If morph has channeling time, killing the caster while he is backmorphing will cause him to become permanently stunned (obviously affects heroes only). (</w:t>
      </w:r>
      <w:r w:rsidDel="00000000" w:rsidR="00000000" w:rsidRPr="00000000">
        <w:rPr>
          <w:color w:val="9900ff"/>
          <w:rtl w:val="0"/>
        </w:rPr>
        <w:t xml:space="preserve">DracoL1ch</w:t>
      </w:r>
      <w:r w:rsidDel="00000000" w:rsidR="00000000" w:rsidRPr="00000000">
        <w:rPr>
          <w:rtl w:val="0"/>
        </w:rPr>
        <w:t xml:space="preserve">)</w:t>
      </w:r>
    </w:p>
    <w:p w:rsidR="00000000" w:rsidDel="00000000" w:rsidP="00000000" w:rsidRDefault="00000000" w:rsidRPr="00000000" w14:paraId="0000086E">
      <w:pPr>
        <w:numPr>
          <w:ilvl w:val="0"/>
          <w:numId w:val="80"/>
        </w:numPr>
        <w:spacing w:after="0" w:afterAutospacing="0"/>
        <w:ind w:left="720" w:hanging="360"/>
      </w:pPr>
      <w:r w:rsidDel="00000000" w:rsidR="00000000" w:rsidRPr="00000000">
        <w:rPr>
          <w:rtl w:val="0"/>
        </w:rPr>
        <w:t xml:space="preserve">Can be edited to have a cooldown and duration similar to Metamorphosis, but will not show remaining morph time in the UI (</w:t>
      </w:r>
      <w:r w:rsidDel="00000000" w:rsidR="00000000" w:rsidRPr="00000000">
        <w:rPr>
          <w:color w:val="9900ff"/>
          <w:rtl w:val="0"/>
        </w:rPr>
        <w:t xml:space="preserve">KitsuneTailsPrower</w:t>
      </w:r>
      <w:r w:rsidDel="00000000" w:rsidR="00000000" w:rsidRPr="00000000">
        <w:rPr>
          <w:rtl w:val="0"/>
        </w:rPr>
        <w:t xml:space="preserve">)</w:t>
      </w:r>
    </w:p>
    <w:p w:rsidR="00000000" w:rsidDel="00000000" w:rsidP="00000000" w:rsidRDefault="00000000" w:rsidRPr="00000000" w14:paraId="0000086F">
      <w:pPr>
        <w:numPr>
          <w:ilvl w:val="0"/>
          <w:numId w:val="80"/>
        </w:numPr>
        <w:spacing w:after="0" w:afterAutospacing="0"/>
        <w:ind w:left="720" w:hanging="360"/>
      </w:pPr>
      <w:r w:rsidDel="00000000" w:rsidR="00000000" w:rsidRPr="00000000">
        <w:rPr>
          <w:rtl w:val="0"/>
        </w:rPr>
        <w:t xml:space="preserve">Checking the “</w:t>
      </w:r>
      <w:r w:rsidDel="00000000" w:rsidR="00000000" w:rsidRPr="00000000">
        <w:rPr>
          <w:b w:val="1"/>
          <w:bCs w:val="1"/>
          <w:rtl w:val="0"/>
        </w:rPr>
        <w:t xml:space="preserve">Requires Payment</w:t>
      </w:r>
      <w:r w:rsidDel="00000000" w:rsidR="00000000" w:rsidRPr="00000000">
        <w:rPr>
          <w:rtl w:val="0"/>
        </w:rPr>
        <w:t xml:space="preserve">” option causes the ability to display the unit tooltip instead of the ability tooltip. It also makes the spell unusable by other players via shared unit control (advanced share control still works).</w:t>
      </w:r>
    </w:p>
    <w:p w:rsidR="00000000" w:rsidDel="00000000" w:rsidP="00000000" w:rsidRDefault="00000000" w:rsidRPr="00000000" w14:paraId="00000870">
      <w:pPr>
        <w:numPr>
          <w:ilvl w:val="0"/>
          <w:numId w:val="80"/>
        </w:numPr>
        <w:spacing w:after="0" w:afterAutospacing="0" w:before="0" w:beforeAutospacing="0" w:lineRule="auto"/>
        <w:ind w:left="720" w:right="600" w:hanging="360"/>
      </w:pPr>
      <w:r w:rsidDel="00000000" w:rsidR="00000000" w:rsidRPr="00000000">
        <w:rPr>
          <w:rtl w:val="0"/>
        </w:rPr>
        <w:t xml:space="preserve">The resource and food costs for the payment are calculated by subtracting the cost of the new unit from the cost of the current unit. As a result, gold and lumber costs can become negative, causing players to gain resources instead of spending them. However, the food cost is always non-negative. (tested on 2.0.4.23745)</w:t>
      </w:r>
    </w:p>
    <w:p w:rsidR="00000000" w:rsidDel="00000000" w:rsidP="00000000" w:rsidRDefault="00000000" w:rsidRPr="00000000" w14:paraId="00000871">
      <w:pPr>
        <w:numPr>
          <w:ilvl w:val="0"/>
          <w:numId w:val="80"/>
        </w:numPr>
        <w:spacing w:after="0" w:afterAutospacing="0" w:before="0" w:beforeAutospacing="0" w:lineRule="auto"/>
        <w:ind w:left="720" w:right="600" w:hanging="360"/>
      </w:pPr>
      <w:r w:rsidDel="00000000" w:rsidR="00000000" w:rsidRPr="00000000">
        <w:rPr>
          <w:rtl w:val="0"/>
        </w:rPr>
        <w:t xml:space="preserve">Older patches simply use the gold/lumber cost of the alternate unit.</w:t>
      </w:r>
    </w:p>
    <w:p w:rsidR="00000000" w:rsidDel="00000000" w:rsidP="00000000" w:rsidRDefault="00000000" w:rsidRPr="00000000" w14:paraId="00000872">
      <w:pPr>
        <w:numPr>
          <w:ilvl w:val="0"/>
          <w:numId w:val="80"/>
        </w:numPr>
        <w:spacing w:after="0" w:afterAutospacing="0"/>
        <w:ind w:left="720" w:hanging="360"/>
      </w:pPr>
      <w:r w:rsidDel="00000000" w:rsidR="00000000" w:rsidRPr="00000000">
        <w:rPr>
          <w:rtl w:val="0"/>
        </w:rPr>
        <w:t xml:space="preserve">Using triggers to add and then immediately remove the ability, one can cause an instant transformation. This does have some strange side effects however, such as when this trick is performed, a spell targeting a point loses its X &amp; Y coordinates. Save the point in a variable before transforming.</w:t>
      </w:r>
    </w:p>
    <w:p w:rsidR="00000000" w:rsidDel="00000000" w:rsidP="00000000" w:rsidRDefault="00000000" w:rsidRPr="00000000" w14:paraId="00000873">
      <w:pPr>
        <w:numPr>
          <w:ilvl w:val="1"/>
          <w:numId w:val="80"/>
        </w:numPr>
        <w:ind w:left="1440" w:hanging="360"/>
      </w:pPr>
      <w:r w:rsidDel="00000000" w:rsidR="00000000" w:rsidRPr="00000000">
        <w:rPr>
          <w:rtl w:val="0"/>
        </w:rPr>
        <w:t xml:space="preserve">In order to make the transformation happen, one must change “Normal Form Unit” to the desired new form, and have “Alternate Form Unit” be the original form in which you start as.</w:t>
        <w:br w:type="textWrapping"/>
        <w:t xml:space="preserve">Credit goes to </w:t>
      </w:r>
      <w:hyperlink r:id="rId18">
        <w:r w:rsidDel="00000000" w:rsidR="00000000" w:rsidRPr="00000000">
          <w:rPr>
            <w:color w:val="1155cc"/>
            <w:u w:val="single"/>
            <w:rtl w:val="0"/>
          </w:rPr>
          <w:t xml:space="preserve">Lordshinjo</w:t>
        </w:r>
      </w:hyperlink>
      <w:r w:rsidDel="00000000" w:rsidR="00000000" w:rsidRPr="00000000">
        <w:rPr>
          <w:rtl w:val="0"/>
        </w:rPr>
        <w:t xml:space="preserve"> for posting about this initially on the Hive forums (</w:t>
      </w:r>
      <w:hyperlink r:id="rId19">
        <w:r w:rsidDel="00000000" w:rsidR="00000000" w:rsidRPr="00000000">
          <w:rPr>
            <w:color w:val="1155cc"/>
            <w:u w:val="single"/>
            <w:rtl w:val="0"/>
          </w:rPr>
          <w:t xml:space="preserve">link to post)</w:t>
        </w:r>
      </w:hyperlink>
      <w:r w:rsidDel="00000000" w:rsidR="00000000" w:rsidRPr="00000000">
        <w:rPr>
          <w:rtl w:val="0"/>
        </w:rPr>
      </w:r>
    </w:p>
    <w:p w:rsidR="00000000" w:rsidDel="00000000" w:rsidP="00000000" w:rsidRDefault="00000000" w:rsidRPr="00000000" w14:paraId="00000874">
      <w:pPr>
        <w:pStyle w:val="Heading2"/>
        <w:rPr/>
      </w:pPr>
      <w:bookmarkStart w:colFirst="0" w:colLast="0" w:name="_rb1bi9tmz2w" w:id="156"/>
      <w:bookmarkEnd w:id="156"/>
      <w:r w:rsidDel="00000000" w:rsidR="00000000" w:rsidRPr="00000000">
        <w:rPr>
          <w:rtl w:val="0"/>
        </w:rPr>
        <w:t xml:space="preserve">-Corrosive Breath</w:t>
      </w:r>
    </w:p>
    <w:p w:rsidR="00000000" w:rsidDel="00000000" w:rsidP="00000000" w:rsidRDefault="00000000" w:rsidRPr="00000000" w14:paraId="00000875">
      <w:pPr>
        <w:rPr/>
      </w:pPr>
      <w:r w:rsidDel="00000000" w:rsidR="00000000" w:rsidRPr="00000000">
        <w:rPr>
          <w:rtl w:val="0"/>
        </w:rPr>
        <w:tab/>
        <w:tab/>
        <w:t xml:space="preserve">Tags: </w:t>
      </w:r>
      <w:r w:rsidDel="00000000" w:rsidR="00000000" w:rsidRPr="00000000">
        <w:rPr>
          <w:color w:val="0000ff"/>
          <w:rtl w:val="0"/>
        </w:rPr>
        <w:t xml:space="preserve">[Damage Over Time]</w:t>
      </w:r>
      <w:r w:rsidDel="00000000" w:rsidR="00000000" w:rsidRPr="00000000">
        <w:rPr>
          <w:rtl w:val="0"/>
        </w:rPr>
      </w:r>
    </w:p>
    <w:p w:rsidR="00000000" w:rsidDel="00000000" w:rsidP="00000000" w:rsidRDefault="00000000" w:rsidRPr="00000000" w14:paraId="0000087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77">
      <w:pPr>
        <w:ind w:left="720" w:firstLine="720"/>
        <w:rPr/>
      </w:pPr>
      <w:r w:rsidDel="00000000" w:rsidR="00000000" w:rsidRPr="00000000">
        <w:rPr>
          <w:rtl w:val="0"/>
        </w:rPr>
        <w:t xml:space="preserve">RawCode: Acor</w:t>
      </w:r>
    </w:p>
    <w:p w:rsidR="00000000" w:rsidDel="00000000" w:rsidP="00000000" w:rsidRDefault="00000000" w:rsidRPr="00000000" w14:paraId="0000087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79">
      <w:pPr>
        <w:numPr>
          <w:ilvl w:val="0"/>
          <w:numId w:val="80"/>
        </w:numPr>
        <w:spacing w:after="0" w:afterAutospacing="0"/>
        <w:ind w:left="720" w:hanging="360"/>
      </w:pPr>
      <w:r w:rsidDel="00000000" w:rsidR="00000000" w:rsidRPr="00000000">
        <w:rPr>
          <w:rtl w:val="0"/>
        </w:rPr>
        <w:t xml:space="preserve">“Data - Damage Per Second”</w:t>
      </w:r>
    </w:p>
    <w:p w:rsidR="00000000" w:rsidDel="00000000" w:rsidP="00000000" w:rsidRDefault="00000000" w:rsidRPr="00000000" w14:paraId="0000087A">
      <w:pPr>
        <w:numPr>
          <w:ilvl w:val="1"/>
          <w:numId w:val="80"/>
        </w:numPr>
        <w:spacing w:after="0" w:afterAutospacing="0"/>
        <w:ind w:left="1440" w:hanging="360"/>
      </w:pPr>
      <w:r w:rsidDel="00000000" w:rsidR="00000000" w:rsidRPr="00000000">
        <w:rPr>
          <w:rtl w:val="0"/>
        </w:rPr>
        <w:t xml:space="preserve">Negative values do not appear to cause healing.</w:t>
      </w:r>
    </w:p>
    <w:p w:rsidR="00000000" w:rsidDel="00000000" w:rsidP="00000000" w:rsidRDefault="00000000" w:rsidRPr="00000000" w14:paraId="0000087B">
      <w:pPr>
        <w:numPr>
          <w:ilvl w:val="1"/>
          <w:numId w:val="80"/>
        </w:numPr>
        <w:ind w:left="1440" w:hanging="360"/>
      </w:pPr>
      <w:r w:rsidDel="00000000" w:rsidR="00000000" w:rsidRPr="00000000">
        <w:rPr>
          <w:rtl w:val="0"/>
        </w:rPr>
        <w:t xml:space="preserve">It appears it’s hard coded to only work against structures.</w:t>
      </w:r>
    </w:p>
    <w:p w:rsidR="00000000" w:rsidDel="00000000" w:rsidP="00000000" w:rsidRDefault="00000000" w:rsidRPr="00000000" w14:paraId="0000087C">
      <w:pPr>
        <w:pStyle w:val="Heading2"/>
        <w:rPr/>
      </w:pPr>
      <w:bookmarkStart w:colFirst="0" w:colLast="0" w:name="_4znrtbxqo3dp" w:id="157"/>
      <w:bookmarkEnd w:id="157"/>
      <w:r w:rsidDel="00000000" w:rsidR="00000000" w:rsidRPr="00000000">
        <w:rPr>
          <w:rtl w:val="0"/>
        </w:rPr>
        <w:t xml:space="preserve">-Cyclone:</w:t>
      </w:r>
    </w:p>
    <w:p w:rsidR="00000000" w:rsidDel="00000000" w:rsidP="00000000" w:rsidRDefault="00000000" w:rsidRPr="00000000" w14:paraId="0000087D">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87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7F">
      <w:pPr>
        <w:ind w:left="720" w:firstLine="720"/>
        <w:rPr/>
      </w:pPr>
      <w:r w:rsidDel="00000000" w:rsidR="00000000" w:rsidRPr="00000000">
        <w:rPr>
          <w:rtl w:val="0"/>
        </w:rPr>
        <w:t xml:space="preserve">RawCode: Acyc</w:t>
      </w:r>
    </w:p>
    <w:p w:rsidR="00000000" w:rsidDel="00000000" w:rsidP="00000000" w:rsidRDefault="00000000" w:rsidRPr="00000000" w14:paraId="00000880">
      <w:pPr>
        <w:ind w:left="720" w:firstLine="72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81">
      <w:pPr>
        <w:numPr>
          <w:ilvl w:val="0"/>
          <w:numId w:val="80"/>
        </w:numPr>
        <w:spacing w:after="0" w:afterAutospacing="0"/>
        <w:ind w:left="720" w:hanging="360"/>
      </w:pPr>
      <w:r w:rsidDel="00000000" w:rsidR="00000000" w:rsidRPr="00000000">
        <w:rPr>
          <w:rtl w:val="0"/>
        </w:rPr>
        <w:t xml:space="preserve">Turns target invulnerable, removes all attached special effects from it, effectively hide the unit. </w:t>
      </w:r>
      <w:r w:rsidDel="00000000" w:rsidR="00000000" w:rsidRPr="00000000">
        <w:rPr>
          <w:color w:val="9900ff"/>
          <w:rtl w:val="0"/>
        </w:rPr>
        <w:t xml:space="preserve">(DracoL1ch)</w:t>
      </w:r>
      <w:r w:rsidDel="00000000" w:rsidR="00000000" w:rsidRPr="00000000">
        <w:rPr>
          <w:rtl w:val="0"/>
        </w:rPr>
      </w:r>
    </w:p>
    <w:p w:rsidR="00000000" w:rsidDel="00000000" w:rsidP="00000000" w:rsidRDefault="00000000" w:rsidRPr="00000000" w14:paraId="00000882">
      <w:pPr>
        <w:numPr>
          <w:ilvl w:val="1"/>
          <w:numId w:val="80"/>
        </w:numPr>
        <w:spacing w:after="0" w:afterAutospacing="0"/>
        <w:ind w:left="1440" w:hanging="360"/>
      </w:pPr>
      <w:r w:rsidDel="00000000" w:rsidR="00000000" w:rsidRPr="00000000">
        <w:rPr>
          <w:rtl w:val="0"/>
        </w:rPr>
        <w:t xml:space="preserve">It also hides the unit if you use any other model in the Cyclone and Cyclone (extra) other than the default Cyclone Model </w:t>
      </w:r>
      <w:r w:rsidDel="00000000" w:rsidR="00000000" w:rsidRPr="00000000">
        <w:rPr>
          <w:color w:val="9900ff"/>
          <w:rtl w:val="0"/>
        </w:rPr>
        <w:t xml:space="preserve">(RoyGBV)</w:t>
      </w:r>
    </w:p>
    <w:p w:rsidR="00000000" w:rsidDel="00000000" w:rsidP="00000000" w:rsidRDefault="00000000" w:rsidRPr="00000000" w14:paraId="00000883">
      <w:pPr>
        <w:numPr>
          <w:ilvl w:val="1"/>
          <w:numId w:val="80"/>
        </w:numPr>
        <w:spacing w:after="0" w:afterAutospacing="0"/>
        <w:ind w:left="1440" w:hanging="360"/>
      </w:pPr>
      <w:r w:rsidDel="00000000" w:rsidR="00000000" w:rsidRPr="00000000">
        <w:rPr>
          <w:rtl w:val="0"/>
        </w:rPr>
        <w:t xml:space="preserve">By default it uses the “Sprite First Ref” attachment point to decide where on the parent model the model will be attached.</w:t>
      </w:r>
    </w:p>
    <w:p w:rsidR="00000000" w:rsidDel="00000000" w:rsidP="00000000" w:rsidRDefault="00000000" w:rsidRPr="00000000" w14:paraId="00000884">
      <w:pPr>
        <w:numPr>
          <w:ilvl w:val="0"/>
          <w:numId w:val="80"/>
        </w:numPr>
        <w:spacing w:after="0" w:afterAutospacing="0"/>
        <w:ind w:left="720" w:hanging="360"/>
      </w:pPr>
      <w:r w:rsidDel="00000000" w:rsidR="00000000" w:rsidRPr="00000000">
        <w:rPr>
          <w:rtl w:val="0"/>
        </w:rPr>
        <w:t xml:space="preserve">If gameplay constant "Cyclone hides unit" toggled, unit will be hidden completely instead of using Tornado fx. </w:t>
      </w:r>
      <w:r w:rsidDel="00000000" w:rsidR="00000000" w:rsidRPr="00000000">
        <w:rPr>
          <w:color w:val="9900ff"/>
          <w:rtl w:val="0"/>
        </w:rPr>
        <w:t xml:space="preserve">(DracoL1ch)</w:t>
      </w:r>
    </w:p>
    <w:p w:rsidR="00000000" w:rsidDel="00000000" w:rsidP="00000000" w:rsidRDefault="00000000" w:rsidRPr="00000000" w14:paraId="00000885">
      <w:pPr>
        <w:numPr>
          <w:ilvl w:val="0"/>
          <w:numId w:val="80"/>
        </w:numPr>
        <w:spacing w:after="0" w:afterAutospacing="0"/>
        <w:ind w:left="720" w:hanging="360"/>
      </w:pPr>
      <w:r w:rsidDel="00000000" w:rsidR="00000000" w:rsidRPr="00000000">
        <w:rPr>
          <w:rtl w:val="0"/>
        </w:rPr>
        <w:t xml:space="preserve">Cannot be applied onto</w:t>
      </w:r>
      <w:ins w:author="Florian Wege" w:id="42" w:date="2025-11-15T12:41:28Z">
        <w:r w:rsidDel="00000000" w:rsidR="00000000" w:rsidRPr="00000000">
          <w:rPr>
            <w:rtl w:val="0"/>
          </w:rPr>
          <w:t xml:space="preserve"> any</w:t>
        </w:r>
      </w:ins>
      <w:r w:rsidDel="00000000" w:rsidR="00000000" w:rsidRPr="00000000">
        <w:rPr>
          <w:rtl w:val="0"/>
        </w:rPr>
        <w:t xml:space="preserve"> units under </w:t>
      </w:r>
      <w:ins w:author="Florian Wege" w:id="43" w:date="2025-11-15T12:30:57Z">
        <w:r w:rsidDel="00000000" w:rsidR="00000000" w:rsidRPr="00000000">
          <w:rPr>
            <w:rtl w:val="0"/>
          </w:rPr>
          <w:t xml:space="preserve">Web/</w:t>
        </w:r>
      </w:ins>
      <w:r w:rsidDel="00000000" w:rsidR="00000000" w:rsidRPr="00000000">
        <w:rPr>
          <w:rtl w:val="0"/>
        </w:rPr>
        <w:t xml:space="preserve">Ensnare</w:t>
      </w:r>
      <w:del w:author="Florian Wege" w:id="44" w:date="2025-11-15T12:31:00Z">
        <w:r w:rsidDel="00000000" w:rsidR="00000000" w:rsidRPr="00000000">
          <w:rPr>
            <w:rtl w:val="0"/>
          </w:rPr>
          <w:delText xml:space="preserve">, </w:delText>
        </w:r>
      </w:del>
      <w:ins w:author="Florian Wege" w:id="44" w:date="2025-11-15T12:31:00Z">
        <w:r w:rsidDel="00000000" w:rsidR="00000000" w:rsidRPr="00000000">
          <w:rPr>
            <w:rtl w:val="0"/>
          </w:rPr>
          <w:t xml:space="preserve">/</w:t>
        </w:r>
      </w:ins>
      <w:r w:rsidDel="00000000" w:rsidR="00000000" w:rsidRPr="00000000">
        <w:rPr>
          <w:rtl w:val="0"/>
        </w:rPr>
        <w:t xml:space="preserve">Entangl</w:t>
      </w:r>
      <w:ins w:author="Florian Wege" w:id="45" w:date="2025-11-15T12:31:07Z">
        <w:r w:rsidDel="00000000" w:rsidR="00000000" w:rsidRPr="00000000">
          <w:rPr>
            <w:rtl w:val="0"/>
          </w:rPr>
          <w:t xml:space="preserve">ing Roots</w:t>
        </w:r>
      </w:ins>
      <w:del w:author="Florian Wege" w:id="45" w:date="2025-11-15T12:31:07Z">
        <w:r w:rsidDel="00000000" w:rsidR="00000000" w:rsidRPr="00000000">
          <w:rPr>
            <w:rtl w:val="0"/>
          </w:rPr>
          <w:delText xml:space="preserve">e or similar effect</w:delText>
        </w:r>
      </w:del>
      <w:r w:rsidDel="00000000" w:rsidR="00000000" w:rsidRPr="00000000">
        <w:rPr>
          <w:rtl w:val="0"/>
        </w:rPr>
        <w:t xml:space="preserve">. </w:t>
      </w:r>
      <w:r w:rsidDel="00000000" w:rsidR="00000000" w:rsidRPr="00000000">
        <w:rPr>
          <w:color w:val="9900ff"/>
          <w:rtl w:val="0"/>
        </w:rPr>
        <w:t xml:space="preserve">(DracoL1ch)</w:t>
      </w:r>
      <w:r w:rsidDel="00000000" w:rsidR="00000000" w:rsidRPr="00000000">
        <w:rPr>
          <w:rtl w:val="0"/>
        </w:rPr>
      </w:r>
    </w:p>
    <w:p w:rsidR="00000000" w:rsidDel="00000000" w:rsidP="00000000" w:rsidRDefault="00000000" w:rsidRPr="00000000" w14:paraId="00000886">
      <w:pPr>
        <w:numPr>
          <w:ilvl w:val="0"/>
          <w:numId w:val="80"/>
        </w:numPr>
        <w:spacing w:after="0" w:afterAutospacing="0"/>
        <w:ind w:left="720" w:hanging="360"/>
      </w:pPr>
      <w:r w:rsidDel="00000000" w:rsidR="00000000" w:rsidRPr="00000000">
        <w:rPr>
          <w:rtl w:val="0"/>
        </w:rPr>
        <w:t xml:space="preserve">Cannot be applied onto flying units. </w:t>
      </w:r>
      <w:r w:rsidDel="00000000" w:rsidR="00000000" w:rsidRPr="00000000">
        <w:rPr>
          <w:color w:val="9900ff"/>
          <w:rtl w:val="0"/>
        </w:rPr>
        <w:t xml:space="preserve">(DracoL1ch)</w:t>
      </w:r>
      <w:r w:rsidDel="00000000" w:rsidR="00000000" w:rsidRPr="00000000">
        <w:rPr>
          <w:rtl w:val="0"/>
        </w:rPr>
      </w:r>
    </w:p>
    <w:p w:rsidR="00000000" w:rsidDel="00000000" w:rsidP="00000000" w:rsidRDefault="00000000" w:rsidRPr="00000000" w14:paraId="00000887">
      <w:pPr>
        <w:numPr>
          <w:ilvl w:val="0"/>
          <w:numId w:val="80"/>
        </w:numPr>
        <w:ind w:left="720" w:hanging="360"/>
      </w:pPr>
      <w:r w:rsidDel="00000000" w:rsidR="00000000" w:rsidRPr="00000000">
        <w:rPr>
          <w:rtl w:val="0"/>
        </w:rPr>
        <w:t xml:space="preserve">Cycloned Units perform the stun order.</w:t>
      </w:r>
    </w:p>
    <w:p w:rsidR="00000000" w:rsidDel="00000000" w:rsidP="00000000" w:rsidRDefault="00000000" w:rsidRPr="00000000" w14:paraId="00000888">
      <w:pPr>
        <w:numPr>
          <w:ilvl w:val="1"/>
          <w:numId w:val="80"/>
        </w:numPr>
        <w:ind w:left="1440" w:hanging="360"/>
      </w:pPr>
      <w:r w:rsidDel="00000000" w:rsidR="00000000" w:rsidRPr="00000000">
        <w:rPr>
          <w:rtl w:val="0"/>
        </w:rPr>
        <w:t xml:space="preserve">Therefore you can still issue order like move or smart, but since order is only received when the target is not disabled, no triggers using move/smart order will run.</w:t>
      </w:r>
    </w:p>
    <w:p w:rsidR="00000000" w:rsidDel="00000000" w:rsidP="00000000" w:rsidRDefault="00000000" w:rsidRPr="00000000" w14:paraId="00000889">
      <w:pPr>
        <w:numPr>
          <w:ilvl w:val="0"/>
          <w:numId w:val="80"/>
        </w:numPr>
        <w:ind w:left="720" w:hanging="360"/>
      </w:pPr>
      <w:r w:rsidDel="00000000" w:rsidR="00000000" w:rsidRPr="00000000">
        <w:rPr>
          <w:rtl w:val="0"/>
        </w:rPr>
        <w:t xml:space="preserve">Cannot be cast on building, to which it displays the error message “Cannot cyclone this unit”.</w:t>
      </w:r>
    </w:p>
    <w:p w:rsidR="00000000" w:rsidDel="00000000" w:rsidP="00000000" w:rsidRDefault="00000000" w:rsidRPr="00000000" w14:paraId="0000088A">
      <w:pPr>
        <w:numPr>
          <w:ilvl w:val="0"/>
          <w:numId w:val="80"/>
        </w:numPr>
        <w:ind w:left="720" w:hanging="360"/>
      </w:pPr>
      <w:r w:rsidDel="00000000" w:rsidR="00000000" w:rsidRPr="00000000">
        <w:rPr>
          <w:rtl w:val="0"/>
        </w:rPr>
        <w:t xml:space="preserve">If you want to see the effect on a building, change model file of a normal unit, it will spin the building model file normally.</w:t>
      </w:r>
    </w:p>
    <w:p w:rsidR="00000000" w:rsidDel="00000000" w:rsidP="00000000" w:rsidRDefault="00000000" w:rsidRPr="00000000" w14:paraId="0000088B">
      <w:pPr>
        <w:numPr>
          <w:ilvl w:val="0"/>
          <w:numId w:val="80"/>
        </w:numPr>
        <w:ind w:left="720" w:hanging="360"/>
      </w:pPr>
      <w:r w:rsidDel="00000000" w:rsidR="00000000" w:rsidRPr="00000000">
        <w:rPr>
          <w:rtl w:val="0"/>
        </w:rPr>
        <w:t xml:space="preserve">The unit is continuously applied invulnerability. This invulnerability cannot be removed.</w:t>
      </w:r>
    </w:p>
    <w:p w:rsidR="00000000" w:rsidDel="00000000" w:rsidP="00000000" w:rsidRDefault="00000000" w:rsidRPr="00000000" w14:paraId="0000088C">
      <w:pPr>
        <w:numPr>
          <w:ilvl w:val="0"/>
          <w:numId w:val="80"/>
        </w:numPr>
        <w:ind w:left="720" w:hanging="360"/>
        <w:rPr>
          <w:ins w:author="Nathaniel Washburn" w:id="46" w:date="2025-11-19T19:59:04Z"/>
        </w:rPr>
      </w:pPr>
      <w:r w:rsidDel="00000000" w:rsidR="00000000" w:rsidRPr="00000000">
        <w:rPr>
          <w:rtl w:val="0"/>
        </w:rPr>
        <w:t xml:space="preserve">If the target unit has Transformation ability like Metamorphosis, Avatar,... their remaining duration will halt during cyclone.</w:t>
      </w:r>
      <w:ins w:author="Nathaniel Washburn" w:id="46" w:date="2025-11-19T19:59:04Z">
        <w:r w:rsidDel="00000000" w:rsidR="00000000" w:rsidRPr="00000000">
          <w:rPr>
            <w:rtl w:val="0"/>
          </w:rPr>
        </w:r>
      </w:ins>
    </w:p>
    <w:p w:rsidR="00000000" w:rsidDel="00000000" w:rsidP="00000000" w:rsidRDefault="00000000" w:rsidRPr="00000000" w14:paraId="0000088D">
      <w:pPr>
        <w:numPr>
          <w:ilvl w:val="0"/>
          <w:numId w:val="80"/>
        </w:numPr>
        <w:ind w:left="720" w:hanging="360"/>
      </w:pPr>
      <w:ins w:author="Nathaniel Washburn" w:id="46" w:date="2025-11-19T19:59:04Z">
        <w:r w:rsidDel="00000000" w:rsidR="00000000" w:rsidRPr="00000000">
          <w:rPr>
            <w:rtl w:val="0"/>
          </w:rPr>
          <w:t xml:space="preserve">Bug: Removes unit skins (since 1.32, last tested 2.0.3.23175)</w:t>
        </w:r>
      </w:ins>
      <w:r w:rsidDel="00000000" w:rsidR="00000000" w:rsidRPr="00000000">
        <w:rPr>
          <w:rtl w:val="0"/>
        </w:rPr>
      </w:r>
    </w:p>
    <w:p w:rsidR="00000000" w:rsidDel="00000000" w:rsidP="00000000" w:rsidRDefault="00000000" w:rsidRPr="00000000" w14:paraId="0000088E">
      <w:pPr>
        <w:pStyle w:val="Heading2"/>
        <w:ind w:firstLine="720"/>
        <w:rPr/>
      </w:pPr>
      <w:bookmarkStart w:colFirst="0" w:colLast="0" w:name="_pnz9ou92ylyo" w:id="158"/>
      <w:bookmarkEnd w:id="158"/>
      <w:r w:rsidDel="00000000" w:rsidR="00000000" w:rsidRPr="00000000">
        <w:rPr>
          <w:rtl w:val="0"/>
        </w:rPr>
        <w:t xml:space="preserve">-Detonate:</w:t>
      </w:r>
    </w:p>
    <w:p w:rsidR="00000000" w:rsidDel="00000000" w:rsidP="00000000" w:rsidRDefault="00000000" w:rsidRPr="00000000" w14:paraId="0000088F">
      <w:pPr>
        <w:rPr/>
      </w:pPr>
      <w:r w:rsidDel="00000000" w:rsidR="00000000" w:rsidRPr="00000000">
        <w:rPr>
          <w:rtl w:val="0"/>
        </w:rPr>
        <w:tab/>
        <w:tab/>
        <w:t xml:space="preserve">Tags: </w:t>
      </w:r>
      <w:r w:rsidDel="00000000" w:rsidR="00000000" w:rsidRPr="00000000">
        <w:rPr>
          <w:color w:val="0000ff"/>
          <w:rtl w:val="0"/>
        </w:rPr>
        <w:t xml:space="preserve">[Mana Drain] [Mana Regen]</w:t>
      </w:r>
      <w:r w:rsidDel="00000000" w:rsidR="00000000" w:rsidRPr="00000000">
        <w:rPr>
          <w:rtl w:val="0"/>
        </w:rPr>
      </w:r>
    </w:p>
    <w:p w:rsidR="00000000" w:rsidDel="00000000" w:rsidP="00000000" w:rsidRDefault="00000000" w:rsidRPr="00000000" w14:paraId="0000089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91">
      <w:pPr>
        <w:ind w:left="720" w:firstLine="720"/>
        <w:rPr/>
      </w:pPr>
      <w:r w:rsidDel="00000000" w:rsidR="00000000" w:rsidRPr="00000000">
        <w:rPr>
          <w:rtl w:val="0"/>
        </w:rPr>
        <w:t xml:space="preserve">RawCode: Adtn</w:t>
      </w:r>
    </w:p>
    <w:p w:rsidR="00000000" w:rsidDel="00000000" w:rsidP="00000000" w:rsidRDefault="00000000" w:rsidRPr="00000000" w14:paraId="0000089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93">
      <w:pPr>
        <w:numPr>
          <w:ilvl w:val="0"/>
          <w:numId w:val="80"/>
        </w:numPr>
        <w:spacing w:after="0" w:afterAutospacing="0"/>
        <w:ind w:left="720" w:hanging="360"/>
      </w:pPr>
      <w:r w:rsidDel="00000000" w:rsidR="00000000" w:rsidRPr="00000000">
        <w:rPr>
          <w:rtl w:val="0"/>
        </w:rPr>
        <w:t xml:space="preserve">“Data - Damage to Summoned Units”</w:t>
      </w:r>
    </w:p>
    <w:p w:rsidR="00000000" w:rsidDel="00000000" w:rsidP="00000000" w:rsidRDefault="00000000" w:rsidRPr="00000000" w14:paraId="00000894">
      <w:pPr>
        <w:numPr>
          <w:ilvl w:val="1"/>
          <w:numId w:val="80"/>
        </w:numPr>
        <w:spacing w:after="0" w:afterAutospacing="0"/>
        <w:ind w:left="1440" w:hanging="360"/>
      </w:pPr>
      <w:r w:rsidDel="00000000" w:rsidR="00000000" w:rsidRPr="00000000">
        <w:rPr>
          <w:rtl w:val="0"/>
        </w:rPr>
        <w:t xml:space="preserve">Negative values do not heal.</w:t>
      </w:r>
    </w:p>
    <w:p w:rsidR="00000000" w:rsidDel="00000000" w:rsidP="00000000" w:rsidRDefault="00000000" w:rsidRPr="00000000" w14:paraId="00000895">
      <w:pPr>
        <w:numPr>
          <w:ilvl w:val="0"/>
          <w:numId w:val="80"/>
        </w:numPr>
        <w:spacing w:after="0" w:afterAutospacing="0"/>
        <w:ind w:left="720" w:hanging="360"/>
      </w:pPr>
      <w:r w:rsidDel="00000000" w:rsidR="00000000" w:rsidRPr="00000000">
        <w:rPr>
          <w:rtl w:val="0"/>
        </w:rPr>
        <w:t xml:space="preserve">“Data - Mana Loss”</w:t>
      </w:r>
    </w:p>
    <w:p w:rsidR="00000000" w:rsidDel="00000000" w:rsidP="00000000" w:rsidRDefault="00000000" w:rsidRPr="00000000" w14:paraId="00000896">
      <w:pPr>
        <w:numPr>
          <w:ilvl w:val="1"/>
          <w:numId w:val="80"/>
        </w:numPr>
        <w:spacing w:after="0" w:afterAutospacing="0"/>
        <w:ind w:left="1440" w:hanging="360"/>
      </w:pPr>
      <w:r w:rsidDel="00000000" w:rsidR="00000000" w:rsidRPr="00000000">
        <w:rPr>
          <w:rtl w:val="0"/>
        </w:rPr>
        <w:t xml:space="preserve">Negative values cause mana gain.</w:t>
      </w:r>
    </w:p>
    <w:p w:rsidR="00000000" w:rsidDel="00000000" w:rsidP="00000000" w:rsidRDefault="00000000" w:rsidRPr="00000000" w14:paraId="00000897">
      <w:pPr>
        <w:numPr>
          <w:ilvl w:val="0"/>
          <w:numId w:val="80"/>
        </w:numPr>
        <w:spacing w:after="0" w:afterAutospacing="0"/>
        <w:ind w:left="720" w:hanging="360"/>
      </w:pPr>
      <w:r w:rsidDel="00000000" w:rsidR="00000000" w:rsidRPr="00000000">
        <w:rPr>
          <w:rtl w:val="0"/>
        </w:rPr>
        <w:t xml:space="preserve">Kills the unit, very good.</w:t>
      </w:r>
    </w:p>
    <w:p w:rsidR="00000000" w:rsidDel="00000000" w:rsidP="00000000" w:rsidRDefault="00000000" w:rsidRPr="00000000" w14:paraId="00000898">
      <w:pPr>
        <w:numPr>
          <w:ilvl w:val="0"/>
          <w:numId w:val="80"/>
        </w:numPr>
        <w:ind w:left="720" w:hanging="360"/>
      </w:pPr>
      <w:r w:rsidDel="00000000" w:rsidR="00000000" w:rsidRPr="00000000">
        <w:rPr>
          <w:rtl w:val="0"/>
        </w:rPr>
        <w:t xml:space="preserve">Deals magic type damage to summons</w:t>
      </w:r>
    </w:p>
    <w:p w:rsidR="00000000" w:rsidDel="00000000" w:rsidP="00000000" w:rsidRDefault="00000000" w:rsidRPr="00000000" w14:paraId="00000899">
      <w:pPr>
        <w:pStyle w:val="Heading2"/>
        <w:ind w:firstLine="720"/>
        <w:rPr/>
      </w:pPr>
      <w:bookmarkStart w:colFirst="0" w:colLast="0" w:name="_ini42fl1b0wl" w:id="159"/>
      <w:bookmarkEnd w:id="159"/>
      <w:r w:rsidDel="00000000" w:rsidR="00000000" w:rsidRPr="00000000">
        <w:rPr>
          <w:rtl w:val="0"/>
        </w:rPr>
        <w:t xml:space="preserve">-Dismount:</w:t>
      </w:r>
    </w:p>
    <w:p w:rsidR="00000000" w:rsidDel="00000000" w:rsidP="00000000" w:rsidRDefault="00000000" w:rsidRPr="00000000" w14:paraId="0000089A">
      <w:pPr>
        <w:rPr/>
      </w:pPr>
      <w:r w:rsidDel="00000000" w:rsidR="00000000" w:rsidRPr="00000000">
        <w:rPr>
          <w:rtl w:val="0"/>
        </w:rPr>
        <w:tab/>
        <w:tab/>
        <w:t xml:space="preserve">Tags: </w:t>
      </w:r>
      <w:r w:rsidDel="00000000" w:rsidR="00000000" w:rsidRPr="00000000">
        <w:rPr>
          <w:color w:val="0000ff"/>
          <w:rtl w:val="0"/>
        </w:rPr>
        <w:t xml:space="preserve">[Morph]</w:t>
      </w:r>
      <w:r w:rsidDel="00000000" w:rsidR="00000000" w:rsidRPr="00000000">
        <w:rPr>
          <w:rtl w:val="0"/>
        </w:rPr>
      </w:r>
    </w:p>
    <w:p w:rsidR="00000000" w:rsidDel="00000000" w:rsidP="00000000" w:rsidRDefault="00000000" w:rsidRPr="00000000" w14:paraId="0000089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9C">
      <w:pPr>
        <w:ind w:left="720" w:firstLine="720"/>
        <w:rPr/>
      </w:pPr>
      <w:r w:rsidDel="00000000" w:rsidR="00000000" w:rsidRPr="00000000">
        <w:rPr>
          <w:rtl w:val="0"/>
        </w:rPr>
        <w:t xml:space="preserve">RawCode: Adec</w:t>
      </w:r>
    </w:p>
    <w:p w:rsidR="00000000" w:rsidDel="00000000" w:rsidP="00000000" w:rsidRDefault="00000000" w:rsidRPr="00000000" w14:paraId="0000089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9E">
      <w:pPr>
        <w:numPr>
          <w:ilvl w:val="0"/>
          <w:numId w:val="80"/>
        </w:numPr>
        <w:ind w:left="720" w:hanging="360"/>
      </w:pPr>
      <w:r w:rsidDel="00000000" w:rsidR="00000000" w:rsidRPr="00000000">
        <w:rPr>
          <w:rtl w:val="0"/>
        </w:rPr>
        <w:t xml:space="preserve">Null</w:t>
      </w:r>
    </w:p>
    <w:p w:rsidR="00000000" w:rsidDel="00000000" w:rsidP="00000000" w:rsidRDefault="00000000" w:rsidRPr="00000000" w14:paraId="0000089F">
      <w:pPr>
        <w:pStyle w:val="Heading2"/>
        <w:ind w:firstLine="720"/>
        <w:rPr/>
      </w:pPr>
      <w:bookmarkStart w:colFirst="0" w:colLast="0" w:name="_89x1yv1b4fz2" w:id="160"/>
      <w:bookmarkEnd w:id="160"/>
      <w:r w:rsidDel="00000000" w:rsidR="00000000" w:rsidRPr="00000000">
        <w:rPr>
          <w:rtl w:val="0"/>
        </w:rPr>
        <w:t xml:space="preserve">-Eat Tree:</w:t>
      </w:r>
    </w:p>
    <w:p w:rsidR="00000000" w:rsidDel="00000000" w:rsidP="00000000" w:rsidRDefault="00000000" w:rsidRPr="00000000" w14:paraId="000008A0">
      <w:pPr>
        <w:rPr/>
      </w:pPr>
      <w:r w:rsidDel="00000000" w:rsidR="00000000" w:rsidRPr="00000000">
        <w:rPr>
          <w:rtl w:val="0"/>
        </w:rPr>
        <w:tab/>
        <w:tab/>
        <w:t xml:space="preserve">Tags: </w:t>
      </w:r>
      <w:r w:rsidDel="00000000" w:rsidR="00000000" w:rsidRPr="00000000">
        <w:rPr>
          <w:color w:val="0000ff"/>
          <w:rtl w:val="0"/>
        </w:rPr>
        <w:t xml:space="preserve">[Healing Over Time] [Damage Over Time]</w:t>
      </w:r>
      <w:r w:rsidDel="00000000" w:rsidR="00000000" w:rsidRPr="00000000">
        <w:rPr>
          <w:rtl w:val="0"/>
        </w:rPr>
      </w:r>
    </w:p>
    <w:p w:rsidR="00000000" w:rsidDel="00000000" w:rsidP="00000000" w:rsidRDefault="00000000" w:rsidRPr="00000000" w14:paraId="000008A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Infamous dota technique passed down through generations.</w:t>
      </w:r>
    </w:p>
    <w:p w:rsidR="00000000" w:rsidDel="00000000" w:rsidP="00000000" w:rsidRDefault="00000000" w:rsidRPr="00000000" w14:paraId="000008A2">
      <w:pPr>
        <w:ind w:left="720" w:firstLine="720"/>
        <w:rPr/>
      </w:pPr>
      <w:r w:rsidDel="00000000" w:rsidR="00000000" w:rsidRPr="00000000">
        <w:rPr>
          <w:rtl w:val="0"/>
        </w:rPr>
        <w:t xml:space="preserve">RawCode: Aeat</w:t>
      </w:r>
    </w:p>
    <w:p w:rsidR="00000000" w:rsidDel="00000000" w:rsidP="00000000" w:rsidRDefault="00000000" w:rsidRPr="00000000" w14:paraId="000008A3">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1.28.5.7680</w:t>
      </w:r>
    </w:p>
    <w:p w:rsidR="00000000" w:rsidDel="00000000" w:rsidP="00000000" w:rsidRDefault="00000000" w:rsidRPr="00000000" w14:paraId="000008A4">
      <w:pPr>
        <w:numPr>
          <w:ilvl w:val="0"/>
          <w:numId w:val="80"/>
        </w:numPr>
        <w:spacing w:after="0" w:afterAutospacing="0"/>
        <w:ind w:left="720" w:hanging="360"/>
      </w:pPr>
      <w:r w:rsidDel="00000000" w:rsidR="00000000" w:rsidRPr="00000000">
        <w:rPr>
          <w:rtl w:val="0"/>
        </w:rPr>
        <w:t xml:space="preserve">Spell stops working if you do the following: eat tree &gt; cancel order and move close to target tree &gt; eat tree (same tree). It’s now impossible to eat that tree until you move roughly 90 units away. It might seem like a bug, but it’s probably a melee mechanic so that you can block Ancients from eating trees. (</w:t>
      </w:r>
      <w:r w:rsidDel="00000000" w:rsidR="00000000" w:rsidRPr="00000000">
        <w:rPr>
          <w:color w:val="9900ff"/>
          <w:rtl w:val="0"/>
        </w:rPr>
        <w:t xml:space="preserve">Nudl</w:t>
      </w:r>
      <w:r w:rsidDel="00000000" w:rsidR="00000000" w:rsidRPr="00000000">
        <w:rPr>
          <w:rtl w:val="0"/>
        </w:rPr>
        <w:t xml:space="preserve">)</w:t>
      </w:r>
    </w:p>
    <w:p w:rsidR="00000000" w:rsidDel="00000000" w:rsidP="00000000" w:rsidRDefault="00000000" w:rsidRPr="00000000" w14:paraId="000008A5">
      <w:pPr>
        <w:numPr>
          <w:ilvl w:val="0"/>
          <w:numId w:val="80"/>
        </w:numPr>
        <w:spacing w:after="0" w:afterAutospacing="0"/>
        <w:ind w:left="720" w:hanging="360"/>
      </w:pPr>
      <w:r w:rsidDel="00000000" w:rsidR="00000000" w:rsidRPr="00000000">
        <w:rPr>
          <w:rtl w:val="0"/>
        </w:rPr>
        <w:t xml:space="preserve">“Data - Hit Points Gained”</w:t>
      </w:r>
    </w:p>
    <w:p w:rsidR="00000000" w:rsidDel="00000000" w:rsidP="00000000" w:rsidRDefault="00000000" w:rsidRPr="00000000" w14:paraId="000008A6">
      <w:pPr>
        <w:numPr>
          <w:ilvl w:val="1"/>
          <w:numId w:val="80"/>
        </w:numPr>
        <w:spacing w:after="0" w:afterAutospacing="0"/>
        <w:ind w:left="1440" w:hanging="360"/>
      </w:pPr>
      <w:r w:rsidDel="00000000" w:rsidR="00000000" w:rsidRPr="00000000">
        <w:rPr>
          <w:rtl w:val="0"/>
        </w:rPr>
        <w:t xml:space="preserve">Negative values cause damage instead.</w:t>
      </w:r>
    </w:p>
    <w:p w:rsidR="00000000" w:rsidDel="00000000" w:rsidP="00000000" w:rsidRDefault="00000000" w:rsidRPr="00000000" w14:paraId="000008A7">
      <w:pPr>
        <w:numPr>
          <w:ilvl w:val="0"/>
          <w:numId w:val="80"/>
        </w:numPr>
        <w:spacing w:after="0" w:afterAutospacing="0"/>
        <w:ind w:left="720" w:hanging="360"/>
      </w:pPr>
      <w:r w:rsidDel="00000000" w:rsidR="00000000" w:rsidRPr="00000000">
        <w:rPr>
          <w:rtl w:val="0"/>
        </w:rPr>
        <w:t xml:space="preserve">“Data - Rip Delay”</w:t>
      </w:r>
    </w:p>
    <w:p w:rsidR="00000000" w:rsidDel="00000000" w:rsidP="00000000" w:rsidRDefault="00000000" w:rsidRPr="00000000" w14:paraId="000008A8">
      <w:pPr>
        <w:numPr>
          <w:ilvl w:val="1"/>
          <w:numId w:val="80"/>
        </w:numPr>
        <w:spacing w:after="0" w:afterAutospacing="0"/>
        <w:ind w:left="1440" w:hanging="360"/>
      </w:pPr>
      <w:r w:rsidDel="00000000" w:rsidR="00000000" w:rsidRPr="00000000">
        <w:rPr>
          <w:rtl w:val="0"/>
        </w:rPr>
        <w:t xml:space="preserve">Negative values treated as 0.</w:t>
      </w:r>
    </w:p>
    <w:p w:rsidR="00000000" w:rsidDel="00000000" w:rsidP="00000000" w:rsidRDefault="00000000" w:rsidRPr="00000000" w14:paraId="000008A9">
      <w:pPr>
        <w:numPr>
          <w:ilvl w:val="1"/>
          <w:numId w:val="80"/>
        </w:numPr>
        <w:spacing w:after="0" w:afterAutospacing="0"/>
        <w:ind w:left="1440" w:hanging="360"/>
      </w:pPr>
      <w:r w:rsidDel="00000000" w:rsidR="00000000" w:rsidRPr="00000000">
        <w:rPr>
          <w:rtl w:val="0"/>
        </w:rPr>
        <w:t xml:space="preserve">The amount of time it takes before the tree is removed from the map.</w:t>
      </w:r>
    </w:p>
    <w:p w:rsidR="00000000" w:rsidDel="00000000" w:rsidP="00000000" w:rsidRDefault="00000000" w:rsidRPr="00000000" w14:paraId="000008AA">
      <w:pPr>
        <w:numPr>
          <w:ilvl w:val="0"/>
          <w:numId w:val="80"/>
        </w:numPr>
        <w:spacing w:after="0" w:afterAutospacing="0"/>
        <w:ind w:left="720" w:hanging="360"/>
      </w:pPr>
      <w:r w:rsidDel="00000000" w:rsidR="00000000" w:rsidRPr="00000000">
        <w:rPr>
          <w:rtl w:val="0"/>
        </w:rPr>
        <w:t xml:space="preserve">Setting targets to include units causes the caster to use the ability when right-clicking valid targets (Kino, any version before 1.32)</w:t>
      </w:r>
    </w:p>
    <w:p w:rsidR="00000000" w:rsidDel="00000000" w:rsidP="00000000" w:rsidRDefault="00000000" w:rsidRPr="00000000" w14:paraId="000008AB">
      <w:pPr>
        <w:numPr>
          <w:ilvl w:val="1"/>
          <w:numId w:val="80"/>
        </w:numPr>
        <w:spacing w:after="0" w:afterAutospacing="0"/>
        <w:ind w:left="1440" w:hanging="360"/>
      </w:pPr>
      <w:r w:rsidDel="00000000" w:rsidR="00000000" w:rsidRPr="00000000">
        <w:rPr>
          <w:rtl w:val="0"/>
        </w:rPr>
        <w:t xml:space="preserve">Does not kill target unit</w:t>
      </w:r>
    </w:p>
    <w:p w:rsidR="00000000" w:rsidDel="00000000" w:rsidP="00000000" w:rsidRDefault="00000000" w:rsidRPr="00000000" w14:paraId="000008AC">
      <w:pPr>
        <w:numPr>
          <w:ilvl w:val="1"/>
          <w:numId w:val="80"/>
        </w:numPr>
        <w:spacing w:after="0" w:afterAutospacing="0"/>
        <w:ind w:left="1440" w:hanging="360"/>
      </w:pPr>
      <w:r w:rsidDel="00000000" w:rsidR="00000000" w:rsidRPr="00000000">
        <w:rPr>
          <w:rtl w:val="0"/>
        </w:rPr>
        <w:t xml:space="preserve">Good base for a dummy ‘interact/conversation’ ability</w:t>
      </w:r>
    </w:p>
    <w:p w:rsidR="00000000" w:rsidDel="00000000" w:rsidP="00000000" w:rsidRDefault="00000000" w:rsidRPr="00000000" w14:paraId="000008AD">
      <w:pPr>
        <w:numPr>
          <w:ilvl w:val="0"/>
          <w:numId w:val="80"/>
        </w:numPr>
        <w:spacing w:after="0" w:afterAutospacing="0"/>
        <w:ind w:left="720" w:hanging="360"/>
      </w:pPr>
      <w:r w:rsidDel="00000000" w:rsidR="00000000" w:rsidRPr="00000000">
        <w:rPr>
          <w:rtl w:val="0"/>
        </w:rPr>
        <w:t xml:space="preserve">Can be configured to target units or items </w:t>
      </w:r>
      <w:r w:rsidDel="00000000" w:rsidR="00000000" w:rsidRPr="00000000">
        <w:rPr>
          <w:color w:val="00bf00"/>
          <w:rtl w:val="0"/>
        </w:rPr>
        <w:t xml:space="preserve">(1.36.1.20719)</w:t>
      </w:r>
      <w:r w:rsidDel="00000000" w:rsidR="00000000" w:rsidRPr="00000000">
        <w:rPr>
          <w:rtl w:val="0"/>
        </w:rPr>
        <w:t xml:space="preserve">:</w:t>
      </w:r>
    </w:p>
    <w:p w:rsidR="00000000" w:rsidDel="00000000" w:rsidP="00000000" w:rsidRDefault="00000000" w:rsidRPr="00000000" w14:paraId="000008AE">
      <w:pPr>
        <w:numPr>
          <w:ilvl w:val="1"/>
          <w:numId w:val="80"/>
        </w:numPr>
        <w:spacing w:after="0" w:afterAutospacing="0"/>
        <w:ind w:left="1440" w:hanging="360"/>
      </w:pPr>
      <w:r w:rsidDel="00000000" w:rsidR="00000000" w:rsidRPr="00000000">
        <w:rPr>
          <w:rtl w:val="0"/>
        </w:rPr>
        <w:t xml:space="preserve">The unit or item won’t be destroyed</w:t>
      </w:r>
    </w:p>
    <w:p w:rsidR="00000000" w:rsidDel="00000000" w:rsidP="00000000" w:rsidRDefault="00000000" w:rsidRPr="00000000" w14:paraId="000008AF">
      <w:pPr>
        <w:numPr>
          <w:ilvl w:val="0"/>
          <w:numId w:val="80"/>
        </w:numPr>
        <w:ind w:left="720" w:hanging="360"/>
      </w:pPr>
      <w:r w:rsidDel="00000000" w:rsidR="00000000" w:rsidRPr="00000000">
        <w:rPr>
          <w:rtl w:val="0"/>
        </w:rPr>
        <w:t xml:space="preserve">The caster will not be healed</w:t>
      </w:r>
    </w:p>
    <w:p w:rsidR="00000000" w:rsidDel="00000000" w:rsidP="00000000" w:rsidRDefault="00000000" w:rsidRPr="00000000" w14:paraId="000008B0">
      <w:pPr>
        <w:pStyle w:val="Heading2"/>
        <w:ind w:left="720" w:firstLine="0"/>
        <w:rPr/>
      </w:pPr>
      <w:bookmarkStart w:colFirst="0" w:colLast="0" w:name="_7g8wkg181mai" w:id="161"/>
      <w:bookmarkEnd w:id="161"/>
      <w:r w:rsidDel="00000000" w:rsidR="00000000" w:rsidRPr="00000000">
        <w:rPr>
          <w:rtl w:val="0"/>
        </w:rPr>
        <w:t xml:space="preserve">-Elune’s Grace:</w:t>
      </w:r>
    </w:p>
    <w:p w:rsidR="00000000" w:rsidDel="00000000" w:rsidP="00000000" w:rsidRDefault="00000000" w:rsidRPr="00000000" w14:paraId="000008B1">
      <w:pPr>
        <w:rPr/>
      </w:pPr>
      <w:r w:rsidDel="00000000" w:rsidR="00000000" w:rsidRPr="00000000">
        <w:rPr>
          <w:rtl w:val="0"/>
        </w:rPr>
        <w:tab/>
        <w:tab/>
        <w:t xml:space="preserve">Tags:</w:t>
      </w:r>
      <w:r w:rsidDel="00000000" w:rsidR="00000000" w:rsidRPr="00000000">
        <w:rPr>
          <w:color w:val="0000ff"/>
          <w:rtl w:val="0"/>
        </w:rPr>
        <w:t xml:space="preserve"> [Percent Damage Decrease] [Percent Damage Increase] [Percent Damage Taken Increase] [Percent Damage Taken Decrease]</w:t>
      </w:r>
      <w:r w:rsidDel="00000000" w:rsidR="00000000" w:rsidRPr="00000000">
        <w:rPr>
          <w:rtl w:val="0"/>
        </w:rPr>
      </w:r>
    </w:p>
    <w:p w:rsidR="00000000" w:rsidDel="00000000" w:rsidP="00000000" w:rsidRDefault="00000000" w:rsidRPr="00000000" w14:paraId="000008B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B3">
      <w:pPr>
        <w:ind w:left="720" w:firstLine="720"/>
        <w:rPr/>
      </w:pPr>
      <w:r w:rsidDel="00000000" w:rsidR="00000000" w:rsidRPr="00000000">
        <w:rPr>
          <w:rtl w:val="0"/>
        </w:rPr>
        <w:t xml:space="preserve">RawCode: Aegr</w:t>
      </w:r>
    </w:p>
    <w:p w:rsidR="00000000" w:rsidDel="00000000" w:rsidP="00000000" w:rsidRDefault="00000000" w:rsidRPr="00000000" w14:paraId="000008B4">
      <w:pPr>
        <w:ind w:left="720" w:firstLine="720"/>
        <w:rPr/>
      </w:pPr>
      <w:r w:rsidDel="00000000" w:rsidR="00000000" w:rsidRPr="00000000">
        <w:rPr>
          <w:rtl w:val="0"/>
        </w:rPr>
        <w:t xml:space="preserve">Latest tested version: </w:t>
      </w:r>
      <w:r w:rsidDel="00000000" w:rsidR="00000000" w:rsidRPr="00000000">
        <w:rPr>
          <w:color w:val="00bf00"/>
          <w:rtl w:val="0"/>
        </w:rPr>
        <w:t xml:space="preserve">1.36</w:t>
      </w:r>
      <w:r w:rsidDel="00000000" w:rsidR="00000000" w:rsidRPr="00000000">
        <w:rPr>
          <w:rtl w:val="0"/>
        </w:rPr>
      </w:r>
    </w:p>
    <w:p w:rsidR="00000000" w:rsidDel="00000000" w:rsidP="00000000" w:rsidRDefault="00000000" w:rsidRPr="00000000" w14:paraId="000008B5">
      <w:pPr>
        <w:numPr>
          <w:ilvl w:val="0"/>
          <w:numId w:val="80"/>
        </w:numPr>
        <w:spacing w:after="0" w:afterAutospacing="0"/>
        <w:ind w:left="720" w:hanging="360"/>
      </w:pPr>
      <w:r w:rsidDel="00000000" w:rsidR="00000000" w:rsidRPr="00000000">
        <w:rPr>
          <w:rtl w:val="0"/>
        </w:rPr>
        <w:t xml:space="preserve">"Art - Caster" is displayed when this elune's grace affects taken damage</w:t>
      </w:r>
    </w:p>
    <w:p w:rsidR="00000000" w:rsidDel="00000000" w:rsidP="00000000" w:rsidRDefault="00000000" w:rsidRPr="00000000" w14:paraId="000008B6">
      <w:pPr>
        <w:numPr>
          <w:ilvl w:val="0"/>
          <w:numId w:val="80"/>
        </w:numPr>
        <w:spacing w:after="0" w:afterAutospacing="0"/>
        <w:ind w:left="720" w:hanging="360"/>
      </w:pPr>
      <w:r w:rsidDel="00000000" w:rsidR="00000000" w:rsidRPr="00000000">
        <w:rPr>
          <w:rtl w:val="0"/>
        </w:rPr>
        <w:t xml:space="preserve">“Data - Chance to Deflect”</w:t>
      </w:r>
    </w:p>
    <w:p w:rsidR="00000000" w:rsidDel="00000000" w:rsidP="00000000" w:rsidRDefault="00000000" w:rsidRPr="00000000" w14:paraId="000008B7">
      <w:pPr>
        <w:numPr>
          <w:ilvl w:val="1"/>
          <w:numId w:val="80"/>
        </w:numPr>
        <w:spacing w:after="0" w:afterAutospacing="0"/>
        <w:ind w:left="1440" w:hanging="360"/>
      </w:pPr>
      <w:r w:rsidDel="00000000" w:rsidR="00000000" w:rsidRPr="00000000">
        <w:rPr>
          <w:rtl w:val="0"/>
        </w:rPr>
        <w:t xml:space="preserve">Requires the Gameplay constant DefendDeflection = 1</w:t>
      </w:r>
    </w:p>
    <w:p w:rsidR="00000000" w:rsidDel="00000000" w:rsidP="00000000" w:rsidRDefault="00000000" w:rsidRPr="00000000" w14:paraId="000008B8">
      <w:pPr>
        <w:numPr>
          <w:ilvl w:val="1"/>
          <w:numId w:val="80"/>
        </w:numPr>
        <w:spacing w:after="0" w:afterAutospacing="0"/>
        <w:ind w:left="1440" w:hanging="360"/>
      </w:pPr>
      <w:r w:rsidDel="00000000" w:rsidR="00000000" w:rsidRPr="00000000">
        <w:rPr>
          <w:rtl w:val="0"/>
        </w:rPr>
        <w:t xml:space="preserve">0 to 100, with 100 deflecting every affected Attack </w:t>
        <w:tab/>
      </w:r>
    </w:p>
    <w:p w:rsidR="00000000" w:rsidDel="00000000" w:rsidP="00000000" w:rsidRDefault="00000000" w:rsidRPr="00000000" w14:paraId="000008B9">
      <w:pPr>
        <w:numPr>
          <w:ilvl w:val="1"/>
          <w:numId w:val="80"/>
        </w:numPr>
        <w:spacing w:after="0" w:afterAutospacing="0"/>
        <w:ind w:left="1440" w:hanging="360"/>
      </w:pPr>
      <w:r w:rsidDel="00000000" w:rsidR="00000000" w:rsidRPr="00000000">
        <w:rPr>
          <w:rtl w:val="0"/>
        </w:rPr>
        <w:t xml:space="preserve">Deflects any ranged attack that is (Pierce, Magic or Spell), but not missiles from Abilities (Barrage)</w:t>
      </w:r>
    </w:p>
    <w:p w:rsidR="00000000" w:rsidDel="00000000" w:rsidP="00000000" w:rsidRDefault="00000000" w:rsidRPr="00000000" w14:paraId="000008BA">
      <w:pPr>
        <w:numPr>
          <w:ilvl w:val="1"/>
          <w:numId w:val="80"/>
        </w:numPr>
        <w:spacing w:after="0" w:afterAutospacing="0"/>
        <w:ind w:left="1440" w:hanging="360"/>
      </w:pPr>
      <w:r w:rsidDel="00000000" w:rsidR="00000000" w:rsidRPr="00000000">
        <w:rPr>
          <w:rtl w:val="0"/>
        </w:rPr>
        <w:t xml:space="preserve">Deflected attacks apply Buff placers onto the source of the attack</w:t>
      </w:r>
    </w:p>
    <w:p w:rsidR="00000000" w:rsidDel="00000000" w:rsidP="00000000" w:rsidRDefault="00000000" w:rsidRPr="00000000" w14:paraId="000008BB">
      <w:pPr>
        <w:numPr>
          <w:ilvl w:val="1"/>
          <w:numId w:val="80"/>
        </w:numPr>
        <w:spacing w:after="0" w:afterAutospacing="0"/>
        <w:ind w:left="1440" w:hanging="360"/>
      </w:pPr>
      <w:r w:rsidDel="00000000" w:rsidR="00000000" w:rsidRPr="00000000">
        <w:rPr>
          <w:rtl w:val="0"/>
        </w:rPr>
        <w:t xml:space="preserve">The bounce/ deal aoe /line damage from the Attacker</w:t>
      </w:r>
    </w:p>
    <w:p w:rsidR="00000000" w:rsidDel="00000000" w:rsidP="00000000" w:rsidRDefault="00000000" w:rsidRPr="00000000" w14:paraId="000008BC">
      <w:pPr>
        <w:numPr>
          <w:ilvl w:val="1"/>
          <w:numId w:val="80"/>
        </w:numPr>
        <w:spacing w:after="0" w:afterAutospacing="0"/>
        <w:ind w:left="1440" w:hanging="360"/>
      </w:pPr>
      <w:r w:rsidDel="00000000" w:rsidR="00000000" w:rsidRPr="00000000">
        <w:rPr>
          <w:rtl w:val="0"/>
        </w:rPr>
        <w:t xml:space="preserve">Seemingly doesn’t work on the first time the unit is attacked, even with 100.0 chance. (</w:t>
      </w:r>
      <w:r w:rsidDel="00000000" w:rsidR="00000000" w:rsidRPr="00000000">
        <w:rPr>
          <w:color w:val="9900ff"/>
          <w:rtl w:val="0"/>
        </w:rPr>
        <w:t xml:space="preserve">KitsuneTailsPrower</w:t>
      </w:r>
      <w:r w:rsidDel="00000000" w:rsidR="00000000" w:rsidRPr="00000000">
        <w:rPr>
          <w:rtl w:val="0"/>
        </w:rPr>
        <w:t xml:space="preserve">)</w:t>
      </w:r>
      <w:ins w:author="seba zal" w:id="47" w:date="2025-06-09T22:28:28Z">
        <w:del w:author="theyugiohcardforger" w:id="48" w:date="2025-10-21T19:55:13Z">
          <w:r w:rsidDel="00000000" w:rsidR="00000000" w:rsidRPr="00000000">
            <w:rPr>
              <w:rtl w:val="0"/>
            </w:rPr>
            <w:delText xml:space="preserve">ne</w:delText>
          </w:r>
        </w:del>
      </w:ins>
      <w:r w:rsidDel="00000000" w:rsidR="00000000" w:rsidRPr="00000000">
        <w:rPr>
          <w:rtl w:val="0"/>
        </w:rPr>
      </w:r>
    </w:p>
    <w:p w:rsidR="00000000" w:rsidDel="00000000" w:rsidP="00000000" w:rsidRDefault="00000000" w:rsidRPr="00000000" w14:paraId="000008BD">
      <w:pPr>
        <w:numPr>
          <w:ilvl w:val="1"/>
          <w:numId w:val="80"/>
        </w:numPr>
        <w:spacing w:after="0" w:afterAutospacing="0"/>
        <w:ind w:left="1440" w:hanging="360"/>
      </w:pPr>
      <w:r w:rsidDel="00000000" w:rsidR="00000000" w:rsidRPr="00000000">
        <w:rPr>
          <w:rtl w:val="0"/>
        </w:rPr>
        <w:t xml:space="preserve">Plays Art - Caster effect when deflecting. (</w:t>
      </w:r>
      <w:r w:rsidDel="00000000" w:rsidR="00000000" w:rsidRPr="00000000">
        <w:rPr>
          <w:color w:val="9900ff"/>
          <w:rtl w:val="0"/>
        </w:rPr>
        <w:t xml:space="preserve">KitsuneTailsPrower</w:t>
      </w:r>
      <w:r w:rsidDel="00000000" w:rsidR="00000000" w:rsidRPr="00000000">
        <w:rPr>
          <w:rtl w:val="0"/>
        </w:rPr>
        <w:t xml:space="preserve">)</w:t>
      </w:r>
    </w:p>
    <w:p w:rsidR="00000000" w:rsidDel="00000000" w:rsidP="00000000" w:rsidRDefault="00000000" w:rsidRPr="00000000" w14:paraId="000008BE">
      <w:pPr>
        <w:numPr>
          <w:ilvl w:val="0"/>
          <w:numId w:val="80"/>
        </w:numPr>
        <w:spacing w:after="0" w:afterAutospacing="0"/>
        <w:ind w:left="720" w:hanging="360"/>
      </w:pPr>
      <w:r w:rsidDel="00000000" w:rsidR="00000000" w:rsidRPr="00000000">
        <w:rPr>
          <w:rtl w:val="0"/>
        </w:rPr>
        <w:t xml:space="preserve">“Data - Deflect Damage Taken (Piercing)”</w:t>
      </w:r>
    </w:p>
    <w:p w:rsidR="00000000" w:rsidDel="00000000" w:rsidP="00000000" w:rsidRDefault="00000000" w:rsidRPr="00000000" w14:paraId="000008BF">
      <w:pPr>
        <w:numPr>
          <w:ilvl w:val="1"/>
          <w:numId w:val="80"/>
        </w:numPr>
        <w:spacing w:after="0" w:afterAutospacing="0"/>
        <w:ind w:left="1440" w:hanging="360"/>
      </w:pPr>
      <w:r w:rsidDel="00000000" w:rsidR="00000000" w:rsidRPr="00000000">
        <w:rPr>
          <w:rtl w:val="0"/>
        </w:rPr>
        <w:t xml:space="preserve">Multiplies the taken damage when an (Piercing) Attack is deflected</w:t>
      </w:r>
    </w:p>
    <w:p w:rsidR="00000000" w:rsidDel="00000000" w:rsidP="00000000" w:rsidRDefault="00000000" w:rsidRPr="00000000" w14:paraId="000008C0">
      <w:pPr>
        <w:numPr>
          <w:ilvl w:val="1"/>
          <w:numId w:val="80"/>
        </w:numPr>
        <w:spacing w:after="0" w:afterAutospacing="0"/>
        <w:ind w:left="1440" w:hanging="360"/>
      </w:pPr>
      <w:r w:rsidDel="00000000" w:rsidR="00000000" w:rsidRPr="00000000">
        <w:rPr>
          <w:rtl w:val="0"/>
        </w:rPr>
        <w:t xml:space="preserve">Stacks with “Data - Damage Taken”, 0.8 and 0.9 = 0.72</w:t>
      </w:r>
    </w:p>
    <w:p w:rsidR="00000000" w:rsidDel="00000000" w:rsidP="00000000" w:rsidRDefault="00000000" w:rsidRPr="00000000" w14:paraId="000008C1">
      <w:pPr>
        <w:numPr>
          <w:ilvl w:val="1"/>
          <w:numId w:val="80"/>
        </w:numPr>
        <w:spacing w:after="0" w:afterAutospacing="0"/>
        <w:ind w:left="1440" w:hanging="360"/>
      </w:pPr>
      <w:r w:rsidDel="00000000" w:rsidR="00000000" w:rsidRPr="00000000">
        <w:rPr>
          <w:rtl w:val="0"/>
        </w:rPr>
        <w:t xml:space="preserve">Won’t deflect with a Value equal to 1.0 </w:t>
      </w:r>
    </w:p>
    <w:p w:rsidR="00000000" w:rsidDel="00000000" w:rsidP="00000000" w:rsidRDefault="00000000" w:rsidRPr="00000000" w14:paraId="000008C2">
      <w:pPr>
        <w:numPr>
          <w:ilvl w:val="1"/>
          <w:numId w:val="80"/>
        </w:numPr>
        <w:spacing w:after="0" w:afterAutospacing="0"/>
        <w:ind w:left="1440" w:hanging="360"/>
      </w:pPr>
      <w:r w:rsidDel="00000000" w:rsidR="00000000" w:rsidRPr="00000000">
        <w:rPr>
          <w:rtl w:val="0"/>
        </w:rPr>
        <w:t xml:space="preserve">Values below 0 cause no damage.</w:t>
      </w:r>
    </w:p>
    <w:p w:rsidR="00000000" w:rsidDel="00000000" w:rsidP="00000000" w:rsidRDefault="00000000" w:rsidRPr="00000000" w14:paraId="000008C3">
      <w:pPr>
        <w:numPr>
          <w:ilvl w:val="1"/>
          <w:numId w:val="80"/>
        </w:numPr>
        <w:spacing w:after="0" w:afterAutospacing="0"/>
        <w:ind w:left="1440" w:hanging="360"/>
      </w:pPr>
      <w:r w:rsidDel="00000000" w:rsidR="00000000" w:rsidRPr="00000000">
        <w:rPr>
          <w:rtl w:val="0"/>
        </w:rPr>
        <w:t xml:space="preserve">Values above 1 cause more damage.</w:t>
      </w:r>
    </w:p>
    <w:p w:rsidR="00000000" w:rsidDel="00000000" w:rsidP="00000000" w:rsidRDefault="00000000" w:rsidRPr="00000000" w14:paraId="000008C4">
      <w:pPr>
        <w:numPr>
          <w:ilvl w:val="0"/>
          <w:numId w:val="80"/>
        </w:numPr>
        <w:spacing w:after="0" w:afterAutospacing="0"/>
        <w:ind w:left="720" w:hanging="360"/>
      </w:pPr>
      <w:r w:rsidDel="00000000" w:rsidR="00000000" w:rsidRPr="00000000">
        <w:rPr>
          <w:rtl w:val="0"/>
        </w:rPr>
        <w:t xml:space="preserve">“Data - Deflect Damage Taken (Spells)”</w:t>
      </w:r>
    </w:p>
    <w:p w:rsidR="00000000" w:rsidDel="00000000" w:rsidP="00000000" w:rsidRDefault="00000000" w:rsidRPr="00000000" w14:paraId="000008C5">
      <w:pPr>
        <w:numPr>
          <w:ilvl w:val="1"/>
          <w:numId w:val="80"/>
        </w:numPr>
        <w:spacing w:after="0" w:afterAutospacing="0"/>
        <w:ind w:left="1440" w:hanging="360"/>
      </w:pPr>
      <w:r w:rsidDel="00000000" w:rsidR="00000000" w:rsidRPr="00000000">
        <w:rPr>
          <w:rtl w:val="0"/>
        </w:rPr>
        <w:t xml:space="preserve">“Data - Deflect Damage Taken (Piercing)” against Magic &amp; Spell Attacks</w:t>
      </w:r>
    </w:p>
    <w:p w:rsidR="00000000" w:rsidDel="00000000" w:rsidP="00000000" w:rsidRDefault="00000000" w:rsidRPr="00000000" w14:paraId="000008C6">
      <w:pPr>
        <w:numPr>
          <w:ilvl w:val="1"/>
          <w:numId w:val="80"/>
        </w:numPr>
        <w:spacing w:after="0" w:afterAutospacing="0"/>
        <w:ind w:left="1440" w:hanging="360"/>
      </w:pPr>
      <w:r w:rsidDel="00000000" w:rsidR="00000000" w:rsidRPr="00000000">
        <w:rPr>
          <w:rtl w:val="0"/>
        </w:rPr>
        <w:t xml:space="preserve">Does not affect Spellcasts </w:t>
      </w:r>
    </w:p>
    <w:p w:rsidR="00000000" w:rsidDel="00000000" w:rsidP="00000000" w:rsidRDefault="00000000" w:rsidRPr="00000000" w14:paraId="000008C7">
      <w:pPr>
        <w:numPr>
          <w:ilvl w:val="0"/>
          <w:numId w:val="80"/>
        </w:numPr>
        <w:spacing w:after="0" w:afterAutospacing="0"/>
        <w:ind w:left="720" w:hanging="360"/>
      </w:pPr>
      <w:r w:rsidDel="00000000" w:rsidR="00000000" w:rsidRPr="00000000">
        <w:rPr>
          <w:rtl w:val="0"/>
        </w:rPr>
        <w:t xml:space="preserve">“Data - Damage Dealt”</w:t>
      </w:r>
    </w:p>
    <w:p w:rsidR="00000000" w:rsidDel="00000000" w:rsidP="00000000" w:rsidRDefault="00000000" w:rsidRPr="00000000" w14:paraId="000008C8">
      <w:pPr>
        <w:numPr>
          <w:ilvl w:val="1"/>
          <w:numId w:val="80"/>
        </w:numPr>
        <w:spacing w:after="0" w:afterAutospacing="0"/>
        <w:ind w:left="1440" w:hanging="360"/>
        <w:rPr>
          <w:ins w:author="Evan Briggs" w:id="49" w:date="2026-03-06T02:58:52Z"/>
        </w:rPr>
      </w:pPr>
      <w:r w:rsidDel="00000000" w:rsidR="00000000" w:rsidRPr="00000000">
        <w:rPr>
          <w:rtl w:val="0"/>
        </w:rPr>
        <w:t xml:space="preserve">Values below 0 cause no damage.</w:t>
      </w:r>
      <w:ins w:author="Evan Briggs" w:id="49" w:date="2026-03-06T02:58:52Z">
        <w:r w:rsidDel="00000000" w:rsidR="00000000" w:rsidRPr="00000000">
          <w:rPr>
            <w:rtl w:val="0"/>
          </w:rPr>
        </w:r>
      </w:ins>
    </w:p>
    <w:p w:rsidR="00000000" w:rsidDel="00000000" w:rsidP="00000000" w:rsidRDefault="00000000" w:rsidRPr="00000000" w14:paraId="000008C9">
      <w:pPr>
        <w:numPr>
          <w:ilvl w:val="1"/>
          <w:numId w:val="80"/>
        </w:numPr>
        <w:spacing w:after="0" w:afterAutospacing="0"/>
        <w:ind w:left="1440" w:hanging="360"/>
      </w:pPr>
      <w:ins w:author="Evan Briggs" w:id="49" w:date="2026-03-06T02:58:52Z">
        <w:r w:rsidDel="00000000" w:rsidR="00000000" w:rsidRPr="00000000">
          <w:rPr>
            <w:rtl w:val="0"/>
          </w:rPr>
          <w:t xml:space="preserve">Values greater than 0 and less than 1 reduce damage delt by %? &lt;needs confirm</w:t>
        </w:r>
      </w:ins>
      <w:r w:rsidDel="00000000" w:rsidR="00000000" w:rsidRPr="00000000">
        <w:rPr>
          <w:rtl w:val="0"/>
        </w:rPr>
      </w:r>
    </w:p>
    <w:p w:rsidR="00000000" w:rsidDel="00000000" w:rsidP="00000000" w:rsidRDefault="00000000" w:rsidRPr="00000000" w14:paraId="000008CA">
      <w:pPr>
        <w:numPr>
          <w:ilvl w:val="1"/>
          <w:numId w:val="80"/>
        </w:numPr>
        <w:spacing w:after="0" w:afterAutospacing="0"/>
        <w:ind w:left="1440" w:hanging="360"/>
      </w:pPr>
      <w:r w:rsidDel="00000000" w:rsidR="00000000" w:rsidRPr="00000000">
        <w:rPr>
          <w:rtl w:val="0"/>
        </w:rPr>
        <w:t xml:space="preserve">Values above 1 cause more damage.</w:t>
      </w:r>
    </w:p>
    <w:p w:rsidR="00000000" w:rsidDel="00000000" w:rsidP="00000000" w:rsidRDefault="00000000" w:rsidRPr="00000000" w14:paraId="000008CB">
      <w:pPr>
        <w:numPr>
          <w:ilvl w:val="1"/>
          <w:numId w:val="80"/>
        </w:numPr>
        <w:spacing w:after="0" w:afterAutospacing="0"/>
        <w:ind w:left="1440" w:hanging="360"/>
      </w:pPr>
      <w:r w:rsidDel="00000000" w:rsidR="00000000" w:rsidRPr="00000000">
        <w:rPr>
          <w:rtl w:val="0"/>
        </w:rPr>
        <w:t xml:space="preserve">Affects own AutoAttack, regardless of attacktype.</w:t>
      </w:r>
    </w:p>
    <w:p w:rsidR="00000000" w:rsidDel="00000000" w:rsidP="00000000" w:rsidRDefault="00000000" w:rsidRPr="00000000" w14:paraId="000008CC">
      <w:pPr>
        <w:numPr>
          <w:ilvl w:val="1"/>
          <w:numId w:val="80"/>
        </w:numPr>
        <w:spacing w:after="0" w:afterAutospacing="0"/>
        <w:ind w:left="1440" w:hanging="360"/>
      </w:pPr>
      <w:r w:rsidDel="00000000" w:rsidR="00000000" w:rsidRPr="00000000">
        <w:rPr>
          <w:rtl w:val="0"/>
        </w:rPr>
        <w:t xml:space="preserve">Stacks with other Elune Graces. 20 x 5 x 10 = 1000</w:t>
      </w:r>
    </w:p>
    <w:p w:rsidR="00000000" w:rsidDel="00000000" w:rsidP="00000000" w:rsidRDefault="00000000" w:rsidRPr="00000000" w14:paraId="000008CD">
      <w:pPr>
        <w:numPr>
          <w:ilvl w:val="1"/>
          <w:numId w:val="80"/>
        </w:numPr>
        <w:spacing w:after="0" w:afterAutospacing="0"/>
        <w:ind w:left="1440" w:hanging="360"/>
      </w:pPr>
      <w:r w:rsidDel="00000000" w:rsidR="00000000" w:rsidRPr="00000000">
        <w:rPr>
          <w:rtl w:val="0"/>
        </w:rPr>
        <w:t xml:space="preserve">Affects the current attack when added by triggers in an unit is attacked event.</w:t>
      </w:r>
    </w:p>
    <w:p w:rsidR="00000000" w:rsidDel="00000000" w:rsidP="00000000" w:rsidRDefault="00000000" w:rsidRPr="00000000" w14:paraId="000008CE">
      <w:pPr>
        <w:numPr>
          <w:ilvl w:val="1"/>
          <w:numId w:val="80"/>
        </w:numPr>
        <w:spacing w:after="0" w:afterAutospacing="0"/>
        <w:ind w:left="1440" w:hanging="360"/>
      </w:pPr>
      <w:r w:rsidDel="00000000" w:rsidR="00000000" w:rsidRPr="00000000">
        <w:rPr>
          <w:rtl w:val="0"/>
        </w:rPr>
        <w:t xml:space="preserve">Does not show up on the UI, unless the unit also has Trueshot Aura buff active on them (</w:t>
      </w:r>
      <w:r w:rsidDel="00000000" w:rsidR="00000000" w:rsidRPr="00000000">
        <w:rPr>
          <w:color w:val="9900ff"/>
          <w:rtl w:val="0"/>
        </w:rPr>
        <w:t xml:space="preserve">emperor_d3st</w:t>
      </w:r>
      <w:r w:rsidDel="00000000" w:rsidR="00000000" w:rsidRPr="00000000">
        <w:rPr>
          <w:rtl w:val="0"/>
        </w:rPr>
        <w:t xml:space="preserve">)</w:t>
      </w:r>
    </w:p>
    <w:p w:rsidR="00000000" w:rsidDel="00000000" w:rsidP="00000000" w:rsidRDefault="00000000" w:rsidRPr="00000000" w14:paraId="000008CF">
      <w:pPr>
        <w:numPr>
          <w:ilvl w:val="0"/>
          <w:numId w:val="80"/>
        </w:numPr>
        <w:spacing w:after="0" w:afterAutospacing="0"/>
        <w:ind w:left="720" w:hanging="360"/>
      </w:pPr>
      <w:r w:rsidDel="00000000" w:rsidR="00000000" w:rsidRPr="00000000">
        <w:rPr>
          <w:rtl w:val="0"/>
        </w:rPr>
        <w:t xml:space="preserve">“Data - Damage Taken”</w:t>
      </w:r>
    </w:p>
    <w:p w:rsidR="00000000" w:rsidDel="00000000" w:rsidP="00000000" w:rsidRDefault="00000000" w:rsidRPr="00000000" w14:paraId="000008D0">
      <w:pPr>
        <w:numPr>
          <w:ilvl w:val="1"/>
          <w:numId w:val="80"/>
        </w:numPr>
        <w:spacing w:after="0" w:afterAutospacing="0"/>
        <w:ind w:left="1440" w:hanging="360"/>
      </w:pPr>
      <w:r w:rsidDel="00000000" w:rsidR="00000000" w:rsidRPr="00000000">
        <w:rPr>
          <w:rtl w:val="0"/>
        </w:rPr>
        <w:t xml:space="preserve">Values below 0 cause no damage to be taken.</w:t>
      </w:r>
    </w:p>
    <w:p w:rsidR="00000000" w:rsidDel="00000000" w:rsidP="00000000" w:rsidRDefault="00000000" w:rsidRPr="00000000" w14:paraId="000008D1">
      <w:pPr>
        <w:numPr>
          <w:ilvl w:val="1"/>
          <w:numId w:val="80"/>
        </w:numPr>
        <w:spacing w:after="0" w:afterAutospacing="0"/>
        <w:ind w:left="1440" w:hanging="360"/>
      </w:pPr>
      <w:r w:rsidDel="00000000" w:rsidR="00000000" w:rsidRPr="00000000">
        <w:rPr>
          <w:rtl w:val="0"/>
        </w:rPr>
        <w:t xml:space="preserve">Only adds defense versus Piercing. (</w:t>
      </w:r>
      <w:r w:rsidDel="00000000" w:rsidR="00000000" w:rsidRPr="00000000">
        <w:rPr>
          <w:color w:val="9900ff"/>
          <w:rtl w:val="0"/>
        </w:rPr>
        <w:t xml:space="preserve">Prometheus3375</w:t>
      </w:r>
      <w:r w:rsidDel="00000000" w:rsidR="00000000" w:rsidRPr="00000000">
        <w:rPr>
          <w:rtl w:val="0"/>
        </w:rPr>
        <w:t xml:space="preserve">)</w:t>
      </w:r>
    </w:p>
    <w:p w:rsidR="00000000" w:rsidDel="00000000" w:rsidP="00000000" w:rsidRDefault="00000000" w:rsidRPr="00000000" w14:paraId="000008D2">
      <w:pPr>
        <w:numPr>
          <w:ilvl w:val="1"/>
          <w:numId w:val="80"/>
        </w:numPr>
        <w:spacing w:after="0" w:afterAutospacing="0"/>
        <w:ind w:left="1440" w:hanging="360"/>
      </w:pPr>
      <w:r w:rsidDel="00000000" w:rsidR="00000000" w:rsidRPr="00000000">
        <w:rPr>
          <w:rtl w:val="0"/>
        </w:rPr>
        <w:t xml:space="preserve">In case of multiple Elune’s Grace abilities the lowest value seems to apply (</w:t>
      </w:r>
      <w:r w:rsidDel="00000000" w:rsidR="00000000" w:rsidRPr="00000000">
        <w:rPr>
          <w:color w:val="9900ff"/>
          <w:rtl w:val="0"/>
        </w:rPr>
        <w:t xml:space="preserve">emperor_d3st</w:t>
      </w:r>
      <w:r w:rsidDel="00000000" w:rsidR="00000000" w:rsidRPr="00000000">
        <w:rPr>
          <w:rtl w:val="0"/>
        </w:rPr>
        <w:t xml:space="preserve">)</w:t>
      </w:r>
    </w:p>
    <w:p w:rsidR="00000000" w:rsidDel="00000000" w:rsidP="00000000" w:rsidRDefault="00000000" w:rsidRPr="00000000" w14:paraId="000008D3">
      <w:pPr>
        <w:numPr>
          <w:ilvl w:val="0"/>
          <w:numId w:val="80"/>
        </w:numPr>
        <w:spacing w:after="0" w:afterAutospacing="0"/>
        <w:ind w:left="720" w:hanging="360"/>
      </w:pPr>
      <w:r w:rsidDel="00000000" w:rsidR="00000000" w:rsidRPr="00000000">
        <w:rPr>
          <w:rtl w:val="0"/>
        </w:rPr>
        <w:t xml:space="preserve">“Data - Magic Damage Reduction”</w:t>
      </w:r>
    </w:p>
    <w:p w:rsidR="00000000" w:rsidDel="00000000" w:rsidP="00000000" w:rsidRDefault="00000000" w:rsidRPr="00000000" w14:paraId="000008D4">
      <w:pPr>
        <w:numPr>
          <w:ilvl w:val="1"/>
          <w:numId w:val="80"/>
        </w:numPr>
        <w:spacing w:after="0" w:afterAutospacing="0"/>
        <w:ind w:left="1440" w:hanging="360"/>
      </w:pPr>
      <w:r w:rsidDel="00000000" w:rsidR="00000000" w:rsidRPr="00000000">
        <w:rPr>
          <w:rtl w:val="0"/>
        </w:rPr>
        <w:t xml:space="preserve">Values below 0 cause the unit to be healed instead when it would receive Spell dmg. (</w:t>
      </w:r>
      <w:r w:rsidDel="00000000" w:rsidR="00000000" w:rsidRPr="00000000">
        <w:rPr>
          <w:color w:val="9900ff"/>
          <w:rtl w:val="0"/>
        </w:rPr>
        <w:t xml:space="preserve">emperor_d3st</w:t>
      </w:r>
      <w:r w:rsidDel="00000000" w:rsidR="00000000" w:rsidRPr="00000000">
        <w:rPr>
          <w:rtl w:val="0"/>
        </w:rPr>
        <w:t xml:space="preserve">)</w:t>
      </w:r>
    </w:p>
    <w:p w:rsidR="00000000" w:rsidDel="00000000" w:rsidP="00000000" w:rsidRDefault="00000000" w:rsidRPr="00000000" w14:paraId="000008D5">
      <w:pPr>
        <w:numPr>
          <w:ilvl w:val="1"/>
          <w:numId w:val="80"/>
        </w:numPr>
        <w:spacing w:after="0" w:afterAutospacing="0"/>
        <w:ind w:left="1440" w:hanging="360"/>
      </w:pPr>
      <w:r w:rsidDel="00000000" w:rsidR="00000000" w:rsidRPr="00000000">
        <w:rPr>
          <w:rtl w:val="0"/>
        </w:rPr>
        <w:t xml:space="preserve">Only adds defense versus Spells and Magic Attacks (Priest/Shaman...).</w:t>
      </w:r>
    </w:p>
    <w:p w:rsidR="00000000" w:rsidDel="00000000" w:rsidP="00000000" w:rsidRDefault="00000000" w:rsidRPr="00000000" w14:paraId="000008D6">
      <w:pPr>
        <w:numPr>
          <w:ilvl w:val="1"/>
          <w:numId w:val="80"/>
        </w:numPr>
        <w:spacing w:after="0" w:afterAutospacing="0"/>
        <w:ind w:left="1440" w:hanging="360"/>
      </w:pPr>
      <w:r w:rsidDel="00000000" w:rsidR="00000000" w:rsidRPr="00000000">
        <w:rPr>
          <w:rtl w:val="0"/>
        </w:rPr>
        <w:t xml:space="preserve">In case of multiple Elune’s Grace abilities the lowest value seems to apply (</w:t>
      </w:r>
      <w:r w:rsidDel="00000000" w:rsidR="00000000" w:rsidRPr="00000000">
        <w:rPr>
          <w:color w:val="9900ff"/>
          <w:rtl w:val="0"/>
        </w:rPr>
        <w:t xml:space="preserve">emperor_d3st</w:t>
      </w:r>
      <w:r w:rsidDel="00000000" w:rsidR="00000000" w:rsidRPr="00000000">
        <w:rPr>
          <w:rtl w:val="0"/>
        </w:rPr>
        <w:t xml:space="preserve">)</w:t>
      </w:r>
    </w:p>
    <w:p w:rsidR="00000000" w:rsidDel="00000000" w:rsidP="00000000" w:rsidRDefault="00000000" w:rsidRPr="00000000" w14:paraId="000008D7">
      <w:pPr>
        <w:numPr>
          <w:ilvl w:val="0"/>
          <w:numId w:val="80"/>
        </w:numPr>
        <w:spacing w:after="0" w:afterAutospacing="0"/>
        <w:ind w:left="720" w:hanging="360"/>
        <w:rPr>
          <w:ins w:author="Barbafire BR" w:id="50" w:date="2025-09-26T00:12:09Z"/>
        </w:rPr>
      </w:pPr>
      <w:r w:rsidDel="00000000" w:rsidR="00000000" w:rsidRPr="00000000">
        <w:rPr>
          <w:rtl w:val="0"/>
        </w:rPr>
        <w:t xml:space="preserve">“Data - Attack Speed Factor” &amp; “Data - Movement Speed Factor” appear to both be deprecated (no change in movement speed/attack rate with either positive or negative values) </w:t>
      </w:r>
      <w:r w:rsidDel="00000000" w:rsidR="00000000" w:rsidRPr="00000000">
        <w:rPr>
          <w:color w:val="9900ff"/>
          <w:rtl w:val="0"/>
        </w:rPr>
        <w:t xml:space="preserve">(Khyrberos, 1.36) </w:t>
      </w:r>
      <w:ins w:author="Barbafire BR" w:id="50" w:date="2025-09-26T00:12:09Z">
        <w:r w:rsidDel="00000000" w:rsidR="00000000" w:rsidRPr="00000000">
          <w:rPr>
            <w:rtl w:val="0"/>
          </w:rPr>
        </w:r>
      </w:ins>
    </w:p>
    <w:p w:rsidR="00000000" w:rsidDel="00000000" w:rsidP="00000000" w:rsidRDefault="00000000" w:rsidRPr="00000000" w14:paraId="000008D8">
      <w:pPr>
        <w:numPr>
          <w:ilvl w:val="0"/>
          <w:numId w:val="80"/>
        </w:numPr>
        <w:ind w:left="720" w:hanging="360"/>
        <w:rPr>
          <w:color w:val="9900ff"/>
        </w:rPr>
      </w:pPr>
      <w:ins w:author="Barbafire BR" w:id="50" w:date="2025-09-26T00:12:09Z">
        <w:r w:rsidDel="00000000" w:rsidR="00000000" w:rsidRPr="00000000">
          <w:rPr>
            <w:color w:val="9900ff"/>
            <w:rtl w:val="0"/>
          </w:rPr>
          <w:t xml:space="preserve">Behavior: Warcraft tracks the deflected attack as an attack of the deflecting unit. It can proc effects like “Ranged Return” from custom Thorns Aura or Custom Orb Effect Systems. Variants of this ability (Defend from Footman and Spellbreakers) have the same behavior. (Barbafire, 2.0.3)</w:t>
        </w:r>
      </w:ins>
      <w:r w:rsidDel="00000000" w:rsidR="00000000" w:rsidRPr="00000000">
        <w:rPr>
          <w:rtl w:val="0"/>
        </w:rPr>
      </w:r>
    </w:p>
    <w:p w:rsidR="00000000" w:rsidDel="00000000" w:rsidP="00000000" w:rsidRDefault="00000000" w:rsidRPr="00000000" w14:paraId="000008D9">
      <w:pPr>
        <w:pStyle w:val="Heading2"/>
        <w:ind w:firstLine="720"/>
        <w:rPr/>
      </w:pPr>
      <w:bookmarkStart w:colFirst="0" w:colLast="0" w:name="_58ke41cqaiz0" w:id="162"/>
      <w:bookmarkEnd w:id="162"/>
      <w:r w:rsidDel="00000000" w:rsidR="00000000" w:rsidRPr="00000000">
        <w:rPr>
          <w:rtl w:val="0"/>
        </w:rPr>
        <w:t xml:space="preserve">-Entangle Gold Mine:</w:t>
      </w:r>
    </w:p>
    <w:p w:rsidR="00000000" w:rsidDel="00000000" w:rsidP="00000000" w:rsidRDefault="00000000" w:rsidRPr="00000000" w14:paraId="000008DA">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8D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DC">
      <w:pPr>
        <w:ind w:left="720" w:firstLine="720"/>
        <w:rPr/>
      </w:pPr>
      <w:r w:rsidDel="00000000" w:rsidR="00000000" w:rsidRPr="00000000">
        <w:rPr>
          <w:rtl w:val="0"/>
        </w:rPr>
        <w:t xml:space="preserve">RawCode: Aent</w:t>
      </w:r>
    </w:p>
    <w:p w:rsidR="00000000" w:rsidDel="00000000" w:rsidP="00000000" w:rsidRDefault="00000000" w:rsidRPr="00000000" w14:paraId="000008D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DE">
      <w:pPr>
        <w:numPr>
          <w:ilvl w:val="0"/>
          <w:numId w:val="80"/>
        </w:numPr>
        <w:ind w:left="720" w:hanging="360"/>
      </w:pPr>
      <w:r w:rsidDel="00000000" w:rsidR="00000000" w:rsidRPr="00000000">
        <w:rPr>
          <w:rtl w:val="0"/>
        </w:rPr>
        <w:t xml:space="preserve">Null</w:t>
      </w:r>
    </w:p>
    <w:p w:rsidR="00000000" w:rsidDel="00000000" w:rsidP="00000000" w:rsidRDefault="00000000" w:rsidRPr="00000000" w14:paraId="000008DF">
      <w:pPr>
        <w:pStyle w:val="Heading2"/>
        <w:ind w:firstLine="720"/>
        <w:rPr/>
      </w:pPr>
      <w:bookmarkStart w:colFirst="0" w:colLast="0" w:name="_t541mn1gsbjo" w:id="163"/>
      <w:bookmarkEnd w:id="163"/>
      <w:r w:rsidDel="00000000" w:rsidR="00000000" w:rsidRPr="00000000">
        <w:rPr>
          <w:rtl w:val="0"/>
        </w:rPr>
        <w:t xml:space="preserve">-Entangled Gold Mine Ability:</w:t>
      </w:r>
    </w:p>
    <w:p w:rsidR="00000000" w:rsidDel="00000000" w:rsidP="00000000" w:rsidRDefault="00000000" w:rsidRPr="00000000" w14:paraId="000008E0">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8E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E2">
      <w:pPr>
        <w:ind w:left="720" w:firstLine="720"/>
        <w:rPr/>
      </w:pPr>
      <w:r w:rsidDel="00000000" w:rsidR="00000000" w:rsidRPr="00000000">
        <w:rPr>
          <w:rtl w:val="0"/>
        </w:rPr>
        <w:t xml:space="preserve">RawCode: Aegm</w:t>
      </w:r>
    </w:p>
    <w:p w:rsidR="00000000" w:rsidDel="00000000" w:rsidP="00000000" w:rsidRDefault="00000000" w:rsidRPr="00000000" w14:paraId="000008E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E4">
      <w:pPr>
        <w:numPr>
          <w:ilvl w:val="0"/>
          <w:numId w:val="80"/>
        </w:numPr>
        <w:spacing w:after="0" w:afterAutospacing="0"/>
        <w:ind w:left="720" w:hanging="360"/>
      </w:pPr>
      <w:r w:rsidDel="00000000" w:rsidR="00000000" w:rsidRPr="00000000">
        <w:rPr>
          <w:rtl w:val="0"/>
        </w:rPr>
        <w:t xml:space="preserve">Units with this ability are created with a special minimap icon and will keep it even if they lose the ability or morph. The icon can be accessed from game interface and is player colored unlike something like a neutral building icon.</w:t>
      </w:r>
    </w:p>
    <w:p w:rsidR="00000000" w:rsidDel="00000000" w:rsidP="00000000" w:rsidRDefault="00000000" w:rsidRPr="00000000" w14:paraId="000008E5">
      <w:pPr>
        <w:numPr>
          <w:ilvl w:val="0"/>
          <w:numId w:val="80"/>
        </w:numPr>
        <w:ind w:left="720" w:hanging="360"/>
      </w:pPr>
      <w:r w:rsidDel="00000000" w:rsidR="00000000" w:rsidRPr="00000000">
        <w:rPr>
          <w:rtl w:val="0"/>
        </w:rPr>
        <w:t xml:space="preserve">If a unit with a gold gathering ability based on acolyte attempts to gather from an entangled gold mine it will crash the game</w:t>
      </w:r>
    </w:p>
    <w:p w:rsidR="00000000" w:rsidDel="00000000" w:rsidP="00000000" w:rsidRDefault="00000000" w:rsidRPr="00000000" w14:paraId="000008E6">
      <w:pPr>
        <w:pStyle w:val="Heading2"/>
        <w:ind w:firstLine="720"/>
        <w:rPr/>
      </w:pPr>
      <w:bookmarkStart w:colFirst="0" w:colLast="0" w:name="_8xmkst6ob1v5" w:id="164"/>
      <w:bookmarkEnd w:id="164"/>
      <w:r w:rsidDel="00000000" w:rsidR="00000000" w:rsidRPr="00000000">
        <w:rPr>
          <w:rtl w:val="0"/>
        </w:rPr>
        <w:t xml:space="preserve">-Ethereal:</w:t>
      </w:r>
    </w:p>
    <w:p w:rsidR="00000000" w:rsidDel="00000000" w:rsidP="00000000" w:rsidRDefault="00000000" w:rsidRPr="00000000" w14:paraId="000008E7">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8E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Has the epic ToolTipMissing Icon</w:t>
      </w:r>
    </w:p>
    <w:p w:rsidR="00000000" w:rsidDel="00000000" w:rsidP="00000000" w:rsidRDefault="00000000" w:rsidRPr="00000000" w14:paraId="000008E9">
      <w:pPr>
        <w:ind w:left="720" w:firstLine="720"/>
        <w:rPr/>
      </w:pPr>
      <w:r w:rsidDel="00000000" w:rsidR="00000000" w:rsidRPr="00000000">
        <w:rPr>
          <w:rtl w:val="0"/>
        </w:rPr>
        <w:t xml:space="preserve">RawCode: Aetl</w:t>
      </w:r>
    </w:p>
    <w:p w:rsidR="00000000" w:rsidDel="00000000" w:rsidP="00000000" w:rsidRDefault="00000000" w:rsidRPr="00000000" w14:paraId="000008E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EB">
      <w:pPr>
        <w:numPr>
          <w:ilvl w:val="0"/>
          <w:numId w:val="80"/>
        </w:numPr>
        <w:spacing w:after="0" w:afterAutospacing="0"/>
        <w:ind w:left="720" w:hanging="360"/>
      </w:pPr>
      <w:r w:rsidDel="00000000" w:rsidR="00000000" w:rsidRPr="00000000">
        <w:rPr>
          <w:rtl w:val="0"/>
        </w:rPr>
        <w:t xml:space="preserve">Ability version of Ethereal unit classification.</w:t>
      </w:r>
    </w:p>
    <w:p w:rsidR="00000000" w:rsidDel="00000000" w:rsidP="00000000" w:rsidRDefault="00000000" w:rsidRPr="00000000" w14:paraId="000008EC">
      <w:pPr>
        <w:numPr>
          <w:ilvl w:val="0"/>
          <w:numId w:val="80"/>
        </w:numPr>
        <w:spacing w:after="0" w:afterAutospacing="0"/>
        <w:ind w:left="720" w:hanging="360"/>
      </w:pPr>
      <w:r w:rsidDel="00000000" w:rsidR="00000000" w:rsidRPr="00000000">
        <w:rPr>
          <w:rtl w:val="0"/>
        </w:rPr>
        <w:t xml:space="preserve">Add it to any unit will turn it into ethereal as long as it has the ability. Is not disabled by Doom.</w:t>
      </w:r>
    </w:p>
    <w:p w:rsidR="00000000" w:rsidDel="00000000" w:rsidP="00000000" w:rsidRDefault="00000000" w:rsidRPr="00000000" w14:paraId="000008ED">
      <w:pPr>
        <w:numPr>
          <w:ilvl w:val="0"/>
          <w:numId w:val="80"/>
        </w:numPr>
        <w:spacing w:after="0" w:afterAutospacing="0"/>
        <w:ind w:left="720" w:hanging="360"/>
      </w:pPr>
      <w:r w:rsidDel="00000000" w:rsidR="00000000" w:rsidRPr="00000000">
        <w:rPr>
          <w:rtl w:val="0"/>
        </w:rPr>
        <w:t xml:space="preserve">The attack button is disabled but can re-enabled, effectively </w:t>
      </w:r>
      <w:r w:rsidDel="00000000" w:rsidR="00000000" w:rsidRPr="00000000">
        <w:rPr>
          <w:color w:val="ff0000"/>
          <w:rtl w:val="0"/>
        </w:rPr>
        <w:t xml:space="preserve">allows the etheral unit attack other units even being an ethereal</w:t>
      </w:r>
      <w:r w:rsidDel="00000000" w:rsidR="00000000" w:rsidRPr="00000000">
        <w:rPr>
          <w:rtl w:val="0"/>
        </w:rPr>
        <w:t xml:space="preserve"> while still prevent units without magic attack from attacking.</w:t>
      </w:r>
    </w:p>
    <w:p w:rsidR="00000000" w:rsidDel="00000000" w:rsidP="00000000" w:rsidRDefault="00000000" w:rsidRPr="00000000" w14:paraId="000008EE">
      <w:pPr>
        <w:numPr>
          <w:ilvl w:val="0"/>
          <w:numId w:val="80"/>
        </w:numPr>
        <w:spacing w:after="0" w:afterAutospacing="0"/>
        <w:ind w:left="720" w:hanging="360"/>
      </w:pPr>
      <w:r w:rsidDel="00000000" w:rsidR="00000000" w:rsidRPr="00000000">
        <w:rPr>
          <w:rtl w:val="0"/>
        </w:rPr>
        <w:t xml:space="preserve">Dying does not lose the effect, and the attack button is only disabled once.</w:t>
      </w:r>
    </w:p>
    <w:p w:rsidR="00000000" w:rsidDel="00000000" w:rsidP="00000000" w:rsidRDefault="00000000" w:rsidRPr="00000000" w14:paraId="000008EF">
      <w:pPr>
        <w:numPr>
          <w:ilvl w:val="0"/>
          <w:numId w:val="80"/>
        </w:numPr>
        <w:spacing w:after="0" w:afterAutospacing="0"/>
        <w:ind w:left="720" w:hanging="360"/>
      </w:pPr>
      <w:r w:rsidDel="00000000" w:rsidR="00000000" w:rsidRPr="00000000">
        <w:rPr>
          <w:rtl w:val="0"/>
        </w:rPr>
        <w:t xml:space="preserve">This is a more handy ethereal ability of Banish, as it does not require a dummy to cast and does not interrupt unit’s animation.</w:t>
      </w:r>
    </w:p>
    <w:p w:rsidR="00000000" w:rsidDel="00000000" w:rsidP="00000000" w:rsidRDefault="00000000" w:rsidRPr="00000000" w14:paraId="000008F0">
      <w:pPr>
        <w:numPr>
          <w:ilvl w:val="0"/>
          <w:numId w:val="80"/>
        </w:numPr>
        <w:spacing w:after="0" w:afterAutospacing="0"/>
        <w:ind w:left="720" w:hanging="360"/>
      </w:pPr>
      <w:r w:rsidDel="00000000" w:rsidR="00000000" w:rsidRPr="00000000">
        <w:rPr>
          <w:rtl w:val="0"/>
        </w:rPr>
        <w:t xml:space="preserve">Disallow to cast several physical-only abilities and Channel which has "Physical" option's flag enabled. (</w:t>
      </w:r>
      <w:r w:rsidDel="00000000" w:rsidR="00000000" w:rsidRPr="00000000">
        <w:rPr>
          <w:color w:val="9900ff"/>
          <w:rtl w:val="0"/>
        </w:rPr>
        <w:t xml:space="preserve">DracoL1ch</w:t>
      </w:r>
      <w:r w:rsidDel="00000000" w:rsidR="00000000" w:rsidRPr="00000000">
        <w:rPr>
          <w:rtl w:val="0"/>
        </w:rPr>
        <w:t xml:space="preserve">)</w:t>
      </w:r>
    </w:p>
    <w:p w:rsidR="00000000" w:rsidDel="00000000" w:rsidP="00000000" w:rsidRDefault="00000000" w:rsidRPr="00000000" w14:paraId="000008F1">
      <w:pPr>
        <w:numPr>
          <w:ilvl w:val="1"/>
          <w:numId w:val="80"/>
        </w:numPr>
        <w:spacing w:after="0" w:afterAutospacing="0"/>
        <w:ind w:left="1440" w:hanging="360"/>
      </w:pPr>
      <w:r w:rsidDel="00000000" w:rsidR="00000000" w:rsidRPr="00000000">
        <w:rPr>
          <w:rtl w:val="0"/>
        </w:rPr>
        <w:t xml:space="preserve">Physical-only example: Ensnare, Suicide.</w:t>
      </w:r>
    </w:p>
    <w:p w:rsidR="00000000" w:rsidDel="00000000" w:rsidP="00000000" w:rsidRDefault="00000000" w:rsidRPr="00000000" w14:paraId="000008F2">
      <w:pPr>
        <w:numPr>
          <w:ilvl w:val="0"/>
          <w:numId w:val="80"/>
        </w:numPr>
        <w:ind w:left="720" w:hanging="360"/>
      </w:pPr>
      <w:r w:rsidDel="00000000" w:rsidR="00000000" w:rsidRPr="00000000">
        <w:rPr>
          <w:rtl w:val="0"/>
        </w:rPr>
        <w:t xml:space="preserve">Doesn't disjoint any projectiles, physical ones will not deal it's effect on impact. (</w:t>
      </w:r>
      <w:r w:rsidDel="00000000" w:rsidR="00000000" w:rsidRPr="00000000">
        <w:rPr>
          <w:color w:val="9900ff"/>
          <w:rtl w:val="0"/>
        </w:rPr>
        <w:t xml:space="preserve">DracoL1ch</w:t>
      </w:r>
      <w:r w:rsidDel="00000000" w:rsidR="00000000" w:rsidRPr="00000000">
        <w:rPr>
          <w:rtl w:val="0"/>
        </w:rPr>
        <w:t xml:space="preserve">)</w:t>
      </w:r>
    </w:p>
    <w:p w:rsidR="00000000" w:rsidDel="00000000" w:rsidP="00000000" w:rsidRDefault="00000000" w:rsidRPr="00000000" w14:paraId="000008F3">
      <w:pPr>
        <w:pStyle w:val="Heading2"/>
        <w:ind w:firstLine="720"/>
        <w:rPr/>
      </w:pPr>
      <w:bookmarkStart w:colFirst="0" w:colLast="0" w:name="_8j1yp86xdeu0" w:id="165"/>
      <w:bookmarkEnd w:id="165"/>
      <w:r w:rsidDel="00000000" w:rsidR="00000000" w:rsidRPr="00000000">
        <w:rPr>
          <w:rtl w:val="0"/>
        </w:rPr>
        <w:t xml:space="preserve">-Faerie Fire:</w:t>
      </w:r>
    </w:p>
    <w:p w:rsidR="00000000" w:rsidDel="00000000" w:rsidP="00000000" w:rsidRDefault="00000000" w:rsidRPr="00000000" w14:paraId="000008F4">
      <w:pPr>
        <w:rPr/>
      </w:pPr>
      <w:r w:rsidDel="00000000" w:rsidR="00000000" w:rsidRPr="00000000">
        <w:rPr>
          <w:rtl w:val="0"/>
        </w:rPr>
        <w:tab/>
        <w:tab/>
        <w:t xml:space="preserve">Tags: </w:t>
      </w:r>
      <w:r w:rsidDel="00000000" w:rsidR="00000000" w:rsidRPr="00000000">
        <w:rPr>
          <w:color w:val="0000ff"/>
          <w:rtl w:val="0"/>
        </w:rPr>
        <w:t xml:space="preserve">[Flat Armor Decrease] [Flat Armor Increase] [Autocast]</w:t>
      </w:r>
      <w:r w:rsidDel="00000000" w:rsidR="00000000" w:rsidRPr="00000000">
        <w:rPr>
          <w:rtl w:val="0"/>
        </w:rPr>
      </w:r>
    </w:p>
    <w:p w:rsidR="00000000" w:rsidDel="00000000" w:rsidP="00000000" w:rsidRDefault="00000000" w:rsidRPr="00000000" w14:paraId="000008F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8F6">
      <w:pPr>
        <w:ind w:left="720" w:firstLine="720"/>
        <w:rPr/>
      </w:pPr>
      <w:r w:rsidDel="00000000" w:rsidR="00000000" w:rsidRPr="00000000">
        <w:rPr>
          <w:rtl w:val="0"/>
        </w:rPr>
        <w:t xml:space="preserve">Casting by AI: Spammed randomly on enemy units.</w:t>
      </w:r>
    </w:p>
    <w:p w:rsidR="00000000" w:rsidDel="00000000" w:rsidP="00000000" w:rsidRDefault="00000000" w:rsidRPr="00000000" w14:paraId="000008F7">
      <w:pPr>
        <w:ind w:left="720" w:firstLine="720"/>
        <w:rPr/>
      </w:pPr>
      <w:r w:rsidDel="00000000" w:rsidR="00000000" w:rsidRPr="00000000">
        <w:rPr>
          <w:rtl w:val="0"/>
        </w:rPr>
        <w:t xml:space="preserve">RawCode: Afae</w:t>
      </w:r>
    </w:p>
    <w:p w:rsidR="00000000" w:rsidDel="00000000" w:rsidP="00000000" w:rsidRDefault="00000000" w:rsidRPr="00000000" w14:paraId="000008F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8F9">
      <w:pPr>
        <w:numPr>
          <w:ilvl w:val="0"/>
          <w:numId w:val="80"/>
        </w:numPr>
        <w:spacing w:after="0" w:afterAutospacing="0"/>
        <w:ind w:left="720" w:hanging="360"/>
      </w:pPr>
      <w:r w:rsidDel="00000000" w:rsidR="00000000" w:rsidRPr="00000000">
        <w:rPr>
          <w:rtl w:val="0"/>
        </w:rPr>
        <w:t xml:space="preserve">“Data - Defense Reduction”</w:t>
      </w:r>
    </w:p>
    <w:p w:rsidR="00000000" w:rsidDel="00000000" w:rsidP="00000000" w:rsidRDefault="00000000" w:rsidRPr="00000000" w14:paraId="000008FA">
      <w:pPr>
        <w:numPr>
          <w:ilvl w:val="1"/>
          <w:numId w:val="80"/>
        </w:numPr>
        <w:spacing w:after="0" w:afterAutospacing="0"/>
        <w:ind w:left="1440" w:hanging="360"/>
      </w:pPr>
      <w:r w:rsidDel="00000000" w:rsidR="00000000" w:rsidRPr="00000000">
        <w:rPr>
          <w:rtl w:val="0"/>
        </w:rPr>
        <w:t xml:space="preserve">Acts as expected both with both positive and negative values.</w:t>
      </w:r>
    </w:p>
    <w:p w:rsidR="00000000" w:rsidDel="00000000" w:rsidP="00000000" w:rsidRDefault="00000000" w:rsidRPr="00000000" w14:paraId="000008FB">
      <w:pPr>
        <w:numPr>
          <w:ilvl w:val="0"/>
          <w:numId w:val="80"/>
        </w:numPr>
        <w:spacing w:after="0" w:afterAutospacing="0"/>
        <w:ind w:left="720" w:hanging="360"/>
      </w:pPr>
      <w:r w:rsidDel="00000000" w:rsidR="00000000" w:rsidRPr="00000000">
        <w:rPr>
          <w:rtl w:val="0"/>
        </w:rPr>
        <w:t xml:space="preserve">Doesn't stack with itself, latest placed overrides the buff, but effect may become incorrect (takes bigger armor bonus always).</w:t>
      </w:r>
    </w:p>
    <w:p w:rsidR="00000000" w:rsidDel="00000000" w:rsidP="00000000" w:rsidRDefault="00000000" w:rsidRPr="00000000" w14:paraId="000008FC">
      <w:pPr>
        <w:numPr>
          <w:ilvl w:val="0"/>
          <w:numId w:val="80"/>
        </w:numPr>
        <w:spacing w:after="0" w:afterAutospacing="0"/>
        <w:ind w:left="720" w:hanging="360"/>
      </w:pPr>
      <w:r w:rsidDel="00000000" w:rsidR="00000000" w:rsidRPr="00000000">
        <w:rPr>
          <w:rtl w:val="0"/>
        </w:rPr>
        <w:t xml:space="preserve">Shares unit's vision with the caster's owner.</w:t>
      </w:r>
    </w:p>
    <w:p w:rsidR="00000000" w:rsidDel="00000000" w:rsidP="00000000" w:rsidRDefault="00000000" w:rsidRPr="00000000" w14:paraId="000008FD">
      <w:pPr>
        <w:numPr>
          <w:ilvl w:val="0"/>
          <w:numId w:val="80"/>
        </w:numPr>
        <w:spacing w:after="0" w:afterAutospacing="0"/>
        <w:ind w:left="720" w:hanging="360"/>
      </w:pPr>
      <w:r w:rsidDel="00000000" w:rsidR="00000000" w:rsidRPr="00000000">
        <w:rPr>
          <w:rtl w:val="0"/>
        </w:rPr>
        <w:t xml:space="preserve">Render unit visible when he is invisible.</w:t>
      </w:r>
    </w:p>
    <w:p w:rsidR="00000000" w:rsidDel="00000000" w:rsidP="00000000" w:rsidRDefault="00000000" w:rsidRPr="00000000" w14:paraId="000008FE">
      <w:pPr>
        <w:numPr>
          <w:ilvl w:val="0"/>
          <w:numId w:val="80"/>
        </w:numPr>
        <w:spacing w:after="0" w:afterAutospacing="0"/>
        <w:ind w:left="720" w:hanging="360"/>
      </w:pPr>
      <w:r w:rsidDel="00000000" w:rsidR="00000000" w:rsidRPr="00000000">
        <w:rPr>
          <w:color w:val="9900ff"/>
          <w:rtl w:val="0"/>
        </w:rPr>
        <w:t xml:space="preserve">(nchp1903)</w:t>
      </w:r>
      <w:r w:rsidDel="00000000" w:rsidR="00000000" w:rsidRPr="00000000">
        <w:rPr>
          <w:rtl w:val="0"/>
        </w:rPr>
        <w:t xml:space="preserve"> Faerie Fire Is a good base for triggered autocast abilities, because it will automatically cast on viable targets in range, even if Duration is set to 0.01 and Defense Reduction to 0.</w:t>
      </w:r>
    </w:p>
    <w:p w:rsidR="00000000" w:rsidDel="00000000" w:rsidP="00000000" w:rsidRDefault="00000000" w:rsidRPr="00000000" w14:paraId="000008FF">
      <w:pPr>
        <w:numPr>
          <w:ilvl w:val="1"/>
          <w:numId w:val="80"/>
        </w:numPr>
        <w:spacing w:after="0" w:afterAutospacing="0"/>
        <w:ind w:left="1440" w:hanging="360"/>
      </w:pPr>
      <w:r w:rsidDel="00000000" w:rsidR="00000000" w:rsidRPr="00000000">
        <w:rPr>
          <w:rtl w:val="0"/>
        </w:rPr>
        <w:t xml:space="preserve">Another good contender is Curse. </w:t>
      </w:r>
      <w:r w:rsidDel="00000000" w:rsidR="00000000" w:rsidRPr="00000000">
        <w:rPr>
          <w:color w:val="9900ff"/>
          <w:rtl w:val="0"/>
        </w:rPr>
        <w:t xml:space="preserve">(KitsuneTailsPrower)</w:t>
      </w:r>
      <w:r w:rsidDel="00000000" w:rsidR="00000000" w:rsidRPr="00000000">
        <w:rPr>
          <w:rtl w:val="0"/>
        </w:rPr>
        <w:t xml:space="preserve"> </w:t>
      </w:r>
    </w:p>
    <w:p w:rsidR="00000000" w:rsidDel="00000000" w:rsidP="00000000" w:rsidRDefault="00000000" w:rsidRPr="00000000" w14:paraId="00000900">
      <w:pPr>
        <w:numPr>
          <w:ilvl w:val="2"/>
          <w:numId w:val="80"/>
        </w:numPr>
        <w:ind w:left="2160" w:hanging="360"/>
      </w:pPr>
      <w:r w:rsidDel="00000000" w:rsidR="00000000" w:rsidRPr="00000000">
        <w:rPr>
          <w:rtl w:val="0"/>
        </w:rPr>
        <w:t xml:space="preserve">However, Both Curse and Faerie Fire will only auto cast on targets that can attack.</w:t>
      </w:r>
    </w:p>
    <w:p w:rsidR="00000000" w:rsidDel="00000000" w:rsidP="00000000" w:rsidRDefault="00000000" w:rsidRPr="00000000" w14:paraId="00000901">
      <w:pPr>
        <w:pStyle w:val="Heading2"/>
        <w:ind w:firstLine="720"/>
        <w:rPr/>
      </w:pPr>
      <w:bookmarkStart w:colFirst="0" w:colLast="0" w:name="_b8k3nwgfm7c3" w:id="166"/>
      <w:bookmarkEnd w:id="166"/>
      <w:r w:rsidDel="00000000" w:rsidR="00000000" w:rsidRPr="00000000">
        <w:rPr>
          <w:rtl w:val="0"/>
        </w:rPr>
        <w:t xml:space="preserve">-Hardened Skin:</w:t>
      </w:r>
    </w:p>
    <w:p w:rsidR="00000000" w:rsidDel="00000000" w:rsidP="00000000" w:rsidRDefault="00000000" w:rsidRPr="00000000" w14:paraId="00000902">
      <w:pPr>
        <w:rPr/>
      </w:pPr>
      <w:r w:rsidDel="00000000" w:rsidR="00000000" w:rsidRPr="00000000">
        <w:rPr>
          <w:rtl w:val="0"/>
        </w:rPr>
        <w:tab/>
        <w:tab/>
        <w:t xml:space="preserve">Tags: </w:t>
      </w:r>
      <w:r w:rsidDel="00000000" w:rsidR="00000000" w:rsidRPr="00000000">
        <w:rPr>
          <w:color w:val="0000ff"/>
          <w:rtl w:val="0"/>
        </w:rPr>
        <w:t xml:space="preserve">[Flat Damage Taken Decrease] [Flat Damage Taken Increase]</w:t>
      </w:r>
      <w:r w:rsidDel="00000000" w:rsidR="00000000" w:rsidRPr="00000000">
        <w:rPr>
          <w:rtl w:val="0"/>
        </w:rPr>
      </w:r>
    </w:p>
    <w:p w:rsidR="00000000" w:rsidDel="00000000" w:rsidP="00000000" w:rsidRDefault="00000000" w:rsidRPr="00000000" w14:paraId="00000903">
      <w:pPr>
        <w:ind w:left="720" w:firstLine="720"/>
        <w:rPr>
          <w:color w:val="ff9900"/>
          <w:sz w:val="27"/>
          <w:szCs w:val="27"/>
        </w:rPr>
      </w:pPr>
      <w:r w:rsidDel="00000000" w:rsidR="00000000" w:rsidRPr="00000000">
        <w:rPr>
          <w:rtl w:val="0"/>
        </w:rPr>
        <w:t xml:space="preserve">Notes: </w:t>
      </w:r>
      <w:r w:rsidDel="00000000" w:rsidR="00000000" w:rsidRPr="00000000">
        <w:rPr>
          <w:rFonts w:ascii="Arial" w:cs="Arial" w:eastAsia="Arial" w:hAnsi="Arial"/>
          <w:color w:val="ff9900"/>
          <w:sz w:val="27"/>
          <w:szCs w:val="27"/>
          <w:rtl w:val="0"/>
        </w:rPr>
        <w:t xml:space="preserve">( ͡° ͜ʖ ͡°)</w:t>
      </w:r>
    </w:p>
    <w:p w:rsidR="00000000" w:rsidDel="00000000" w:rsidP="00000000" w:rsidRDefault="00000000" w:rsidRPr="00000000" w14:paraId="00000904">
      <w:pPr>
        <w:ind w:left="720" w:firstLine="720"/>
        <w:rPr/>
      </w:pPr>
      <w:r w:rsidDel="00000000" w:rsidR="00000000" w:rsidRPr="00000000">
        <w:rPr>
          <w:rtl w:val="0"/>
        </w:rPr>
        <w:t xml:space="preserve">RawCode: Assk</w:t>
      </w:r>
    </w:p>
    <w:p w:rsidR="00000000" w:rsidDel="00000000" w:rsidP="00000000" w:rsidRDefault="00000000" w:rsidRPr="00000000" w14:paraId="00000905">
      <w:pPr>
        <w:ind w:left="720" w:firstLine="720"/>
        <w:rPr>
          <w:color w:val="ff9900"/>
          <w:sz w:val="27"/>
          <w:szCs w:val="27"/>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06">
      <w:pPr>
        <w:numPr>
          <w:ilvl w:val="0"/>
          <w:numId w:val="80"/>
        </w:numPr>
        <w:spacing w:after="0" w:afterAutospacing="0"/>
        <w:ind w:left="720" w:hanging="360"/>
      </w:pPr>
      <w:r w:rsidDel="00000000" w:rsidR="00000000" w:rsidRPr="00000000">
        <w:rPr>
          <w:rtl w:val="0"/>
        </w:rPr>
        <w:t xml:space="preserve">When multiple abilities based on this are obtained, they're being evaluated in reverse order of obtaining (latest triggers first). As soon as any of those pass through the “Chance to Reduce Damage”, all other blocks are completely ignored.</w:t>
      </w:r>
    </w:p>
    <w:p w:rsidR="00000000" w:rsidDel="00000000" w:rsidP="00000000" w:rsidRDefault="00000000" w:rsidRPr="00000000" w14:paraId="00000907">
      <w:pPr>
        <w:numPr>
          <w:ilvl w:val="0"/>
          <w:numId w:val="80"/>
        </w:numPr>
        <w:spacing w:after="0" w:afterAutospacing="0"/>
        <w:ind w:left="720" w:hanging="360"/>
      </w:pPr>
      <w:r w:rsidDel="00000000" w:rsidR="00000000" w:rsidRPr="00000000">
        <w:rPr>
          <w:rtl w:val="0"/>
        </w:rPr>
        <w:t xml:space="preserve">“Data - Ignored damage”</w:t>
      </w:r>
    </w:p>
    <w:p w:rsidR="00000000" w:rsidDel="00000000" w:rsidP="00000000" w:rsidRDefault="00000000" w:rsidRPr="00000000" w14:paraId="00000908">
      <w:pPr>
        <w:numPr>
          <w:ilvl w:val="1"/>
          <w:numId w:val="80"/>
        </w:numPr>
        <w:spacing w:after="0" w:afterAutospacing="0"/>
        <w:ind w:left="1440" w:hanging="360"/>
      </w:pPr>
      <w:r w:rsidDel="00000000" w:rsidR="00000000" w:rsidRPr="00000000">
        <w:rPr>
          <w:rtl w:val="0"/>
        </w:rPr>
        <w:t xml:space="preserve">Negative values causes the unit to take this amount of extra damage every hit.</w:t>
      </w:r>
    </w:p>
    <w:p w:rsidR="00000000" w:rsidDel="00000000" w:rsidP="00000000" w:rsidRDefault="00000000" w:rsidRPr="00000000" w14:paraId="00000909">
      <w:pPr>
        <w:numPr>
          <w:ilvl w:val="1"/>
          <w:numId w:val="80"/>
        </w:numPr>
        <w:spacing w:after="0" w:afterAutospacing="0"/>
        <w:ind w:left="1440" w:hanging="360"/>
      </w:pPr>
      <w:r w:rsidDel="00000000" w:rsidR="00000000" w:rsidRPr="00000000">
        <w:rPr>
          <w:rtl w:val="0"/>
        </w:rPr>
        <w:t xml:space="preserve">Subtract/add damage taken before any armor reduction is calculated.</w:t>
      </w:r>
    </w:p>
    <w:p w:rsidR="00000000" w:rsidDel="00000000" w:rsidP="00000000" w:rsidRDefault="00000000" w:rsidRPr="00000000" w14:paraId="0000090A">
      <w:pPr>
        <w:numPr>
          <w:ilvl w:val="0"/>
          <w:numId w:val="80"/>
        </w:numPr>
        <w:spacing w:after="0" w:afterAutospacing="0"/>
        <w:ind w:left="720" w:hanging="360"/>
      </w:pPr>
      <w:r w:rsidDel="00000000" w:rsidR="00000000" w:rsidRPr="00000000">
        <w:rPr>
          <w:rtl w:val="0"/>
        </w:rPr>
        <w:t xml:space="preserve">“Data - Minimum damage”</w:t>
      </w:r>
    </w:p>
    <w:p w:rsidR="00000000" w:rsidDel="00000000" w:rsidP="00000000" w:rsidRDefault="00000000" w:rsidRPr="00000000" w14:paraId="0000090B">
      <w:pPr>
        <w:numPr>
          <w:ilvl w:val="1"/>
          <w:numId w:val="80"/>
        </w:numPr>
        <w:spacing w:after="0" w:afterAutospacing="0"/>
        <w:ind w:left="1440" w:hanging="360"/>
      </w:pPr>
      <w:r w:rsidDel="00000000" w:rsidR="00000000" w:rsidRPr="00000000">
        <w:rPr>
          <w:rtl w:val="0"/>
        </w:rPr>
        <w:t xml:space="preserve">Negative values are treated as 0.</w:t>
      </w:r>
    </w:p>
    <w:p w:rsidR="00000000" w:rsidDel="00000000" w:rsidP="00000000" w:rsidRDefault="00000000" w:rsidRPr="00000000" w14:paraId="0000090C">
      <w:pPr>
        <w:numPr>
          <w:ilvl w:val="1"/>
          <w:numId w:val="80"/>
        </w:numPr>
        <w:spacing w:after="0" w:afterAutospacing="0"/>
        <w:ind w:left="1440" w:hanging="360"/>
      </w:pPr>
      <w:r w:rsidDel="00000000" w:rsidR="00000000" w:rsidRPr="00000000">
        <w:rPr>
          <w:rtl w:val="0"/>
        </w:rPr>
        <w:t xml:space="preserve">A value of 0 allows for the unit to not take any damage if the ignored damage is reduced to equal or below 0.</w:t>
      </w:r>
    </w:p>
    <w:p w:rsidR="00000000" w:rsidDel="00000000" w:rsidP="00000000" w:rsidRDefault="00000000" w:rsidRPr="00000000" w14:paraId="0000090D">
      <w:pPr>
        <w:numPr>
          <w:ilvl w:val="1"/>
          <w:numId w:val="80"/>
        </w:numPr>
        <w:spacing w:after="0" w:afterAutospacing="0"/>
        <w:ind w:left="1440" w:hanging="360"/>
      </w:pPr>
      <w:r w:rsidDel="00000000" w:rsidR="00000000" w:rsidRPr="00000000">
        <w:rPr>
          <w:rtl w:val="0"/>
        </w:rPr>
        <w:t xml:space="preserve">Damage instances smaller than the minimum damage may get bumped up to the minimum. </w:t>
      </w:r>
      <w:r w:rsidDel="00000000" w:rsidR="00000000" w:rsidRPr="00000000">
        <w:rPr>
          <w:color w:val="ff0000"/>
          <w:rtl w:val="0"/>
        </w:rPr>
        <w:t xml:space="preserve">Needs more testing.</w:t>
      </w:r>
    </w:p>
    <w:p w:rsidR="00000000" w:rsidDel="00000000" w:rsidP="00000000" w:rsidRDefault="00000000" w:rsidRPr="00000000" w14:paraId="0000090E">
      <w:pPr>
        <w:numPr>
          <w:ilvl w:val="2"/>
          <w:numId w:val="80"/>
        </w:numPr>
        <w:spacing w:after="0" w:afterAutospacing="0"/>
        <w:ind w:left="2160" w:hanging="360"/>
        <w:rPr>
          <w:color w:val="ff0000"/>
        </w:rPr>
      </w:pPr>
      <w:r w:rsidDel="00000000" w:rsidR="00000000" w:rsidRPr="00000000">
        <w:rPr>
          <w:color w:val="ff0000"/>
          <w:rtl w:val="0"/>
        </w:rPr>
        <w:t xml:space="preserve">Doesn’t happen for normal damage</w:t>
      </w:r>
    </w:p>
    <w:p w:rsidR="00000000" w:rsidDel="00000000" w:rsidP="00000000" w:rsidRDefault="00000000" w:rsidRPr="00000000" w14:paraId="0000090F">
      <w:pPr>
        <w:numPr>
          <w:ilvl w:val="0"/>
          <w:numId w:val="80"/>
        </w:numPr>
        <w:spacing w:after="0" w:afterAutospacing="0"/>
        <w:ind w:left="720" w:hanging="360"/>
      </w:pPr>
      <w:r w:rsidDel="00000000" w:rsidR="00000000" w:rsidRPr="00000000">
        <w:rPr>
          <w:rtl w:val="0"/>
        </w:rPr>
        <w:t xml:space="preserve">“Stats - Cooldown” and “Stats - Mana Cost” fields nonfunctional.</w:t>
      </w:r>
    </w:p>
    <w:p w:rsidR="00000000" w:rsidDel="00000000" w:rsidP="00000000" w:rsidRDefault="00000000" w:rsidRPr="00000000" w14:paraId="00000910">
      <w:pPr>
        <w:numPr>
          <w:ilvl w:val="0"/>
          <w:numId w:val="80"/>
        </w:numPr>
        <w:ind w:left="720" w:hanging="360"/>
      </w:pPr>
      <w:r w:rsidDel="00000000" w:rsidR="00000000" w:rsidRPr="00000000">
        <w:rPr>
          <w:rtl w:val="0"/>
        </w:rPr>
        <w:t xml:space="preserve">Plays Art - Caster effect when blocking damage (</w:t>
      </w:r>
      <w:r w:rsidDel="00000000" w:rsidR="00000000" w:rsidRPr="00000000">
        <w:rPr>
          <w:color w:val="9900ff"/>
          <w:rtl w:val="0"/>
        </w:rPr>
        <w:t xml:space="preserve">Somen00b</w:t>
      </w:r>
      <w:r w:rsidDel="00000000" w:rsidR="00000000" w:rsidRPr="00000000">
        <w:rPr>
          <w:rtl w:val="0"/>
        </w:rPr>
        <w:t xml:space="preserve">)</w:t>
      </w:r>
    </w:p>
    <w:p w:rsidR="00000000" w:rsidDel="00000000" w:rsidP="00000000" w:rsidRDefault="00000000" w:rsidRPr="00000000" w14:paraId="00000911">
      <w:pPr>
        <w:pStyle w:val="Heading2"/>
        <w:ind w:firstLine="720"/>
        <w:rPr/>
      </w:pPr>
      <w:bookmarkStart w:colFirst="0" w:colLast="0" w:name="_8e2wwk83ieey" w:id="167"/>
      <w:bookmarkEnd w:id="167"/>
      <w:r w:rsidDel="00000000" w:rsidR="00000000" w:rsidRPr="00000000">
        <w:rPr>
          <w:rtl w:val="0"/>
        </w:rPr>
        <w:t xml:space="preserve">-Lightning Attack:</w:t>
      </w:r>
    </w:p>
    <w:p w:rsidR="00000000" w:rsidDel="00000000" w:rsidP="00000000" w:rsidRDefault="00000000" w:rsidRPr="00000000" w14:paraId="00000912">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91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Aesthetics</w:t>
      </w:r>
    </w:p>
    <w:p w:rsidR="00000000" w:rsidDel="00000000" w:rsidP="00000000" w:rsidRDefault="00000000" w:rsidRPr="00000000" w14:paraId="00000914">
      <w:pPr>
        <w:ind w:left="720" w:firstLine="720"/>
        <w:rPr/>
      </w:pPr>
      <w:r w:rsidDel="00000000" w:rsidR="00000000" w:rsidRPr="00000000">
        <w:rPr>
          <w:rtl w:val="0"/>
        </w:rPr>
        <w:t xml:space="preserve">RawCode: Alit</w:t>
      </w:r>
    </w:p>
    <w:p w:rsidR="00000000" w:rsidDel="00000000" w:rsidP="00000000" w:rsidRDefault="00000000" w:rsidRPr="00000000" w14:paraId="0000091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16">
      <w:pPr>
        <w:numPr>
          <w:ilvl w:val="0"/>
          <w:numId w:val="80"/>
        </w:numPr>
        <w:spacing w:after="0" w:afterAutospacing="0"/>
        <w:ind w:left="720" w:hanging="360"/>
      </w:pPr>
      <w:r w:rsidDel="00000000" w:rsidR="00000000" w:rsidRPr="00000000">
        <w:rPr>
          <w:rtl w:val="0"/>
        </w:rPr>
        <w:t xml:space="preserve">Visual effect overrides most of other on-attack effects, like Vampiric. (</w:t>
      </w:r>
      <w:r w:rsidDel="00000000" w:rsidR="00000000" w:rsidRPr="00000000">
        <w:rPr>
          <w:color w:val="9900ff"/>
          <w:rtl w:val="0"/>
        </w:rPr>
        <w:t xml:space="preserve">DracoL1ch</w:t>
      </w:r>
      <w:r w:rsidDel="00000000" w:rsidR="00000000" w:rsidRPr="00000000">
        <w:rPr>
          <w:rtl w:val="0"/>
        </w:rPr>
        <w:t xml:space="preserve">)</w:t>
      </w:r>
    </w:p>
    <w:p w:rsidR="00000000" w:rsidDel="00000000" w:rsidP="00000000" w:rsidRDefault="00000000" w:rsidRPr="00000000" w14:paraId="00000917">
      <w:pPr>
        <w:numPr>
          <w:ilvl w:val="0"/>
          <w:numId w:val="80"/>
        </w:numPr>
        <w:spacing w:after="0" w:afterAutospacing="0"/>
        <w:ind w:left="720" w:hanging="360"/>
      </w:pPr>
      <w:r w:rsidDel="00000000" w:rsidR="00000000" w:rsidRPr="00000000">
        <w:rPr>
          <w:rtl w:val="0"/>
        </w:rPr>
        <w:t xml:space="preserve">Visual effect becomes broken if Critical strike or Bash happens on the same attack. (</w:t>
      </w:r>
      <w:r w:rsidDel="00000000" w:rsidR="00000000" w:rsidRPr="00000000">
        <w:rPr>
          <w:color w:val="9900ff"/>
          <w:rtl w:val="0"/>
        </w:rPr>
        <w:t xml:space="preserve">DracoL1ch</w:t>
      </w:r>
      <w:r w:rsidDel="00000000" w:rsidR="00000000" w:rsidRPr="00000000">
        <w:rPr>
          <w:rtl w:val="0"/>
        </w:rPr>
        <w:t xml:space="preserve">)</w:t>
      </w:r>
    </w:p>
    <w:p w:rsidR="00000000" w:rsidDel="00000000" w:rsidP="00000000" w:rsidRDefault="00000000" w:rsidRPr="00000000" w14:paraId="00000918">
      <w:pPr>
        <w:numPr>
          <w:ilvl w:val="0"/>
          <w:numId w:val="80"/>
        </w:numPr>
        <w:spacing w:after="0" w:afterAutospacing="0"/>
        <w:ind w:left="720" w:hanging="360"/>
      </w:pPr>
      <w:r w:rsidDel="00000000" w:rsidR="00000000" w:rsidRPr="00000000">
        <w:rPr>
          <w:rtl w:val="0"/>
        </w:rPr>
        <w:t xml:space="preserve">Lightning Attack can change projectile fields and add a beam/lightning type to the attack of a unit while in-game even. (</w:t>
      </w:r>
      <w:r w:rsidDel="00000000" w:rsidR="00000000" w:rsidRPr="00000000">
        <w:rPr>
          <w:color w:val="9900ff"/>
          <w:rtl w:val="0"/>
        </w:rPr>
        <w:t xml:space="preserve">Wonder Wiz)</w:t>
      </w:r>
    </w:p>
    <w:p w:rsidR="00000000" w:rsidDel="00000000" w:rsidP="00000000" w:rsidRDefault="00000000" w:rsidRPr="00000000" w14:paraId="00000919">
      <w:pPr>
        <w:numPr>
          <w:ilvl w:val="0"/>
          <w:numId w:val="80"/>
        </w:numPr>
        <w:spacing w:after="0" w:afterAutospacing="0"/>
        <w:ind w:left="720" w:hanging="360"/>
        <w:rPr>
          <w:color w:val="9900ff"/>
        </w:rPr>
      </w:pPr>
      <w:r w:rsidDel="00000000" w:rsidR="00000000" w:rsidRPr="00000000">
        <w:rPr>
          <w:rtl w:val="0"/>
        </w:rPr>
        <w:t xml:space="preserve">“Data - Graphic duration” sets the time the lightning appears at the damage point</w:t>
      </w:r>
      <w:r w:rsidDel="00000000" w:rsidR="00000000" w:rsidRPr="00000000">
        <w:rPr>
          <w:color w:val="9900ff"/>
          <w:rtl w:val="0"/>
        </w:rPr>
        <w:t xml:space="preserve"> (FlameofChange)</w:t>
      </w:r>
    </w:p>
    <w:p w:rsidR="00000000" w:rsidDel="00000000" w:rsidP="00000000" w:rsidRDefault="00000000" w:rsidRPr="00000000" w14:paraId="0000091A">
      <w:pPr>
        <w:numPr>
          <w:ilvl w:val="0"/>
          <w:numId w:val="80"/>
        </w:numPr>
        <w:spacing w:after="0" w:afterAutospacing="0"/>
        <w:ind w:left="720" w:hanging="360"/>
        <w:rPr>
          <w:color w:val="9900ff"/>
        </w:rPr>
      </w:pPr>
      <w:r w:rsidDel="00000000" w:rsidR="00000000" w:rsidRPr="00000000">
        <w:rPr>
          <w:rtl w:val="0"/>
        </w:rPr>
        <w:t xml:space="preserve">“Data - Graphic delay” looks like it doesn’t have any effect, even with high values (or I missed something)</w:t>
      </w:r>
      <w:r w:rsidDel="00000000" w:rsidR="00000000" w:rsidRPr="00000000">
        <w:rPr>
          <w:color w:val="9900ff"/>
          <w:rtl w:val="0"/>
        </w:rPr>
        <w:t xml:space="preserve"> (FlameofChange)</w:t>
      </w:r>
    </w:p>
    <w:p w:rsidR="00000000" w:rsidDel="00000000" w:rsidP="00000000" w:rsidRDefault="00000000" w:rsidRPr="00000000" w14:paraId="0000091B">
      <w:pPr>
        <w:numPr>
          <w:ilvl w:val="0"/>
          <w:numId w:val="80"/>
        </w:numPr>
        <w:spacing w:after="0" w:afterAutospacing="0"/>
        <w:ind w:left="720" w:hanging="360"/>
      </w:pPr>
      <w:r w:rsidDel="00000000" w:rsidR="00000000" w:rsidRPr="00000000">
        <w:rPr>
          <w:rtl w:val="0"/>
        </w:rPr>
        <w:t xml:space="preserve">“Art - Missile arc” As the ability replaces the attack with an instant one, doesn’t have any effect</w:t>
      </w:r>
    </w:p>
    <w:p w:rsidR="00000000" w:rsidDel="00000000" w:rsidP="00000000" w:rsidRDefault="00000000" w:rsidRPr="00000000" w14:paraId="0000091C">
      <w:pPr>
        <w:numPr>
          <w:ilvl w:val="0"/>
          <w:numId w:val="80"/>
        </w:numPr>
        <w:spacing w:after="0" w:afterAutospacing="0"/>
        <w:ind w:left="720" w:hanging="360"/>
        <w:rPr>
          <w:color w:val="9900ff"/>
        </w:rPr>
      </w:pPr>
      <w:r w:rsidDel="00000000" w:rsidR="00000000" w:rsidRPr="00000000">
        <w:rPr>
          <w:rtl w:val="0"/>
        </w:rPr>
        <w:t xml:space="preserve">“Art - Missile speed” Defines the equivalent damage delay like if it launched a projectile</w:t>
      </w:r>
      <w:r w:rsidDel="00000000" w:rsidR="00000000" w:rsidRPr="00000000">
        <w:rPr>
          <w:color w:val="9900ff"/>
          <w:rtl w:val="0"/>
        </w:rPr>
        <w:t xml:space="preserve"> (FlameofChange)</w:t>
      </w:r>
    </w:p>
    <w:p w:rsidR="00000000" w:rsidDel="00000000" w:rsidP="00000000" w:rsidRDefault="00000000" w:rsidRPr="00000000" w14:paraId="0000091D">
      <w:pPr>
        <w:numPr>
          <w:ilvl w:val="1"/>
          <w:numId w:val="80"/>
        </w:numPr>
        <w:spacing w:after="0" w:afterAutospacing="0"/>
        <w:ind w:left="1440" w:hanging="360"/>
        <w:rPr>
          <w:color w:val="9900ff"/>
        </w:rPr>
      </w:pPr>
      <w:r w:rsidDel="00000000" w:rsidR="00000000" w:rsidRPr="00000000">
        <w:rPr>
          <w:rtl w:val="0"/>
        </w:rPr>
        <w:t xml:space="preserve">If you feel like the damage has a too high delay compared to the VFX, increase this value </w:t>
      </w:r>
      <w:r w:rsidDel="00000000" w:rsidR="00000000" w:rsidRPr="00000000">
        <w:rPr>
          <w:color w:val="9900ff"/>
          <w:rtl w:val="0"/>
        </w:rPr>
        <w:t xml:space="preserve">(FlameofChange)</w:t>
      </w:r>
    </w:p>
    <w:p w:rsidR="00000000" w:rsidDel="00000000" w:rsidP="00000000" w:rsidRDefault="00000000" w:rsidRPr="00000000" w14:paraId="0000091E">
      <w:pPr>
        <w:numPr>
          <w:ilvl w:val="0"/>
          <w:numId w:val="80"/>
        </w:numPr>
        <w:spacing w:after="0" w:afterAutospacing="0"/>
        <w:ind w:left="720" w:hanging="360"/>
      </w:pPr>
      <w:r w:rsidDel="00000000" w:rsidR="00000000" w:rsidRPr="00000000">
        <w:rPr>
          <w:rtl w:val="0"/>
        </w:rPr>
        <w:t xml:space="preserve">Uses the unit projectile launch X/Y/Z as intended</w:t>
      </w:r>
    </w:p>
    <w:p w:rsidR="00000000" w:rsidDel="00000000" w:rsidP="00000000" w:rsidRDefault="00000000" w:rsidRPr="00000000" w14:paraId="0000091F">
      <w:pPr>
        <w:numPr>
          <w:ilvl w:val="0"/>
          <w:numId w:val="80"/>
        </w:numPr>
        <w:spacing w:after="0" w:afterAutospacing="0"/>
        <w:ind w:left="720" w:hanging="360"/>
      </w:pPr>
      <w:r w:rsidDel="00000000" w:rsidR="00000000" w:rsidRPr="00000000">
        <w:rPr>
          <w:rtl w:val="0"/>
        </w:rPr>
        <w:t xml:space="preserve">TODO : check if it respects level, requirements, how it stacks</w:t>
      </w:r>
    </w:p>
    <w:p w:rsidR="00000000" w:rsidDel="00000000" w:rsidP="00000000" w:rsidRDefault="00000000" w:rsidRPr="00000000" w14:paraId="00000920">
      <w:pPr>
        <w:numPr>
          <w:ilvl w:val="0"/>
          <w:numId w:val="80"/>
        </w:numPr>
        <w:ind w:left="720" w:hanging="360"/>
      </w:pPr>
      <w:r w:rsidDel="00000000" w:rsidR="00000000" w:rsidRPr="00000000">
        <w:rPr>
          <w:rtl w:val="0"/>
        </w:rPr>
        <w:t xml:space="preserve">Doesn’t show in the UI</w:t>
      </w:r>
    </w:p>
    <w:p w:rsidR="00000000" w:rsidDel="00000000" w:rsidP="00000000" w:rsidRDefault="00000000" w:rsidRPr="00000000" w14:paraId="00000921">
      <w:pPr>
        <w:pStyle w:val="Heading2"/>
        <w:ind w:firstLine="720"/>
        <w:rPr/>
      </w:pPr>
      <w:bookmarkStart w:colFirst="0" w:colLast="0" w:name="_swmks93a4ztc" w:id="168"/>
      <w:bookmarkEnd w:id="168"/>
      <w:r w:rsidDel="00000000" w:rsidR="00000000" w:rsidRPr="00000000">
        <w:rPr>
          <w:rtl w:val="0"/>
        </w:rPr>
        <w:t xml:space="preserve">-Mana Flare:</w:t>
      </w:r>
    </w:p>
    <w:p w:rsidR="00000000" w:rsidDel="00000000" w:rsidP="00000000" w:rsidRDefault="00000000" w:rsidRPr="00000000" w14:paraId="00000922">
      <w:pPr>
        <w:rPr/>
      </w:pPr>
      <w:r w:rsidDel="00000000" w:rsidR="00000000" w:rsidRPr="00000000">
        <w:rPr>
          <w:rtl w:val="0"/>
        </w:rPr>
        <w:tab/>
        <w:tab/>
        <w:t xml:space="preserve">Tags: </w:t>
      </w:r>
      <w:r w:rsidDel="00000000" w:rsidR="00000000" w:rsidRPr="00000000">
        <w:rPr>
          <w:color w:val="0000ff"/>
          <w:rtl w:val="0"/>
        </w:rPr>
        <w:t xml:space="preserve">[Mana Drain]</w:t>
      </w:r>
      <w:r w:rsidDel="00000000" w:rsidR="00000000" w:rsidRPr="00000000">
        <w:rPr>
          <w:rtl w:val="0"/>
        </w:rPr>
      </w:r>
    </w:p>
    <w:p w:rsidR="00000000" w:rsidDel="00000000" w:rsidP="00000000" w:rsidRDefault="00000000" w:rsidRPr="00000000" w14:paraId="0000092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24">
      <w:pPr>
        <w:ind w:left="720" w:firstLine="720"/>
        <w:rPr/>
      </w:pPr>
      <w:r w:rsidDel="00000000" w:rsidR="00000000" w:rsidRPr="00000000">
        <w:rPr>
          <w:rtl w:val="0"/>
        </w:rPr>
        <w:t xml:space="preserve">RawCode: Amfl</w:t>
      </w:r>
    </w:p>
    <w:p w:rsidR="00000000" w:rsidDel="00000000" w:rsidP="00000000" w:rsidRDefault="00000000" w:rsidRPr="00000000" w14:paraId="0000092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26">
      <w:pPr>
        <w:numPr>
          <w:ilvl w:val="0"/>
          <w:numId w:val="80"/>
        </w:numPr>
        <w:spacing w:after="0" w:afterAutospacing="0"/>
        <w:ind w:left="720" w:hanging="360"/>
      </w:pPr>
      <w:r w:rsidDel="00000000" w:rsidR="00000000" w:rsidRPr="00000000">
        <w:rPr>
          <w:rtl w:val="0"/>
        </w:rPr>
        <w:t xml:space="preserve">“Data - Damage Cooldown”</w:t>
      </w:r>
    </w:p>
    <w:p w:rsidR="00000000" w:rsidDel="00000000" w:rsidP="00000000" w:rsidRDefault="00000000" w:rsidRPr="00000000" w14:paraId="00000927">
      <w:pPr>
        <w:numPr>
          <w:ilvl w:val="1"/>
          <w:numId w:val="80"/>
        </w:numPr>
        <w:spacing w:after="0" w:afterAutospacing="0"/>
        <w:ind w:left="1440" w:hanging="360"/>
      </w:pPr>
      <w:r w:rsidDel="00000000" w:rsidR="00000000" w:rsidRPr="00000000">
        <w:rPr>
          <w:rtl w:val="0"/>
        </w:rPr>
        <w:t xml:space="preserve">This is actually the armor modifier, adds armor or removes it.</w:t>
      </w:r>
    </w:p>
    <w:p w:rsidR="00000000" w:rsidDel="00000000" w:rsidP="00000000" w:rsidRDefault="00000000" w:rsidRPr="00000000" w14:paraId="00000928">
      <w:pPr>
        <w:numPr>
          <w:ilvl w:val="0"/>
          <w:numId w:val="80"/>
        </w:numPr>
        <w:spacing w:after="0" w:afterAutospacing="0"/>
        <w:ind w:left="720" w:hanging="360"/>
      </w:pPr>
      <w:r w:rsidDel="00000000" w:rsidR="00000000" w:rsidRPr="00000000">
        <w:rPr>
          <w:rtl w:val="0"/>
        </w:rPr>
        <w:t xml:space="preserve">“Data - Damage per Mana point”</w:t>
      </w:r>
    </w:p>
    <w:p w:rsidR="00000000" w:rsidDel="00000000" w:rsidP="00000000" w:rsidRDefault="00000000" w:rsidRPr="00000000" w14:paraId="00000929">
      <w:pPr>
        <w:numPr>
          <w:ilvl w:val="1"/>
          <w:numId w:val="80"/>
        </w:numPr>
        <w:spacing w:after="0" w:afterAutospacing="0"/>
        <w:ind w:left="1440" w:hanging="360"/>
      </w:pPr>
      <w:r w:rsidDel="00000000" w:rsidR="00000000" w:rsidRPr="00000000">
        <w:rPr>
          <w:rtl w:val="0"/>
        </w:rPr>
        <w:t xml:space="preserve">Negative values do not cause mana regeneration.</w:t>
      </w:r>
    </w:p>
    <w:p w:rsidR="00000000" w:rsidDel="00000000" w:rsidP="00000000" w:rsidRDefault="00000000" w:rsidRPr="00000000" w14:paraId="0000092A">
      <w:pPr>
        <w:numPr>
          <w:ilvl w:val="0"/>
          <w:numId w:val="80"/>
        </w:numPr>
        <w:ind w:left="720" w:hanging="360"/>
      </w:pPr>
      <w:r w:rsidDel="00000000" w:rsidR="00000000" w:rsidRPr="00000000">
        <w:rPr>
          <w:rtl w:val="0"/>
        </w:rPr>
        <w:t xml:space="preserve">Deals lightning type damage</w:t>
      </w:r>
    </w:p>
    <w:p w:rsidR="00000000" w:rsidDel="00000000" w:rsidP="00000000" w:rsidRDefault="00000000" w:rsidRPr="00000000" w14:paraId="0000092B">
      <w:pPr>
        <w:pStyle w:val="Heading2"/>
        <w:ind w:firstLine="720"/>
        <w:rPr/>
      </w:pPr>
      <w:bookmarkStart w:colFirst="0" w:colLast="0" w:name="_e71w9f9daudg" w:id="169"/>
      <w:bookmarkEnd w:id="169"/>
      <w:r w:rsidDel="00000000" w:rsidR="00000000" w:rsidRPr="00000000">
        <w:rPr>
          <w:rtl w:val="0"/>
        </w:rPr>
        <w:t xml:space="preserve">-Moon Glaive:</w:t>
      </w:r>
    </w:p>
    <w:p w:rsidR="00000000" w:rsidDel="00000000" w:rsidP="00000000" w:rsidRDefault="00000000" w:rsidRPr="00000000" w14:paraId="0000092C">
      <w:pPr>
        <w:rPr/>
      </w:pPr>
      <w:r w:rsidDel="00000000" w:rsidR="00000000" w:rsidRPr="00000000">
        <w:rPr>
          <w:rtl w:val="0"/>
        </w:rPr>
        <w:tab/>
        <w:tab/>
        <w:t xml:space="preserve">Tags: </w:t>
      </w:r>
      <w:r w:rsidDel="00000000" w:rsidR="00000000" w:rsidRPr="00000000">
        <w:rPr>
          <w:color w:val="0000ff"/>
          <w:rtl w:val="0"/>
        </w:rPr>
        <w:t xml:space="preserve">[Dummy Ability]</w:t>
      </w:r>
      <w:r w:rsidDel="00000000" w:rsidR="00000000" w:rsidRPr="00000000">
        <w:rPr>
          <w:rtl w:val="0"/>
        </w:rPr>
      </w:r>
    </w:p>
    <w:p w:rsidR="00000000" w:rsidDel="00000000" w:rsidP="00000000" w:rsidRDefault="00000000" w:rsidRPr="00000000" w14:paraId="0000092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Doesn't do anything, it’s all handled by the Upgrade</w:t>
      </w:r>
    </w:p>
    <w:p w:rsidR="00000000" w:rsidDel="00000000" w:rsidP="00000000" w:rsidRDefault="00000000" w:rsidRPr="00000000" w14:paraId="0000092E">
      <w:pPr>
        <w:ind w:left="720" w:firstLine="720"/>
        <w:rPr/>
      </w:pPr>
      <w:r w:rsidDel="00000000" w:rsidR="00000000" w:rsidRPr="00000000">
        <w:rPr>
          <w:rtl w:val="0"/>
        </w:rPr>
        <w:t xml:space="preserve">RawCode: Amgl Amgr</w:t>
      </w:r>
    </w:p>
    <w:p w:rsidR="00000000" w:rsidDel="00000000" w:rsidP="00000000" w:rsidRDefault="00000000" w:rsidRPr="00000000" w14:paraId="0000092F">
      <w:pPr>
        <w:ind w:left="720" w:firstLine="72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30">
      <w:pPr>
        <w:pStyle w:val="Heading2"/>
        <w:ind w:firstLine="720"/>
        <w:rPr/>
      </w:pPr>
      <w:bookmarkStart w:colFirst="0" w:colLast="0" w:name="_3rmhj3k2pj8a" w:id="170"/>
      <w:bookmarkEnd w:id="170"/>
      <w:r w:rsidDel="00000000" w:rsidR="00000000" w:rsidRPr="00000000">
        <w:rPr>
          <w:rtl w:val="0"/>
        </w:rPr>
        <w:t xml:space="preserve">-Mount Hippogryph:</w:t>
      </w:r>
    </w:p>
    <w:p w:rsidR="00000000" w:rsidDel="00000000" w:rsidP="00000000" w:rsidRDefault="00000000" w:rsidRPr="00000000" w14:paraId="00000931">
      <w:pPr>
        <w:rPr/>
      </w:pPr>
      <w:r w:rsidDel="00000000" w:rsidR="00000000" w:rsidRPr="00000000">
        <w:rPr>
          <w:rtl w:val="0"/>
        </w:rPr>
        <w:tab/>
        <w:tab/>
        <w:t xml:space="preserve">Tags: </w:t>
      </w:r>
      <w:r w:rsidDel="00000000" w:rsidR="00000000" w:rsidRPr="00000000">
        <w:rPr>
          <w:color w:val="0000ff"/>
          <w:rtl w:val="0"/>
        </w:rPr>
        <w:t xml:space="preserve">[Morph]</w:t>
      </w:r>
      <w:r w:rsidDel="00000000" w:rsidR="00000000" w:rsidRPr="00000000">
        <w:rPr>
          <w:rtl w:val="0"/>
        </w:rPr>
      </w:r>
    </w:p>
    <w:p w:rsidR="00000000" w:rsidDel="00000000" w:rsidP="00000000" w:rsidRDefault="00000000" w:rsidRPr="00000000" w14:paraId="0000093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33">
      <w:pPr>
        <w:ind w:left="720" w:firstLine="720"/>
        <w:rPr/>
      </w:pPr>
      <w:r w:rsidDel="00000000" w:rsidR="00000000" w:rsidRPr="00000000">
        <w:rPr>
          <w:rtl w:val="0"/>
        </w:rPr>
        <w:t xml:space="preserve">RawCode: Aco2</w:t>
      </w:r>
    </w:p>
    <w:p w:rsidR="00000000" w:rsidDel="00000000" w:rsidP="00000000" w:rsidRDefault="00000000" w:rsidRPr="00000000" w14:paraId="00000934">
      <w:pPr>
        <w:ind w:left="720" w:firstLine="720"/>
        <w:rPr>
          <w:color w:val="ff9900"/>
        </w:rPr>
      </w:pPr>
      <w:r w:rsidDel="00000000" w:rsidR="00000000" w:rsidRPr="00000000">
        <w:rPr>
          <w:rtl w:val="0"/>
        </w:rPr>
        <w:t xml:space="preserve">Latest tested version: 1.32.7</w:t>
      </w:r>
      <w:r w:rsidDel="00000000" w:rsidR="00000000" w:rsidRPr="00000000">
        <w:rPr>
          <w:rtl w:val="0"/>
        </w:rPr>
      </w:r>
    </w:p>
    <w:p w:rsidR="00000000" w:rsidDel="00000000" w:rsidP="00000000" w:rsidRDefault="00000000" w:rsidRPr="00000000" w14:paraId="00000935">
      <w:pPr>
        <w:numPr>
          <w:ilvl w:val="0"/>
          <w:numId w:val="80"/>
        </w:numPr>
        <w:ind w:left="720" w:hanging="360"/>
      </w:pPr>
      <w:r w:rsidDel="00000000" w:rsidR="00000000" w:rsidRPr="00000000">
        <w:rPr>
          <w:rtl w:val="0"/>
        </w:rPr>
        <w:t xml:space="preserve"> Removes buffs and effects from the unit, same as dismount.</w:t>
      </w:r>
    </w:p>
    <w:p w:rsidR="00000000" w:rsidDel="00000000" w:rsidP="00000000" w:rsidRDefault="00000000" w:rsidRPr="00000000" w14:paraId="00000936">
      <w:pPr>
        <w:pStyle w:val="Heading2"/>
        <w:ind w:firstLine="720"/>
        <w:rPr/>
      </w:pPr>
      <w:bookmarkStart w:colFirst="0" w:colLast="0" w:name="_xdgog2bw5d9n" w:id="171"/>
      <w:bookmarkEnd w:id="171"/>
      <w:r w:rsidDel="00000000" w:rsidR="00000000" w:rsidRPr="00000000">
        <w:rPr>
          <w:rtl w:val="0"/>
        </w:rPr>
        <w:t xml:space="preserve">-Phase Shift:</w:t>
      </w:r>
    </w:p>
    <w:p w:rsidR="00000000" w:rsidDel="00000000" w:rsidP="00000000" w:rsidRDefault="00000000" w:rsidRPr="00000000" w14:paraId="00000937">
      <w:pPr>
        <w:rPr/>
      </w:pPr>
      <w:r w:rsidDel="00000000" w:rsidR="00000000" w:rsidRPr="00000000">
        <w:rPr>
          <w:rtl w:val="0"/>
        </w:rPr>
        <w:tab/>
        <w:tab/>
        <w:t xml:space="preserve">Tags: </w:t>
      </w:r>
      <w:r w:rsidDel="00000000" w:rsidR="00000000" w:rsidRPr="00000000">
        <w:rPr>
          <w:color w:val="0000ff"/>
          <w:rtl w:val="0"/>
        </w:rPr>
        <w:t xml:space="preserve">[TODO] [</w:t>
      </w:r>
      <w:del w:author="Dennis R" w:id="51" w:date="2026-09-09T06:33:14Z">
        <w:r w:rsidDel="00000000" w:rsidR="00000000" w:rsidRPr="00000000">
          <w:rPr>
            <w:color w:val="0000ff"/>
            <w:rtl w:val="0"/>
          </w:rPr>
          <w:delText xml:space="preserve">Autocast</w:delText>
        </w:r>
      </w:del>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93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I think the Data fields are deprecated</w:t>
      </w:r>
    </w:p>
    <w:p w:rsidR="00000000" w:rsidDel="00000000" w:rsidP="00000000" w:rsidRDefault="00000000" w:rsidRPr="00000000" w14:paraId="00000939">
      <w:pPr>
        <w:ind w:left="720" w:firstLine="720"/>
        <w:rPr/>
      </w:pPr>
      <w:r w:rsidDel="00000000" w:rsidR="00000000" w:rsidRPr="00000000">
        <w:rPr>
          <w:rtl w:val="0"/>
        </w:rPr>
        <w:t xml:space="preserve">RawCode: Apsh</w:t>
      </w:r>
    </w:p>
    <w:p w:rsidR="00000000" w:rsidDel="00000000" w:rsidP="00000000" w:rsidRDefault="00000000" w:rsidRPr="00000000" w14:paraId="0000093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3B">
      <w:pPr>
        <w:numPr>
          <w:ilvl w:val="0"/>
          <w:numId w:val="80"/>
        </w:numPr>
        <w:spacing w:after="0" w:afterAutospacing="0"/>
        <w:ind w:left="720" w:hanging="360"/>
      </w:pPr>
      <w:r w:rsidDel="00000000" w:rsidR="00000000" w:rsidRPr="00000000">
        <w:rPr>
          <w:rtl w:val="0"/>
        </w:rPr>
        <w:t xml:space="preserve">Works just fine on Heroes </w:t>
      </w:r>
      <w:r w:rsidDel="00000000" w:rsidR="00000000" w:rsidRPr="00000000">
        <w:rPr>
          <w:color w:val="9900ff"/>
          <w:rtl w:val="0"/>
        </w:rPr>
        <w:t xml:space="preserve">(Khyrberos, 1.26.0.6401)</w:t>
      </w:r>
      <w:r w:rsidDel="00000000" w:rsidR="00000000" w:rsidRPr="00000000">
        <w:rPr>
          <w:rtl w:val="0"/>
        </w:rPr>
      </w:r>
    </w:p>
    <w:p w:rsidR="00000000" w:rsidDel="00000000" w:rsidP="00000000" w:rsidRDefault="00000000" w:rsidRPr="00000000" w14:paraId="0000093C">
      <w:pPr>
        <w:numPr>
          <w:ilvl w:val="0"/>
          <w:numId w:val="80"/>
        </w:numPr>
        <w:spacing w:after="0" w:afterAutospacing="0"/>
        <w:ind w:left="720" w:hanging="360"/>
      </w:pPr>
      <w:r w:rsidDel="00000000" w:rsidR="00000000" w:rsidRPr="00000000">
        <w:rPr>
          <w:rtl w:val="0"/>
        </w:rPr>
        <w:t xml:space="preserve">Phase Shift works by ‘hiding’ the Shifting unit…  But they are technically just invisible, so this ability can be ‘countered’ with detection </w:t>
      </w:r>
      <w:r w:rsidDel="00000000" w:rsidR="00000000" w:rsidRPr="00000000">
        <w:rPr>
          <w:color w:val="9900ff"/>
          <w:rtl w:val="0"/>
        </w:rPr>
        <w:t xml:space="preserve">(Khyrberos, 1.26.0.6401)</w:t>
      </w:r>
      <w:r w:rsidDel="00000000" w:rsidR="00000000" w:rsidRPr="00000000">
        <w:rPr>
          <w:rtl w:val="0"/>
        </w:rPr>
      </w:r>
    </w:p>
    <w:p w:rsidR="00000000" w:rsidDel="00000000" w:rsidP="00000000" w:rsidRDefault="00000000" w:rsidRPr="00000000" w14:paraId="0000093D">
      <w:pPr>
        <w:numPr>
          <w:ilvl w:val="0"/>
          <w:numId w:val="80"/>
        </w:numPr>
        <w:spacing w:after="0" w:afterAutospacing="0"/>
        <w:ind w:left="720" w:hanging="360"/>
      </w:pPr>
      <w:r w:rsidDel="00000000" w:rsidR="00000000" w:rsidRPr="00000000">
        <w:rPr>
          <w:rtl w:val="0"/>
        </w:rPr>
        <w:t xml:space="preserve">Seems like the Data fields (“Data - Attack Speed Reduction (%)” &amp; “Data - Movement Speed Reduction (%)”) are indeed deprecated (no apparent effect) </w:t>
      </w:r>
      <w:r w:rsidDel="00000000" w:rsidR="00000000" w:rsidRPr="00000000">
        <w:rPr>
          <w:color w:val="9900ff"/>
          <w:rtl w:val="0"/>
        </w:rPr>
        <w:t xml:space="preserve">(Khyrberos, 1.26.0.6401)</w:t>
      </w:r>
    </w:p>
    <w:p w:rsidR="00000000" w:rsidDel="00000000" w:rsidP="00000000" w:rsidRDefault="00000000" w:rsidRPr="00000000" w14:paraId="0000093E">
      <w:pPr>
        <w:numPr>
          <w:ilvl w:val="0"/>
          <w:numId w:val="80"/>
        </w:numPr>
        <w:spacing w:after="0" w:afterAutospacing="0"/>
        <w:ind w:left="720" w:hanging="360"/>
      </w:pPr>
      <w:r w:rsidDel="00000000" w:rsidR="00000000" w:rsidRPr="00000000">
        <w:rPr>
          <w:rtl w:val="0"/>
        </w:rPr>
        <w:t xml:space="preserve">“Art-Special” plays at the beginning (when the ability is initially activated), while the “Art-Special” of the Buff assigned to it plays at the *end* (when the unit ‘phases back in’) </w:t>
      </w:r>
      <w:r w:rsidDel="00000000" w:rsidR="00000000" w:rsidRPr="00000000">
        <w:rPr>
          <w:color w:val="9900ff"/>
          <w:rtl w:val="0"/>
        </w:rPr>
        <w:t xml:space="preserve">(Khyrberos, 1.26.0.6401) </w:t>
      </w:r>
      <w:r w:rsidDel="00000000" w:rsidR="00000000" w:rsidRPr="00000000">
        <w:rPr>
          <w:rtl w:val="0"/>
        </w:rPr>
      </w:r>
    </w:p>
    <w:p w:rsidR="00000000" w:rsidDel="00000000" w:rsidP="00000000" w:rsidRDefault="00000000" w:rsidRPr="00000000" w14:paraId="0000093F">
      <w:pPr>
        <w:numPr>
          <w:ilvl w:val="0"/>
          <w:numId w:val="80"/>
        </w:numPr>
        <w:ind w:left="720" w:hanging="360"/>
      </w:pPr>
      <w:r w:rsidDel="00000000" w:rsidR="00000000" w:rsidRPr="00000000">
        <w:rPr>
          <w:rtl w:val="0"/>
        </w:rPr>
        <w:t xml:space="preserve">Stats - Duration 0  does not cause the unity to shift infinitely.</w:t>
      </w: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pStyle w:val="Heading2"/>
        <w:ind w:firstLine="720"/>
        <w:rPr/>
      </w:pPr>
      <w:bookmarkStart w:colFirst="0" w:colLast="0" w:name="_3ksji0uygkcl" w:id="172"/>
      <w:bookmarkEnd w:id="172"/>
      <w:r w:rsidDel="00000000" w:rsidR="00000000" w:rsidRPr="00000000">
        <w:rPr>
          <w:rtl w:val="0"/>
        </w:rPr>
        <w:t xml:space="preserve">-Pick Up Archer:</w:t>
      </w:r>
    </w:p>
    <w:p w:rsidR="00000000" w:rsidDel="00000000" w:rsidP="00000000" w:rsidRDefault="00000000" w:rsidRPr="00000000" w14:paraId="00000942">
      <w:pPr>
        <w:rPr/>
      </w:pPr>
      <w:r w:rsidDel="00000000" w:rsidR="00000000" w:rsidRPr="00000000">
        <w:rPr>
          <w:rtl w:val="0"/>
        </w:rPr>
        <w:tab/>
        <w:tab/>
        <w:t xml:space="preserve">Tags: </w:t>
      </w:r>
      <w:r w:rsidDel="00000000" w:rsidR="00000000" w:rsidRPr="00000000">
        <w:rPr>
          <w:color w:val="0000ff"/>
          <w:rtl w:val="0"/>
        </w:rPr>
        <w:t xml:space="preserve">[Morph]</w:t>
      </w:r>
      <w:r w:rsidDel="00000000" w:rsidR="00000000" w:rsidRPr="00000000">
        <w:rPr>
          <w:rtl w:val="0"/>
        </w:rPr>
      </w:r>
    </w:p>
    <w:p w:rsidR="00000000" w:rsidDel="00000000" w:rsidP="00000000" w:rsidRDefault="00000000" w:rsidRPr="00000000" w14:paraId="0000094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44">
      <w:pPr>
        <w:ind w:left="720" w:firstLine="720"/>
        <w:rPr/>
      </w:pPr>
      <w:r w:rsidDel="00000000" w:rsidR="00000000" w:rsidRPr="00000000">
        <w:rPr>
          <w:rtl w:val="0"/>
        </w:rPr>
        <w:t xml:space="preserve">RawCode: Aco3</w:t>
      </w:r>
    </w:p>
    <w:p w:rsidR="00000000" w:rsidDel="00000000" w:rsidP="00000000" w:rsidRDefault="00000000" w:rsidRPr="00000000" w14:paraId="0000094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46">
      <w:pPr>
        <w:numPr>
          <w:ilvl w:val="0"/>
          <w:numId w:val="80"/>
        </w:numPr>
        <w:ind w:left="720" w:hanging="360"/>
      </w:pPr>
      <w:r w:rsidDel="00000000" w:rsidR="00000000" w:rsidRPr="00000000">
        <w:rPr>
          <w:rtl w:val="0"/>
        </w:rPr>
        <w:t xml:space="preserve">Null</w:t>
      </w:r>
    </w:p>
    <w:p w:rsidR="00000000" w:rsidDel="00000000" w:rsidP="00000000" w:rsidRDefault="00000000" w:rsidRPr="00000000" w14:paraId="00000947">
      <w:pPr>
        <w:pStyle w:val="Heading2"/>
        <w:ind w:firstLine="720"/>
        <w:rPr/>
      </w:pPr>
      <w:bookmarkStart w:colFirst="0" w:colLast="0" w:name="_k693t8hdhzvt" w:id="173"/>
      <w:bookmarkEnd w:id="173"/>
      <w:r w:rsidDel="00000000" w:rsidR="00000000" w:rsidRPr="00000000">
        <w:rPr>
          <w:rtl w:val="0"/>
        </w:rPr>
        <w:t xml:space="preserve">-Rejuvenation:</w:t>
      </w:r>
    </w:p>
    <w:p w:rsidR="00000000" w:rsidDel="00000000" w:rsidP="00000000" w:rsidRDefault="00000000" w:rsidRPr="00000000" w14:paraId="00000948">
      <w:pPr>
        <w:rPr/>
      </w:pPr>
      <w:r w:rsidDel="00000000" w:rsidR="00000000" w:rsidRPr="00000000">
        <w:rPr>
          <w:rtl w:val="0"/>
        </w:rPr>
        <w:tab/>
        <w:tab/>
        <w:t xml:space="preserve">Tags: </w:t>
      </w:r>
      <w:r w:rsidDel="00000000" w:rsidR="00000000" w:rsidRPr="00000000">
        <w:rPr>
          <w:color w:val="0000ff"/>
          <w:rtl w:val="0"/>
        </w:rPr>
        <w:t xml:space="preserve">[Healing Over Time] [Damage Over Time] [Healing] [Mana Drain] [Mana Regen]</w:t>
      </w:r>
      <w:r w:rsidDel="00000000" w:rsidR="00000000" w:rsidRPr="00000000">
        <w:rPr>
          <w:rtl w:val="0"/>
        </w:rPr>
      </w:r>
    </w:p>
    <w:p w:rsidR="00000000" w:rsidDel="00000000" w:rsidP="00000000" w:rsidRDefault="00000000" w:rsidRPr="00000000" w14:paraId="0000094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4A">
      <w:pPr>
        <w:ind w:left="720" w:firstLine="720"/>
        <w:rPr/>
      </w:pPr>
      <w:r w:rsidDel="00000000" w:rsidR="00000000" w:rsidRPr="00000000">
        <w:rPr>
          <w:rtl w:val="0"/>
        </w:rPr>
        <w:t xml:space="preserve">Casting by AI: Used when caster or any nearby allies take significant/any/moderate damage.</w:t>
      </w:r>
    </w:p>
    <w:p w:rsidR="00000000" w:rsidDel="00000000" w:rsidP="00000000" w:rsidRDefault="00000000" w:rsidRPr="00000000" w14:paraId="0000094B">
      <w:pPr>
        <w:ind w:left="720" w:firstLine="720"/>
        <w:rPr/>
      </w:pPr>
      <w:r w:rsidDel="00000000" w:rsidR="00000000" w:rsidRPr="00000000">
        <w:rPr>
          <w:rtl w:val="0"/>
        </w:rPr>
        <w:t xml:space="preserve">RawCode: Arej</w:t>
      </w:r>
    </w:p>
    <w:p w:rsidR="00000000" w:rsidDel="00000000" w:rsidP="00000000" w:rsidRDefault="00000000" w:rsidRPr="00000000" w14:paraId="0000094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4D">
      <w:pPr>
        <w:numPr>
          <w:ilvl w:val="0"/>
          <w:numId w:val="80"/>
        </w:numPr>
        <w:spacing w:after="0" w:afterAutospacing="0"/>
        <w:ind w:left="720" w:hanging="360"/>
      </w:pPr>
      <w:r w:rsidDel="00000000" w:rsidR="00000000" w:rsidRPr="00000000">
        <w:rPr>
          <w:rtl w:val="0"/>
        </w:rPr>
        <w:t xml:space="preserve">“Data Hit/Mana Points Gained”</w:t>
      </w:r>
    </w:p>
    <w:p w:rsidR="00000000" w:rsidDel="00000000" w:rsidP="00000000" w:rsidRDefault="00000000" w:rsidRPr="00000000" w14:paraId="0000094E">
      <w:pPr>
        <w:numPr>
          <w:ilvl w:val="1"/>
          <w:numId w:val="80"/>
        </w:numPr>
        <w:spacing w:after="0" w:afterAutospacing="0"/>
        <w:ind w:left="1440" w:hanging="360"/>
      </w:pPr>
      <w:r w:rsidDel="00000000" w:rsidR="00000000" w:rsidRPr="00000000">
        <w:rPr>
          <w:rtl w:val="0"/>
        </w:rPr>
        <w:t xml:space="preserve">Negative values causes losses in said value.</w:t>
      </w:r>
      <w:r w:rsidDel="00000000" w:rsidR="00000000" w:rsidRPr="00000000">
        <w:rPr>
          <w:rtl w:val="0"/>
        </w:rPr>
      </w:r>
    </w:p>
    <w:p w:rsidR="00000000" w:rsidDel="00000000" w:rsidP="00000000" w:rsidRDefault="00000000" w:rsidRPr="00000000" w14:paraId="0000094F">
      <w:pPr>
        <w:numPr>
          <w:ilvl w:val="1"/>
          <w:numId w:val="80"/>
        </w:numPr>
        <w:spacing w:after="0" w:afterAutospacing="0"/>
        <w:ind w:left="1440" w:hanging="360"/>
      </w:pPr>
      <w:r w:rsidDel="00000000" w:rsidR="00000000" w:rsidRPr="00000000">
        <w:rPr>
          <w:rtl w:val="0"/>
        </w:rPr>
        <w:t xml:space="preserve">Setting both hit/mana value to 0 causes the ability to not be castable on anything.</w:t>
      </w:r>
    </w:p>
    <w:p w:rsidR="00000000" w:rsidDel="00000000" w:rsidP="00000000" w:rsidRDefault="00000000" w:rsidRPr="00000000" w14:paraId="00000950">
      <w:pPr>
        <w:numPr>
          <w:ilvl w:val="1"/>
          <w:numId w:val="80"/>
        </w:numPr>
        <w:spacing w:after="0" w:afterAutospacing="0"/>
        <w:ind w:left="1440" w:hanging="360"/>
      </w:pPr>
      <w:r w:rsidDel="00000000" w:rsidR="00000000" w:rsidRPr="00000000">
        <w:rPr>
          <w:rtl w:val="0"/>
        </w:rPr>
        <w:t xml:space="preserve">AI will not heal a unit below a certain percentage of the hit point gained (still need more testing for exact values)</w:t>
      </w:r>
    </w:p>
    <w:p w:rsidR="00000000" w:rsidDel="00000000" w:rsidP="00000000" w:rsidRDefault="00000000" w:rsidRPr="00000000" w14:paraId="00000951">
      <w:pPr>
        <w:numPr>
          <w:ilvl w:val="0"/>
          <w:numId w:val="80"/>
        </w:numPr>
        <w:ind w:left="720" w:hanging="360"/>
      </w:pPr>
      <w:r w:rsidDel="00000000" w:rsidR="00000000" w:rsidRPr="00000000">
        <w:rPr>
          <w:rtl w:val="0"/>
        </w:rPr>
        <w:t xml:space="preserve">Stats - Duration 0 does not cause it to last indefinitely.</w:t>
      </w:r>
    </w:p>
    <w:p w:rsidR="00000000" w:rsidDel="00000000" w:rsidP="00000000" w:rsidRDefault="00000000" w:rsidRPr="00000000" w14:paraId="00000952">
      <w:pPr>
        <w:pStyle w:val="Heading2"/>
        <w:ind w:firstLine="720"/>
        <w:rPr/>
      </w:pPr>
      <w:bookmarkStart w:colFirst="0" w:colLast="0" w:name="_8k1dpqsemwmc" w:id="174"/>
      <w:bookmarkEnd w:id="174"/>
      <w:r w:rsidDel="00000000" w:rsidR="00000000" w:rsidRPr="00000000">
        <w:rPr>
          <w:rtl w:val="0"/>
        </w:rPr>
        <w:t xml:space="preserve">-Replenish Mana and Life:</w:t>
      </w:r>
    </w:p>
    <w:p w:rsidR="00000000" w:rsidDel="00000000" w:rsidP="00000000" w:rsidRDefault="00000000" w:rsidRPr="00000000" w14:paraId="00000953">
      <w:pPr>
        <w:rPr/>
      </w:pPr>
      <w:r w:rsidDel="00000000" w:rsidR="00000000" w:rsidRPr="00000000">
        <w:rPr>
          <w:rtl w:val="0"/>
        </w:rPr>
        <w:tab/>
        <w:tab/>
        <w:t xml:space="preserve">Tags: </w:t>
      </w:r>
      <w:r w:rsidDel="00000000" w:rsidR="00000000" w:rsidRPr="00000000">
        <w:rPr>
          <w:color w:val="0000ff"/>
          <w:rtl w:val="0"/>
        </w:rPr>
        <w:t xml:space="preserve">[Healing] [Mana Regen] [Autocast]</w:t>
      </w:r>
      <w:r w:rsidDel="00000000" w:rsidR="00000000" w:rsidRPr="00000000">
        <w:rPr>
          <w:rtl w:val="0"/>
        </w:rPr>
      </w:r>
    </w:p>
    <w:p w:rsidR="00000000" w:rsidDel="00000000" w:rsidP="00000000" w:rsidRDefault="00000000" w:rsidRPr="00000000" w14:paraId="0000095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55">
      <w:pPr>
        <w:ind w:left="720" w:firstLine="720"/>
        <w:rPr/>
      </w:pPr>
      <w:r w:rsidDel="00000000" w:rsidR="00000000" w:rsidRPr="00000000">
        <w:rPr>
          <w:rtl w:val="0"/>
        </w:rPr>
        <w:t xml:space="preserve">RawCode: Ambt</w:t>
      </w:r>
    </w:p>
    <w:p w:rsidR="00000000" w:rsidDel="00000000" w:rsidP="00000000" w:rsidRDefault="00000000" w:rsidRPr="00000000" w14:paraId="00000956">
      <w:pPr>
        <w:ind w:left="720" w:firstLine="72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57">
      <w:pPr>
        <w:numPr>
          <w:ilvl w:val="0"/>
          <w:numId w:val="80"/>
        </w:numPr>
        <w:spacing w:after="0" w:afterAutospacing="0"/>
        <w:ind w:left="720" w:hanging="360"/>
      </w:pPr>
      <w:r w:rsidDel="00000000" w:rsidR="00000000" w:rsidRPr="00000000">
        <w:rPr>
          <w:rtl w:val="0"/>
        </w:rPr>
        <w:t xml:space="preserve">“Data Hit/Mana Points Gained”</w:t>
      </w:r>
    </w:p>
    <w:p w:rsidR="00000000" w:rsidDel="00000000" w:rsidP="00000000" w:rsidRDefault="00000000" w:rsidRPr="00000000" w14:paraId="00000958">
      <w:pPr>
        <w:numPr>
          <w:ilvl w:val="1"/>
          <w:numId w:val="80"/>
        </w:numPr>
        <w:spacing w:after="0" w:afterAutospacing="0"/>
        <w:ind w:left="1440" w:hanging="360"/>
      </w:pPr>
      <w:r w:rsidDel="00000000" w:rsidR="00000000" w:rsidRPr="00000000">
        <w:rPr>
          <w:rtl w:val="0"/>
        </w:rPr>
        <w:t xml:space="preserve">0 or negative values causes it to stop working entirely.</w:t>
      </w:r>
    </w:p>
    <w:p w:rsidR="00000000" w:rsidDel="00000000" w:rsidP="00000000" w:rsidRDefault="00000000" w:rsidRPr="00000000" w14:paraId="00000959">
      <w:pPr>
        <w:numPr>
          <w:ilvl w:val="0"/>
          <w:numId w:val="80"/>
        </w:numPr>
        <w:spacing w:after="0" w:afterAutospacing="0"/>
        <w:ind w:left="720" w:hanging="360"/>
      </w:pPr>
      <w:r w:rsidDel="00000000" w:rsidR="00000000" w:rsidRPr="00000000">
        <w:rPr>
          <w:rtl w:val="0"/>
        </w:rPr>
        <w:t xml:space="preserve">Replenish mana special effect is hardcoded into the spell. </w:t>
      </w:r>
      <w:r w:rsidDel="00000000" w:rsidR="00000000" w:rsidRPr="00000000">
        <w:rPr>
          <w:color w:val="660000"/>
          <w:rtl w:val="0"/>
        </w:rPr>
        <w:t xml:space="preserve">(</w:t>
      </w:r>
      <w:r w:rsidDel="00000000" w:rsidR="00000000" w:rsidRPr="00000000">
        <w:rPr>
          <w:color w:val="9900ff"/>
          <w:rtl w:val="0"/>
        </w:rPr>
        <w:t xml:space="preserve">Nudl</w:t>
      </w:r>
      <w:r w:rsidDel="00000000" w:rsidR="00000000" w:rsidRPr="00000000">
        <w:rPr>
          <w:color w:val="660000"/>
          <w:rtl w:val="0"/>
        </w:rPr>
        <w:t xml:space="preserve">)</w:t>
      </w:r>
    </w:p>
    <w:p w:rsidR="00000000" w:rsidDel="00000000" w:rsidP="00000000" w:rsidRDefault="00000000" w:rsidRPr="00000000" w14:paraId="0000095A">
      <w:pPr>
        <w:numPr>
          <w:ilvl w:val="0"/>
          <w:numId w:val="80"/>
        </w:numPr>
        <w:ind w:left="720" w:hanging="360"/>
      </w:pPr>
      <w:r w:rsidDel="00000000" w:rsidR="00000000" w:rsidRPr="00000000">
        <w:rPr>
          <w:rtl w:val="0"/>
        </w:rPr>
        <w:t xml:space="preserve">Can be used to make a mana based copy of Priest’s Healing ability by setting Mana Gained to -1, Water Height -1 and triggering so that target is given mana.  </w:t>
      </w:r>
      <w:r w:rsidDel="00000000" w:rsidR="00000000" w:rsidRPr="00000000">
        <w:rPr>
          <w:color w:val="660000"/>
          <w:rtl w:val="0"/>
        </w:rPr>
        <w:t xml:space="preserve">(</w:t>
      </w:r>
      <w:r w:rsidDel="00000000" w:rsidR="00000000" w:rsidRPr="00000000">
        <w:rPr>
          <w:color w:val="9900ff"/>
          <w:rtl w:val="0"/>
        </w:rPr>
        <w:t xml:space="preserve">Nudl</w:t>
      </w:r>
      <w:r w:rsidDel="00000000" w:rsidR="00000000" w:rsidRPr="00000000">
        <w:rPr>
          <w:color w:val="660000"/>
          <w:rtl w:val="0"/>
        </w:rPr>
        <w:t xml:space="preserve">)</w:t>
      </w:r>
      <w:r w:rsidDel="00000000" w:rsidR="00000000" w:rsidRPr="00000000">
        <w:rPr>
          <w:rtl w:val="0"/>
        </w:rPr>
      </w:r>
    </w:p>
    <w:p w:rsidR="00000000" w:rsidDel="00000000" w:rsidP="00000000" w:rsidRDefault="00000000" w:rsidRPr="00000000" w14:paraId="0000095B">
      <w:pPr>
        <w:pStyle w:val="Heading2"/>
        <w:ind w:firstLine="720"/>
        <w:rPr/>
      </w:pPr>
      <w:bookmarkStart w:colFirst="0" w:colLast="0" w:name="_6o04btuqj7x3" w:id="175"/>
      <w:bookmarkEnd w:id="175"/>
      <w:r w:rsidDel="00000000" w:rsidR="00000000" w:rsidRPr="00000000">
        <w:rPr>
          <w:rtl w:val="0"/>
        </w:rPr>
        <w:t xml:space="preserve">-Resistant Skin:</w:t>
      </w:r>
    </w:p>
    <w:p w:rsidR="00000000" w:rsidDel="00000000" w:rsidP="00000000" w:rsidRDefault="00000000" w:rsidRPr="00000000" w14:paraId="0000095C">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95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5E">
      <w:pPr>
        <w:ind w:left="720" w:firstLine="720"/>
        <w:rPr/>
      </w:pPr>
      <w:r w:rsidDel="00000000" w:rsidR="00000000" w:rsidRPr="00000000">
        <w:rPr>
          <w:rtl w:val="0"/>
        </w:rPr>
        <w:t xml:space="preserve">RawCode: Arsk ACrk ACsk</w:t>
      </w:r>
    </w:p>
    <w:p w:rsidR="00000000" w:rsidDel="00000000" w:rsidP="00000000" w:rsidRDefault="00000000" w:rsidRPr="00000000" w14:paraId="0000095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1.31.1</w:t>
      </w:r>
      <w:r w:rsidDel="00000000" w:rsidR="00000000" w:rsidRPr="00000000">
        <w:rPr>
          <w:rtl w:val="0"/>
        </w:rPr>
      </w:r>
    </w:p>
    <w:p w:rsidR="00000000" w:rsidDel="00000000" w:rsidP="00000000" w:rsidRDefault="00000000" w:rsidRPr="00000000" w14:paraId="00000960">
      <w:pPr>
        <w:numPr>
          <w:ilvl w:val="0"/>
          <w:numId w:val="80"/>
        </w:numPr>
        <w:spacing w:after="0" w:afterAutospacing="0"/>
        <w:ind w:left="720" w:hanging="360"/>
      </w:pPr>
      <w:r w:rsidDel="00000000" w:rsidR="00000000" w:rsidRPr="00000000">
        <w:rPr>
          <w:rtl w:val="0"/>
        </w:rPr>
        <w:t xml:space="preserve">Practically a hardcoded Tenacity.</w:t>
      </w:r>
    </w:p>
    <w:p w:rsidR="00000000" w:rsidDel="00000000" w:rsidP="00000000" w:rsidRDefault="00000000" w:rsidRPr="00000000" w14:paraId="00000961">
      <w:pPr>
        <w:numPr>
          <w:ilvl w:val="0"/>
          <w:numId w:val="80"/>
        </w:numPr>
        <w:spacing w:after="0" w:afterAutospacing="0"/>
        <w:ind w:left="720" w:hanging="360"/>
      </w:pPr>
      <w:r w:rsidDel="00000000" w:rsidR="00000000" w:rsidRPr="00000000">
        <w:rPr>
          <w:rtl w:val="0"/>
        </w:rPr>
        <w:t xml:space="preserve">Reduce durations of spells to the “hero” duration. </w:t>
      </w:r>
    </w:p>
    <w:p w:rsidR="00000000" w:rsidDel="00000000" w:rsidP="00000000" w:rsidRDefault="00000000" w:rsidRPr="00000000" w14:paraId="00000962">
      <w:pPr>
        <w:numPr>
          <w:ilvl w:val="0"/>
          <w:numId w:val="80"/>
        </w:numPr>
        <w:ind w:left="720" w:hanging="360"/>
      </w:pPr>
      <w:r w:rsidDel="00000000" w:rsidR="00000000" w:rsidRPr="00000000">
        <w:rPr>
          <w:rtl w:val="0"/>
        </w:rPr>
        <w:t xml:space="preserve">Also makes it so the unit cannot be targeted by spells that cannot target heroes. Does not make the unit targetable by spells that can ONLY target heroes. </w:t>
      </w:r>
      <w:r w:rsidDel="00000000" w:rsidR="00000000" w:rsidRPr="00000000">
        <w:rPr>
          <w:color w:val="0000ff"/>
          <w:rtl w:val="0"/>
        </w:rPr>
        <w:t xml:space="preserve"> </w:t>
      </w:r>
      <w:r w:rsidDel="00000000" w:rsidR="00000000" w:rsidRPr="00000000">
        <w:rPr>
          <w:color w:val="9900ff"/>
          <w:rtl w:val="0"/>
        </w:rPr>
        <w:t xml:space="preserve">(SonGuhun)</w:t>
      </w:r>
      <w:r w:rsidDel="00000000" w:rsidR="00000000" w:rsidRPr="00000000">
        <w:rPr>
          <w:rtl w:val="0"/>
        </w:rPr>
      </w:r>
    </w:p>
    <w:p w:rsidR="00000000" w:rsidDel="00000000" w:rsidP="00000000" w:rsidRDefault="00000000" w:rsidRPr="00000000" w14:paraId="00000963">
      <w:pPr>
        <w:pStyle w:val="Heading2"/>
        <w:ind w:firstLine="720"/>
        <w:rPr/>
      </w:pPr>
      <w:bookmarkStart w:colFirst="0" w:colLast="0" w:name="_le6ogf7xfsjs" w:id="176"/>
      <w:bookmarkEnd w:id="176"/>
      <w:r w:rsidDel="00000000" w:rsidR="00000000" w:rsidRPr="00000000">
        <w:rPr>
          <w:rtl w:val="0"/>
        </w:rPr>
        <w:t xml:space="preserve">-Roar:</w:t>
      </w:r>
    </w:p>
    <w:p w:rsidR="00000000" w:rsidDel="00000000" w:rsidP="00000000" w:rsidRDefault="00000000" w:rsidRPr="00000000" w14:paraId="00000964">
      <w:pPr>
        <w:rPr/>
      </w:pPr>
      <w:r w:rsidDel="00000000" w:rsidR="00000000" w:rsidRPr="00000000">
        <w:rPr>
          <w:rtl w:val="0"/>
        </w:rPr>
        <w:tab/>
        <w:tab/>
        <w:t xml:space="preserve">Tags: </w:t>
      </w:r>
      <w:r w:rsidDel="00000000" w:rsidR="00000000" w:rsidRPr="00000000">
        <w:rPr>
          <w:color w:val="0000ff"/>
          <w:rtl w:val="0"/>
        </w:rPr>
        <w:t xml:space="preserve">[Percent Damage Increase] [Percent Damage Decrease] [Flat Armor Increase] [Flat Armor Decrease] [Damage Over Time] [Healing Over Time]</w:t>
        <w:tab/>
        <w:tab/>
        <w:tab/>
        <w:t xml:space="preserve"> [Healing]</w:t>
      </w:r>
      <w:r w:rsidDel="00000000" w:rsidR="00000000" w:rsidRPr="00000000">
        <w:rPr>
          <w:rtl w:val="0"/>
        </w:rPr>
      </w:r>
    </w:p>
    <w:p w:rsidR="00000000" w:rsidDel="00000000" w:rsidP="00000000" w:rsidRDefault="00000000" w:rsidRPr="00000000" w14:paraId="0000096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Rawr XD</w:t>
      </w:r>
    </w:p>
    <w:p w:rsidR="00000000" w:rsidDel="00000000" w:rsidP="00000000" w:rsidRDefault="00000000" w:rsidRPr="00000000" w14:paraId="00000966">
      <w:pPr>
        <w:ind w:left="720" w:firstLine="720"/>
        <w:rPr/>
      </w:pPr>
      <w:r w:rsidDel="00000000" w:rsidR="00000000" w:rsidRPr="00000000">
        <w:rPr>
          <w:rtl w:val="0"/>
        </w:rPr>
        <w:t xml:space="preserve">Casting by AI: Used when engaging enemies.</w:t>
      </w:r>
    </w:p>
    <w:p w:rsidR="00000000" w:rsidDel="00000000" w:rsidP="00000000" w:rsidRDefault="00000000" w:rsidRPr="00000000" w14:paraId="00000967">
      <w:pPr>
        <w:ind w:left="720" w:firstLine="720"/>
        <w:rPr/>
      </w:pPr>
      <w:r w:rsidDel="00000000" w:rsidR="00000000" w:rsidRPr="00000000">
        <w:rPr>
          <w:rtl w:val="0"/>
        </w:rPr>
        <w:t xml:space="preserve">RawCode: Aroa Ara2 ACr1 ACro</w:t>
      </w:r>
    </w:p>
    <w:p w:rsidR="00000000" w:rsidDel="00000000" w:rsidP="00000000" w:rsidRDefault="00000000" w:rsidRPr="00000000" w14:paraId="0000096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69">
      <w:pPr>
        <w:numPr>
          <w:ilvl w:val="0"/>
          <w:numId w:val="80"/>
        </w:numPr>
        <w:spacing w:after="0" w:afterAutospacing="0"/>
        <w:ind w:left="720" w:hanging="360"/>
      </w:pPr>
      <w:r w:rsidDel="00000000" w:rsidR="00000000" w:rsidRPr="00000000">
        <w:rPr>
          <w:rtl w:val="0"/>
        </w:rPr>
        <w:t xml:space="preserve">“Data - Damage/Defense Increase”</w:t>
      </w:r>
    </w:p>
    <w:p w:rsidR="00000000" w:rsidDel="00000000" w:rsidP="00000000" w:rsidRDefault="00000000" w:rsidRPr="00000000" w14:paraId="0000096A">
      <w:pPr>
        <w:numPr>
          <w:ilvl w:val="1"/>
          <w:numId w:val="80"/>
        </w:numPr>
        <w:spacing w:after="0" w:afterAutospacing="0"/>
        <w:ind w:left="1440" w:hanging="360"/>
      </w:pPr>
      <w:r w:rsidDel="00000000" w:rsidR="00000000" w:rsidRPr="00000000">
        <w:rPr>
          <w:rtl w:val="0"/>
        </w:rPr>
        <w:t xml:space="preserve">Negative values causes loss in damage/armor</w:t>
      </w:r>
    </w:p>
    <w:p w:rsidR="00000000" w:rsidDel="00000000" w:rsidP="00000000" w:rsidRDefault="00000000" w:rsidRPr="00000000" w14:paraId="0000096B">
      <w:pPr>
        <w:numPr>
          <w:ilvl w:val="0"/>
          <w:numId w:val="80"/>
        </w:numPr>
        <w:spacing w:after="0" w:afterAutospacing="0"/>
        <w:ind w:left="720" w:hanging="360"/>
      </w:pPr>
      <w:r w:rsidDel="00000000" w:rsidR="00000000" w:rsidRPr="00000000">
        <w:rPr>
          <w:rtl w:val="0"/>
        </w:rPr>
        <w:t xml:space="preserve">“Data - Life/mana Regen”</w:t>
      </w:r>
    </w:p>
    <w:p w:rsidR="00000000" w:rsidDel="00000000" w:rsidP="00000000" w:rsidRDefault="00000000" w:rsidRPr="00000000" w14:paraId="0000096C">
      <w:pPr>
        <w:numPr>
          <w:ilvl w:val="1"/>
          <w:numId w:val="80"/>
        </w:numPr>
        <w:spacing w:after="0" w:afterAutospacing="0"/>
        <w:ind w:left="1440" w:hanging="360"/>
      </w:pPr>
      <w:r w:rsidDel="00000000" w:rsidR="00000000" w:rsidRPr="00000000">
        <w:rPr>
          <w:rtl w:val="0"/>
        </w:rPr>
        <w:t xml:space="preserve">Negative values causes loss in life/mana.</w:t>
      </w:r>
    </w:p>
    <w:p w:rsidR="00000000" w:rsidDel="00000000" w:rsidP="00000000" w:rsidRDefault="00000000" w:rsidRPr="00000000" w14:paraId="0000096D">
      <w:pPr>
        <w:numPr>
          <w:ilvl w:val="0"/>
          <w:numId w:val="80"/>
        </w:numPr>
        <w:spacing w:after="0" w:afterAutospacing="0"/>
        <w:ind w:left="720" w:hanging="360"/>
      </w:pPr>
      <w:r w:rsidDel="00000000" w:rsidR="00000000" w:rsidRPr="00000000">
        <w:rPr>
          <w:rtl w:val="0"/>
        </w:rPr>
        <w:t xml:space="preserve">Adheres to Targets Allowed.</w:t>
      </w:r>
    </w:p>
    <w:p w:rsidR="00000000" w:rsidDel="00000000" w:rsidP="00000000" w:rsidRDefault="00000000" w:rsidRPr="00000000" w14:paraId="0000096E">
      <w:pPr>
        <w:numPr>
          <w:ilvl w:val="0"/>
          <w:numId w:val="80"/>
        </w:numPr>
        <w:spacing w:after="0" w:afterAutospacing="0"/>
        <w:ind w:left="720" w:hanging="360"/>
      </w:pPr>
      <w:r w:rsidDel="00000000" w:rsidR="00000000" w:rsidRPr="00000000">
        <w:rPr>
          <w:rtl w:val="0"/>
        </w:rPr>
        <w:t xml:space="preserve">The field Max Units actually means this ability is only castable if the number of valid targets in Targets Allowed around area of effect is higher than that. Which means if you want it to be castable on empty ground, always set to 0. Otherwise it will never cast.</w:t>
      </w:r>
    </w:p>
    <w:p w:rsidR="00000000" w:rsidDel="00000000" w:rsidP="00000000" w:rsidRDefault="00000000" w:rsidRPr="00000000" w14:paraId="0000096F">
      <w:pPr>
        <w:numPr>
          <w:ilvl w:val="0"/>
          <w:numId w:val="80"/>
        </w:numPr>
        <w:ind w:left="720" w:hanging="360"/>
      </w:pPr>
      <w:r w:rsidDel="00000000" w:rsidR="00000000" w:rsidRPr="00000000">
        <w:rPr>
          <w:rtl w:val="0"/>
        </w:rPr>
        <w:t xml:space="preserve">AI Usage: Refuses to cast it if its damage increase (%) is 0. </w:t>
      </w:r>
      <w:r w:rsidDel="00000000" w:rsidR="00000000" w:rsidRPr="00000000">
        <w:rPr>
          <w:color w:val="9900ff"/>
          <w:rtl w:val="0"/>
        </w:rPr>
        <w:t xml:space="preserve">(Uyarrr)</w:t>
      </w:r>
      <w:r w:rsidDel="00000000" w:rsidR="00000000" w:rsidRPr="00000000">
        <w:rPr>
          <w:rtl w:val="0"/>
        </w:rPr>
      </w:r>
    </w:p>
    <w:p w:rsidR="00000000" w:rsidDel="00000000" w:rsidP="00000000" w:rsidRDefault="00000000" w:rsidRPr="00000000" w14:paraId="00000970">
      <w:pPr>
        <w:pStyle w:val="Heading2"/>
        <w:ind w:firstLine="720"/>
        <w:rPr/>
      </w:pPr>
      <w:bookmarkStart w:colFirst="0" w:colLast="0" w:name="_ql4bxfrtixzu" w:id="177"/>
      <w:bookmarkEnd w:id="177"/>
      <w:r w:rsidDel="00000000" w:rsidR="00000000" w:rsidRPr="00000000">
        <w:rPr>
          <w:rtl w:val="0"/>
        </w:rPr>
        <w:t xml:space="preserve">-Root:</w:t>
      </w:r>
    </w:p>
    <w:p w:rsidR="00000000" w:rsidDel="00000000" w:rsidP="00000000" w:rsidRDefault="00000000" w:rsidRPr="00000000" w14:paraId="00000971">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97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7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1.31.1</w:t>
      </w:r>
      <w:r w:rsidDel="00000000" w:rsidR="00000000" w:rsidRPr="00000000">
        <w:rPr>
          <w:rtl w:val="0"/>
        </w:rPr>
      </w:r>
    </w:p>
    <w:p w:rsidR="00000000" w:rsidDel="00000000" w:rsidP="00000000" w:rsidRDefault="00000000" w:rsidRPr="00000000" w14:paraId="00000974">
      <w:pPr>
        <w:numPr>
          <w:ilvl w:val="0"/>
          <w:numId w:val="80"/>
        </w:numPr>
        <w:spacing w:after="0" w:afterAutospacing="0"/>
        <w:ind w:left="720" w:hanging="360"/>
      </w:pPr>
      <w:r w:rsidDel="00000000" w:rsidR="00000000" w:rsidRPr="00000000">
        <w:rPr>
          <w:rtl w:val="0"/>
        </w:rPr>
        <w:t xml:space="preserve">Uprooted structures can have a flying height (if their movement speed is 0, you must redraw their model using SetUnitPosition in another frame). </w:t>
      </w:r>
      <w:r w:rsidDel="00000000" w:rsidR="00000000" w:rsidRPr="00000000">
        <w:rPr>
          <w:color w:val="0000ff"/>
          <w:rtl w:val="0"/>
        </w:rPr>
        <w:t xml:space="preserve">(SonGuhun)</w:t>
      </w:r>
    </w:p>
    <w:p w:rsidR="00000000" w:rsidDel="00000000" w:rsidP="00000000" w:rsidRDefault="00000000" w:rsidRPr="00000000" w14:paraId="00000975">
      <w:pPr>
        <w:numPr>
          <w:ilvl w:val="0"/>
          <w:numId w:val="80"/>
        </w:numPr>
        <w:spacing w:after="0" w:afterAutospacing="0"/>
        <w:ind w:left="720" w:hanging="360"/>
      </w:pPr>
      <w:r w:rsidDel="00000000" w:rsidR="00000000" w:rsidRPr="00000000">
        <w:rPr>
          <w:rtl w:val="0"/>
        </w:rPr>
        <w:t xml:space="preserve">Having this on a structure will cause them to “turn” to attack enemies if they have proper movement types, movement speed and turn rates.</w:t>
      </w:r>
    </w:p>
    <w:p w:rsidR="00000000" w:rsidDel="00000000" w:rsidP="00000000" w:rsidRDefault="00000000" w:rsidRPr="00000000" w14:paraId="00000976">
      <w:pPr>
        <w:numPr>
          <w:ilvl w:val="0"/>
          <w:numId w:val="80"/>
        </w:numPr>
        <w:spacing w:after="0" w:afterAutospacing="0"/>
        <w:ind w:left="720" w:hanging="360"/>
      </w:pPr>
      <w:r w:rsidDel="00000000" w:rsidR="00000000" w:rsidRPr="00000000">
        <w:rPr>
          <w:rtl w:val="0"/>
        </w:rPr>
        <w:t xml:space="preserve">Uprooted structures have most of their abilities negated until they root again. Eat Tree follows the rule in reverse (negated until you uproot,) and custom abilities based on Eat Tree are not negated at all. </w:t>
      </w:r>
      <w:r w:rsidDel="00000000" w:rsidR="00000000" w:rsidRPr="00000000">
        <w:rPr>
          <w:color w:val="9900ff"/>
          <w:rtl w:val="0"/>
        </w:rPr>
        <w:t xml:space="preserve">(EternalOne)</w:t>
      </w:r>
      <w:r w:rsidDel="00000000" w:rsidR="00000000" w:rsidRPr="00000000">
        <w:rPr>
          <w:rtl w:val="0"/>
        </w:rPr>
      </w:r>
    </w:p>
    <w:p w:rsidR="00000000" w:rsidDel="00000000" w:rsidP="00000000" w:rsidRDefault="00000000" w:rsidRPr="00000000" w14:paraId="00000977">
      <w:pPr>
        <w:numPr>
          <w:ilvl w:val="0"/>
          <w:numId w:val="80"/>
        </w:numPr>
        <w:spacing w:after="0" w:afterAutospacing="0"/>
        <w:ind w:left="720" w:hanging="360"/>
      </w:pPr>
      <w:r w:rsidDel="00000000" w:rsidR="00000000" w:rsidRPr="00000000">
        <w:rPr>
          <w:rtl w:val="0"/>
        </w:rPr>
        <w:t xml:space="preserve">If a rooted unit is morphed through chaos/barrage, will stay unmovable until uprooted again</w:t>
      </w:r>
    </w:p>
    <w:p w:rsidR="00000000" w:rsidDel="00000000" w:rsidP="00000000" w:rsidRDefault="00000000" w:rsidRPr="00000000" w14:paraId="00000978">
      <w:pPr>
        <w:numPr>
          <w:ilvl w:val="0"/>
          <w:numId w:val="80"/>
        </w:numPr>
        <w:spacing w:after="0" w:afterAutospacing="0"/>
        <w:ind w:left="720" w:hanging="360"/>
      </w:pPr>
      <w:r w:rsidDel="00000000" w:rsidR="00000000" w:rsidRPr="00000000">
        <w:rPr>
          <w:rtl w:val="0"/>
        </w:rPr>
        <w:t xml:space="preserve">The ability doesn’t appear in the UI if multiple units are selected at once.</w:t>
      </w:r>
    </w:p>
    <w:p w:rsidR="00000000" w:rsidDel="00000000" w:rsidP="00000000" w:rsidRDefault="00000000" w:rsidRPr="00000000" w14:paraId="00000979">
      <w:pPr>
        <w:numPr>
          <w:ilvl w:val="0"/>
          <w:numId w:val="80"/>
        </w:numPr>
        <w:spacing w:after="0" w:afterAutospacing="0"/>
        <w:ind w:left="720" w:hanging="360"/>
      </w:pPr>
      <w:r w:rsidDel="00000000" w:rsidR="00000000" w:rsidRPr="00000000">
        <w:rPr>
          <w:rtl w:val="0"/>
        </w:rPr>
        <w:t xml:space="preserve">Leaves behind Unpathable ground if the building dies with this ability added via object editor. </w:t>
      </w:r>
    </w:p>
    <w:p w:rsidR="00000000" w:rsidDel="00000000" w:rsidP="00000000" w:rsidRDefault="00000000" w:rsidRPr="00000000" w14:paraId="0000097A">
      <w:pPr>
        <w:numPr>
          <w:ilvl w:val="1"/>
          <w:numId w:val="80"/>
        </w:numPr>
        <w:ind w:left="1440" w:hanging="360"/>
      </w:pPr>
      <w:r w:rsidDel="00000000" w:rsidR="00000000" w:rsidRPr="00000000">
        <w:rPr>
          <w:rtl w:val="0"/>
        </w:rPr>
        <w:t xml:space="preserve">This does not happen if the ability is added with triggers.</w:t>
      </w:r>
    </w:p>
    <w:p w:rsidR="00000000" w:rsidDel="00000000" w:rsidP="00000000" w:rsidRDefault="00000000" w:rsidRPr="00000000" w14:paraId="0000097B">
      <w:pPr>
        <w:pStyle w:val="Heading2"/>
        <w:ind w:firstLine="720"/>
        <w:rPr/>
      </w:pPr>
      <w:bookmarkStart w:colFirst="0" w:colLast="0" w:name="_bi1onu5xj3d3" w:id="178"/>
      <w:bookmarkEnd w:id="178"/>
      <w:r w:rsidDel="00000000" w:rsidR="00000000" w:rsidRPr="00000000">
        <w:rPr>
          <w:rtl w:val="0"/>
        </w:rPr>
        <w:t xml:space="preserve">-Sentinel:</w:t>
      </w:r>
    </w:p>
    <w:p w:rsidR="00000000" w:rsidDel="00000000" w:rsidP="00000000" w:rsidRDefault="00000000" w:rsidRPr="00000000" w14:paraId="0000097C">
      <w:pPr>
        <w:rPr/>
      </w:pPr>
      <w:r w:rsidDel="00000000" w:rsidR="00000000" w:rsidRPr="00000000">
        <w:rPr>
          <w:rtl w:val="0"/>
        </w:rPr>
        <w:tab/>
        <w:tab/>
        <w:t xml:space="preserve">Tags: </w:t>
      </w:r>
      <w:r w:rsidDel="00000000" w:rsidR="00000000" w:rsidRPr="00000000">
        <w:rPr>
          <w:color w:val="0000ff"/>
          <w:rtl w:val="0"/>
        </w:rPr>
        <w:t xml:space="preserve">[Vision]</w:t>
      </w:r>
      <w:r w:rsidDel="00000000" w:rsidR="00000000" w:rsidRPr="00000000">
        <w:rPr>
          <w:rtl w:val="0"/>
        </w:rPr>
      </w:r>
    </w:p>
    <w:p w:rsidR="00000000" w:rsidDel="00000000" w:rsidP="00000000" w:rsidRDefault="00000000" w:rsidRPr="00000000" w14:paraId="0000097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7E">
      <w:pPr>
        <w:ind w:left="720" w:firstLine="720"/>
        <w:rPr/>
      </w:pPr>
      <w:r w:rsidDel="00000000" w:rsidR="00000000" w:rsidRPr="00000000">
        <w:rPr>
          <w:rtl w:val="0"/>
        </w:rPr>
        <w:t xml:space="preserve">RawCode: Aesn Aesr</w:t>
      </w:r>
    </w:p>
    <w:p w:rsidR="00000000" w:rsidDel="00000000" w:rsidP="00000000" w:rsidRDefault="00000000" w:rsidRPr="00000000" w14:paraId="0000097F">
      <w:pPr>
        <w:ind w:left="720" w:firstLine="720"/>
        <w:rPr>
          <w:color w:val="00ff00"/>
        </w:rPr>
      </w:pPr>
      <w:r w:rsidDel="00000000" w:rsidR="00000000" w:rsidRPr="00000000">
        <w:rPr>
          <w:rtl w:val="0"/>
        </w:rPr>
        <w:t xml:space="preserve">Latest tested version: </w:t>
      </w:r>
      <w:r w:rsidDel="00000000" w:rsidR="00000000" w:rsidRPr="00000000">
        <w:rPr>
          <w:color w:val="00bf00"/>
          <w:rtl w:val="0"/>
        </w:rPr>
        <w:t xml:space="preserve"> </w:t>
      </w:r>
      <w:r w:rsidDel="00000000" w:rsidR="00000000" w:rsidRPr="00000000">
        <w:rPr>
          <w:color w:val="00ff00"/>
          <w:rtl w:val="0"/>
        </w:rPr>
        <w:t xml:space="preserve">1.31</w:t>
      </w:r>
    </w:p>
    <w:p w:rsidR="00000000" w:rsidDel="00000000" w:rsidP="00000000" w:rsidRDefault="00000000" w:rsidRPr="00000000" w14:paraId="00000980">
      <w:pPr>
        <w:numPr>
          <w:ilvl w:val="0"/>
          <w:numId w:val="80"/>
        </w:numPr>
        <w:spacing w:after="0" w:afterAutospacing="0"/>
        <w:ind w:left="720" w:hanging="360"/>
      </w:pPr>
      <w:r w:rsidDel="00000000" w:rsidR="00000000" w:rsidRPr="00000000">
        <w:rPr>
          <w:rtl w:val="0"/>
        </w:rPr>
        <w:t xml:space="preserve">“Data - In Flight Sight Radius”</w:t>
      </w:r>
    </w:p>
    <w:p w:rsidR="00000000" w:rsidDel="00000000" w:rsidP="00000000" w:rsidRDefault="00000000" w:rsidRPr="00000000" w14:paraId="00000981">
      <w:pPr>
        <w:numPr>
          <w:ilvl w:val="1"/>
          <w:numId w:val="80"/>
        </w:numPr>
        <w:spacing w:after="0" w:afterAutospacing="0"/>
        <w:ind w:left="1440" w:hanging="360"/>
      </w:pPr>
      <w:r w:rsidDel="00000000" w:rsidR="00000000" w:rsidRPr="00000000">
        <w:rPr>
          <w:rtl w:val="0"/>
        </w:rPr>
        <w:t xml:space="preserve">This determines the sight range of the owl while it is flying to the tree.</w:t>
      </w:r>
    </w:p>
    <w:p w:rsidR="00000000" w:rsidDel="00000000" w:rsidP="00000000" w:rsidRDefault="00000000" w:rsidRPr="00000000" w14:paraId="00000982">
      <w:pPr>
        <w:numPr>
          <w:ilvl w:val="1"/>
          <w:numId w:val="80"/>
        </w:numPr>
        <w:spacing w:after="0" w:afterAutospacing="0"/>
        <w:ind w:left="1440" w:hanging="360"/>
      </w:pPr>
      <w:r w:rsidDel="00000000" w:rsidR="00000000" w:rsidRPr="00000000">
        <w:rPr>
          <w:rtl w:val="0"/>
        </w:rPr>
        <w:t xml:space="preserve">Unlike unit sight ranges, this can exceed 1800.</w:t>
      </w:r>
    </w:p>
    <w:p w:rsidR="00000000" w:rsidDel="00000000" w:rsidP="00000000" w:rsidRDefault="00000000" w:rsidRPr="00000000" w14:paraId="00000983">
      <w:pPr>
        <w:numPr>
          <w:ilvl w:val="0"/>
          <w:numId w:val="80"/>
        </w:numPr>
        <w:spacing w:after="0" w:afterAutospacing="0"/>
        <w:ind w:left="720" w:hanging="360"/>
      </w:pPr>
      <w:r w:rsidDel="00000000" w:rsidR="00000000" w:rsidRPr="00000000">
        <w:rPr>
          <w:rtl w:val="0"/>
        </w:rPr>
        <w:t xml:space="preserve">“Data - Number of Owls”</w:t>
      </w:r>
    </w:p>
    <w:p w:rsidR="00000000" w:rsidDel="00000000" w:rsidP="00000000" w:rsidRDefault="00000000" w:rsidRPr="00000000" w14:paraId="00000984">
      <w:pPr>
        <w:numPr>
          <w:ilvl w:val="1"/>
          <w:numId w:val="80"/>
        </w:numPr>
        <w:spacing w:after="0" w:afterAutospacing="0"/>
        <w:ind w:left="1440" w:hanging="360"/>
      </w:pPr>
      <w:r w:rsidDel="00000000" w:rsidR="00000000" w:rsidRPr="00000000">
        <w:rPr>
          <w:rtl w:val="0"/>
        </w:rPr>
        <w:t xml:space="preserve">Negative values cause it to count up by -1 every time it’s cast and display on the ability button.</w:t>
      </w:r>
    </w:p>
    <w:p w:rsidR="00000000" w:rsidDel="00000000" w:rsidP="00000000" w:rsidRDefault="00000000" w:rsidRPr="00000000" w14:paraId="00000985">
      <w:pPr>
        <w:numPr>
          <w:ilvl w:val="1"/>
          <w:numId w:val="80"/>
        </w:numPr>
        <w:spacing w:after="0" w:afterAutospacing="0"/>
        <w:ind w:left="1440" w:hanging="360"/>
      </w:pPr>
      <w:r w:rsidDel="00000000" w:rsidR="00000000" w:rsidRPr="00000000">
        <w:rPr>
          <w:rtl w:val="0"/>
        </w:rPr>
        <w:t xml:space="preserve">0 causes unlimited uses.</w:t>
      </w:r>
    </w:p>
    <w:p w:rsidR="00000000" w:rsidDel="00000000" w:rsidP="00000000" w:rsidRDefault="00000000" w:rsidRPr="00000000" w14:paraId="00000986">
      <w:pPr>
        <w:numPr>
          <w:ilvl w:val="1"/>
          <w:numId w:val="80"/>
        </w:numPr>
        <w:spacing w:after="0" w:afterAutospacing="0"/>
        <w:ind w:left="1440" w:hanging="360"/>
      </w:pPr>
      <w:r w:rsidDel="00000000" w:rsidR="00000000" w:rsidRPr="00000000">
        <w:rPr>
          <w:rtl w:val="0"/>
        </w:rPr>
        <w:t xml:space="preserve">Costs 1 use per cast if set otherwise. Can perish the ability.</w:t>
      </w:r>
    </w:p>
    <w:p w:rsidR="00000000" w:rsidDel="00000000" w:rsidP="00000000" w:rsidRDefault="00000000" w:rsidRPr="00000000" w14:paraId="00000987">
      <w:pPr>
        <w:numPr>
          <w:ilvl w:val="0"/>
          <w:numId w:val="80"/>
        </w:numPr>
        <w:spacing w:after="0" w:afterAutospacing="0"/>
        <w:ind w:left="720" w:hanging="360"/>
      </w:pPr>
      <w:r w:rsidDel="00000000" w:rsidR="00000000" w:rsidRPr="00000000">
        <w:rPr>
          <w:rtl w:val="0"/>
        </w:rPr>
        <w:t xml:space="preserve">Cannot be cast on trees that are already occupied by a Sentinel owl or that currently have a Sentinel owl flying to them.</w:t>
      </w:r>
    </w:p>
    <w:p w:rsidR="00000000" w:rsidDel="00000000" w:rsidP="00000000" w:rsidRDefault="00000000" w:rsidRPr="00000000" w14:paraId="00000988">
      <w:pPr>
        <w:numPr>
          <w:ilvl w:val="0"/>
          <w:numId w:val="80"/>
        </w:numPr>
        <w:spacing w:after="0" w:afterAutospacing="0"/>
        <w:ind w:left="720" w:hanging="360"/>
      </w:pPr>
      <w:r w:rsidDel="00000000" w:rsidR="00000000" w:rsidRPr="00000000">
        <w:rPr>
          <w:rtl w:val="0"/>
        </w:rPr>
        <w:t xml:space="preserve">The Sentinel owl on a tree can be dispelled by various means.</w:t>
      </w:r>
    </w:p>
    <w:p w:rsidR="00000000" w:rsidDel="00000000" w:rsidP="00000000" w:rsidRDefault="00000000" w:rsidRPr="00000000" w14:paraId="00000989">
      <w:pPr>
        <w:numPr>
          <w:ilvl w:val="1"/>
          <w:numId w:val="80"/>
        </w:numPr>
        <w:spacing w:after="0" w:afterAutospacing="0"/>
        <w:ind w:left="1440" w:hanging="360"/>
      </w:pPr>
      <w:r w:rsidDel="00000000" w:rsidR="00000000" w:rsidRPr="00000000">
        <w:rPr>
          <w:rtl w:val="0"/>
        </w:rPr>
        <w:t xml:space="preserve">Area of effect dispels like Detonation, Disenchant, Item Dispel (Wand of Negation), …</w:t>
      </w:r>
    </w:p>
    <w:p w:rsidR="00000000" w:rsidDel="00000000" w:rsidP="00000000" w:rsidRDefault="00000000" w:rsidRPr="00000000" w14:paraId="0000098A">
      <w:pPr>
        <w:numPr>
          <w:ilvl w:val="1"/>
          <w:numId w:val="80"/>
        </w:numPr>
        <w:spacing w:after="0" w:afterAutospacing="0"/>
        <w:ind w:left="1440" w:hanging="360"/>
      </w:pPr>
      <w:r w:rsidDel="00000000" w:rsidR="00000000" w:rsidRPr="00000000">
        <w:rPr>
          <w:rtl w:val="0"/>
        </w:rPr>
        <w:t xml:space="preserve">Directly targeted dispels like Purge, Abolish Magic</w:t>
      </w:r>
    </w:p>
    <w:p w:rsidR="00000000" w:rsidDel="00000000" w:rsidP="00000000" w:rsidRDefault="00000000" w:rsidRPr="00000000" w14:paraId="0000098B">
      <w:pPr>
        <w:numPr>
          <w:ilvl w:val="2"/>
          <w:numId w:val="80"/>
        </w:numPr>
        <w:spacing w:after="0" w:afterAutospacing="0"/>
        <w:ind w:left="2160" w:hanging="360"/>
      </w:pPr>
      <w:r w:rsidDel="00000000" w:rsidR="00000000" w:rsidRPr="00000000">
        <w:rPr>
          <w:rtl w:val="0"/>
        </w:rPr>
        <w:t xml:space="preserve">Bug: Those dispel abilities can already be cast on the tree when the owl is still in transit, the ability will be successfully cast but without an effective dispel of the owl, the owl in transit is unaffected.</w:t>
      </w:r>
    </w:p>
    <w:p w:rsidR="00000000" w:rsidDel="00000000" w:rsidP="00000000" w:rsidRDefault="00000000" w:rsidRPr="00000000" w14:paraId="0000098C">
      <w:pPr>
        <w:numPr>
          <w:ilvl w:val="1"/>
          <w:numId w:val="80"/>
        </w:numPr>
        <w:spacing w:after="0" w:afterAutospacing="0"/>
        <w:ind w:left="1440" w:hanging="360"/>
      </w:pPr>
      <w:r w:rsidDel="00000000" w:rsidR="00000000" w:rsidRPr="00000000">
        <w:rPr>
          <w:rtl w:val="0"/>
        </w:rPr>
        <w:t xml:space="preserve">The owl is also removed when the tree takes damage or is killed.</w:t>
      </w:r>
    </w:p>
    <w:p w:rsidR="00000000" w:rsidDel="00000000" w:rsidP="00000000" w:rsidRDefault="00000000" w:rsidRPr="00000000" w14:paraId="0000098D">
      <w:pPr>
        <w:numPr>
          <w:ilvl w:val="0"/>
          <w:numId w:val="80"/>
        </w:numPr>
        <w:spacing w:after="0" w:afterAutospacing="0"/>
        <w:ind w:left="720" w:hanging="360"/>
      </w:pPr>
      <w:r w:rsidDel="00000000" w:rsidR="00000000" w:rsidRPr="00000000">
        <w:rPr>
          <w:rtl w:val="0"/>
        </w:rPr>
        <w:t xml:space="preserve">Cannot be cast on a tree that is already occupied by an owl or that has an owl in transit.</w:t>
      </w:r>
    </w:p>
    <w:p w:rsidR="00000000" w:rsidDel="00000000" w:rsidP="00000000" w:rsidRDefault="00000000" w:rsidRPr="00000000" w14:paraId="0000098E">
      <w:pPr>
        <w:numPr>
          <w:ilvl w:val="0"/>
          <w:numId w:val="80"/>
        </w:numPr>
        <w:spacing w:after="0" w:afterAutospacing="0"/>
        <w:ind w:left="720" w:hanging="360"/>
      </w:pPr>
      <w:r w:rsidDel="00000000" w:rsidR="00000000" w:rsidRPr="00000000">
        <w:rPr>
          <w:rtl w:val="0"/>
        </w:rPr>
        <w:t xml:space="preserve">Owls will still mount and show on hidden destructibles.</w:t>
      </w:r>
    </w:p>
    <w:p w:rsidR="00000000" w:rsidDel="00000000" w:rsidP="00000000" w:rsidRDefault="00000000" w:rsidRPr="00000000" w14:paraId="0000098F">
      <w:pPr>
        <w:numPr>
          <w:ilvl w:val="0"/>
          <w:numId w:val="80"/>
        </w:numPr>
        <w:spacing w:after="0" w:afterAutospacing="0"/>
        <w:ind w:left="720" w:hanging="360"/>
      </w:pPr>
      <w:r w:rsidDel="00000000" w:rsidR="00000000" w:rsidRPr="00000000">
        <w:rPr>
          <w:rtl w:val="0"/>
        </w:rPr>
        <w:t xml:space="preserve">Bug: When the owl would mount the destructible but the destructible is dead, the owl will vanish but the tree will still be marked as occupied by an owl (unlike when the tree is killed while the owl is mounted to it), i.e., when resurrecting the destructible, Sentinel cannot be cast on it again and the tree can be targeted by directly targeted dispel abilities without effectively removing an owl or the occupation buff.</w:t>
      </w:r>
    </w:p>
    <w:p w:rsidR="00000000" w:rsidDel="00000000" w:rsidP="00000000" w:rsidRDefault="00000000" w:rsidRPr="00000000" w14:paraId="00000990">
      <w:pPr>
        <w:numPr>
          <w:ilvl w:val="0"/>
          <w:numId w:val="80"/>
        </w:numPr>
        <w:spacing w:after="0" w:afterAutospacing="0"/>
        <w:ind w:left="720" w:hanging="360"/>
      </w:pPr>
      <w:r w:rsidDel="00000000" w:rsidR="00000000" w:rsidRPr="00000000">
        <w:rPr>
          <w:rtl w:val="0"/>
        </w:rPr>
        <w:t xml:space="preserve">“Data - buff” Doesn’t do anything</w:t>
      </w:r>
    </w:p>
    <w:p w:rsidR="00000000" w:rsidDel="00000000" w:rsidP="00000000" w:rsidRDefault="00000000" w:rsidRPr="00000000" w14:paraId="00000991">
      <w:pPr>
        <w:numPr>
          <w:ilvl w:val="0"/>
          <w:numId w:val="80"/>
        </w:numPr>
        <w:spacing w:after="0" w:afterAutospacing="0"/>
        <w:ind w:left="720" w:hanging="360"/>
      </w:pPr>
      <w:r w:rsidDel="00000000" w:rsidR="00000000" w:rsidRPr="00000000">
        <w:rPr>
          <w:rtl w:val="0"/>
        </w:rPr>
        <w:t xml:space="preserve">“Data - Effect doesn’t do anything. The owl still appears even if you change the Missile or remove the Effect.</w:t>
      </w:r>
    </w:p>
    <w:p w:rsidR="00000000" w:rsidDel="00000000" w:rsidP="00000000" w:rsidRDefault="00000000" w:rsidRPr="00000000" w14:paraId="00000992">
      <w:pPr>
        <w:numPr>
          <w:ilvl w:val="0"/>
          <w:numId w:val="80"/>
        </w:numPr>
        <w:spacing w:after="0" w:afterAutospacing="0"/>
        <w:ind w:left="720" w:hanging="360"/>
      </w:pPr>
      <w:r w:rsidDel="00000000" w:rsidR="00000000" w:rsidRPr="00000000">
        <w:rPr>
          <w:rtl w:val="0"/>
        </w:rPr>
        <w:t xml:space="preserve">Strongly adhere to Target Allowed:</w:t>
      </w:r>
    </w:p>
    <w:p w:rsidR="00000000" w:rsidDel="00000000" w:rsidP="00000000" w:rsidRDefault="00000000" w:rsidRPr="00000000" w14:paraId="00000993">
      <w:pPr>
        <w:numPr>
          <w:ilvl w:val="1"/>
          <w:numId w:val="80"/>
        </w:numPr>
        <w:spacing w:after="0" w:afterAutospacing="0"/>
        <w:ind w:left="1440" w:hanging="360"/>
      </w:pPr>
      <w:r w:rsidDel="00000000" w:rsidR="00000000" w:rsidRPr="00000000">
        <w:rPr>
          <w:rtl w:val="0"/>
        </w:rPr>
        <w:t xml:space="preserve">If set to Tree and Vulnerable only, cannot target invulnerable trees.</w:t>
      </w:r>
    </w:p>
    <w:p w:rsidR="00000000" w:rsidDel="00000000" w:rsidP="00000000" w:rsidRDefault="00000000" w:rsidRPr="00000000" w14:paraId="00000994">
      <w:pPr>
        <w:numPr>
          <w:ilvl w:val="1"/>
          <w:numId w:val="80"/>
        </w:numPr>
        <w:spacing w:after="0" w:afterAutospacing="0"/>
        <w:ind w:left="1440" w:hanging="360"/>
      </w:pPr>
      <w:r w:rsidDel="00000000" w:rsidR="00000000" w:rsidRPr="00000000">
        <w:rPr>
          <w:rtl w:val="0"/>
        </w:rPr>
        <w:t xml:space="preserve">If set to Tree and other choices, can be cast to tree only.</w:t>
      </w:r>
    </w:p>
    <w:p w:rsidR="00000000" w:rsidDel="00000000" w:rsidP="00000000" w:rsidRDefault="00000000" w:rsidRPr="00000000" w14:paraId="00000995">
      <w:pPr>
        <w:numPr>
          <w:ilvl w:val="1"/>
          <w:numId w:val="80"/>
        </w:numPr>
        <w:spacing w:after="0" w:afterAutospacing="0"/>
        <w:ind w:left="1440" w:hanging="360"/>
      </w:pPr>
      <w:r w:rsidDel="00000000" w:rsidR="00000000" w:rsidRPr="00000000">
        <w:rPr>
          <w:rtl w:val="0"/>
        </w:rPr>
        <w:t xml:space="preserve">Inherit targetability of Repair: can be targeted on bridge, building with both Structure and Bridge ticked.</w:t>
      </w:r>
    </w:p>
    <w:p w:rsidR="00000000" w:rsidDel="00000000" w:rsidP="00000000" w:rsidRDefault="00000000" w:rsidRPr="00000000" w14:paraId="00000996">
      <w:pPr>
        <w:numPr>
          <w:ilvl w:val="1"/>
          <w:numId w:val="80"/>
        </w:numPr>
        <w:spacing w:after="0" w:afterAutospacing="0"/>
        <w:ind w:left="1440" w:hanging="360"/>
      </w:pPr>
      <w:r w:rsidDel="00000000" w:rsidR="00000000" w:rsidRPr="00000000">
        <w:rPr>
          <w:rtl w:val="0"/>
        </w:rPr>
        <w:t xml:space="preserve">This adherence is similar to Channel ability, except that it cannot target ground. Which means you can target tree and a unit simultaneously, similar to Channel’s target point and unit.</w:t>
      </w:r>
    </w:p>
    <w:p w:rsidR="00000000" w:rsidDel="00000000" w:rsidP="00000000" w:rsidRDefault="00000000" w:rsidRPr="00000000" w14:paraId="00000997">
      <w:pPr>
        <w:numPr>
          <w:ilvl w:val="1"/>
          <w:numId w:val="80"/>
        </w:numPr>
        <w:spacing w:after="0" w:afterAutospacing="0"/>
        <w:ind w:left="1440" w:hanging="360"/>
      </w:pPr>
      <w:r w:rsidDel="00000000" w:rsidR="00000000" w:rsidRPr="00000000">
        <w:rPr>
          <w:rtl w:val="0"/>
        </w:rPr>
        <w:t xml:space="preserve">Can target items.</w:t>
      </w:r>
    </w:p>
    <w:p w:rsidR="00000000" w:rsidDel="00000000" w:rsidP="00000000" w:rsidRDefault="00000000" w:rsidRPr="00000000" w14:paraId="00000998">
      <w:pPr>
        <w:numPr>
          <w:ilvl w:val="1"/>
          <w:numId w:val="80"/>
        </w:numPr>
        <w:ind w:left="1440" w:hanging="360"/>
      </w:pPr>
      <w:r w:rsidDel="00000000" w:rsidR="00000000" w:rsidRPr="00000000">
        <w:rPr>
          <w:rtl w:val="0"/>
        </w:rPr>
        <w:t xml:space="preserve">One of a few abilities that can target trees without requiring triggers. To remove the owl, set the Number of Owls to 0. </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pStyle w:val="Heading2"/>
        <w:ind w:firstLine="720"/>
        <w:rPr/>
      </w:pPr>
      <w:bookmarkStart w:colFirst="0" w:colLast="0" w:name="_r1qdaajsndze" w:id="179"/>
      <w:bookmarkEnd w:id="179"/>
      <w:r w:rsidDel="00000000" w:rsidR="00000000" w:rsidRPr="00000000">
        <w:rPr>
          <w:rtl w:val="0"/>
        </w:rPr>
        <w:t xml:space="preserve">-</w:t>
      </w:r>
      <w:commentRangeStart w:id="27"/>
      <w:commentRangeStart w:id="28"/>
      <w:r w:rsidDel="00000000" w:rsidR="00000000" w:rsidRPr="00000000">
        <w:rPr>
          <w:rtl w:val="0"/>
        </w:rPr>
        <w:t xml:space="preserve">Shadow Meld:</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99B">
      <w:pPr>
        <w:rPr/>
      </w:pPr>
      <w:r w:rsidDel="00000000" w:rsidR="00000000" w:rsidRPr="00000000">
        <w:rPr>
          <w:rtl w:val="0"/>
        </w:rPr>
        <w:tab/>
        <w:tab/>
        <w:t xml:space="preserve">Tags: </w:t>
      </w:r>
      <w:r w:rsidDel="00000000" w:rsidR="00000000" w:rsidRPr="00000000">
        <w:rPr>
          <w:color w:val="0000ff"/>
          <w:rtl w:val="0"/>
        </w:rPr>
        <w:t xml:space="preserve">[Vision]</w:t>
      </w:r>
      <w:r w:rsidDel="00000000" w:rsidR="00000000" w:rsidRPr="00000000">
        <w:rPr>
          <w:rtl w:val="0"/>
        </w:rPr>
      </w:r>
    </w:p>
    <w:p w:rsidR="00000000" w:rsidDel="00000000" w:rsidP="00000000" w:rsidRDefault="00000000" w:rsidRPr="00000000" w14:paraId="0000099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9D">
      <w:pPr>
        <w:ind w:left="720" w:firstLine="720"/>
        <w:rPr/>
      </w:pPr>
      <w:r w:rsidDel="00000000" w:rsidR="00000000" w:rsidRPr="00000000">
        <w:rPr>
          <w:rtl w:val="0"/>
        </w:rPr>
        <w:t xml:space="preserve">RawCode: Ashm Sshm</w:t>
      </w:r>
    </w:p>
    <w:p w:rsidR="00000000" w:rsidDel="00000000" w:rsidP="00000000" w:rsidRDefault="00000000" w:rsidRPr="00000000" w14:paraId="0000099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9F">
      <w:pPr>
        <w:numPr>
          <w:ilvl w:val="0"/>
          <w:numId w:val="80"/>
        </w:numPr>
        <w:spacing w:after="0" w:afterAutospacing="0"/>
        <w:ind w:left="720" w:hanging="360"/>
      </w:pPr>
      <w:r w:rsidDel="00000000" w:rsidR="00000000" w:rsidRPr="00000000">
        <w:rPr>
          <w:rtl w:val="0"/>
        </w:rPr>
        <w:t xml:space="preserve">The user become invisible after a duration if inactive</w:t>
      </w:r>
    </w:p>
    <w:p w:rsidR="00000000" w:rsidDel="00000000" w:rsidP="00000000" w:rsidRDefault="00000000" w:rsidRPr="00000000" w14:paraId="000009A0">
      <w:pPr>
        <w:numPr>
          <w:ilvl w:val="0"/>
          <w:numId w:val="80"/>
        </w:numPr>
        <w:spacing w:after="0" w:afterAutospacing="0"/>
        <w:ind w:left="720" w:hanging="360"/>
      </w:pPr>
      <w:r w:rsidDel="00000000" w:rsidR="00000000" w:rsidRPr="00000000">
        <w:rPr>
          <w:rtl w:val="0"/>
        </w:rPr>
        <w:t xml:space="preserve">Instantly breaks the invisibility when moving, attacking or using an ability</w:t>
      </w:r>
    </w:p>
    <w:p w:rsidR="00000000" w:rsidDel="00000000" w:rsidP="00000000" w:rsidRDefault="00000000" w:rsidRPr="00000000" w14:paraId="000009A1">
      <w:pPr>
        <w:numPr>
          <w:ilvl w:val="0"/>
          <w:numId w:val="80"/>
        </w:numPr>
        <w:spacing w:after="0" w:afterAutospacing="0"/>
        <w:ind w:left="720" w:hanging="360"/>
      </w:pPr>
      <w:r w:rsidDel="00000000" w:rsidR="00000000" w:rsidRPr="00000000">
        <w:rPr>
          <w:rtl w:val="0"/>
        </w:rPr>
        <w:t xml:space="preserve">The “Akama” version makes the unit stop auto acquiring enemies.²²</w:t>
      </w:r>
    </w:p>
    <w:p w:rsidR="00000000" w:rsidDel="00000000" w:rsidP="00000000" w:rsidRDefault="00000000" w:rsidRPr="00000000" w14:paraId="000009A2">
      <w:pPr>
        <w:numPr>
          <w:ilvl w:val="0"/>
          <w:numId w:val="80"/>
        </w:numPr>
        <w:spacing w:after="0" w:afterAutospacing="0"/>
        <w:ind w:left="720" w:hanging="360"/>
      </w:pPr>
      <w:r w:rsidDel="00000000" w:rsidR="00000000" w:rsidRPr="00000000">
        <w:rPr>
          <w:rtl w:val="0"/>
        </w:rPr>
        <w:t xml:space="preserve">“Data - Permanent Cloak”</w:t>
      </w:r>
    </w:p>
    <w:p w:rsidR="00000000" w:rsidDel="00000000" w:rsidP="00000000" w:rsidRDefault="00000000" w:rsidRPr="00000000" w14:paraId="000009A3">
      <w:pPr>
        <w:numPr>
          <w:ilvl w:val="1"/>
          <w:numId w:val="80"/>
        </w:numPr>
        <w:spacing w:after="0" w:afterAutospacing="0"/>
        <w:ind w:left="1440" w:hanging="360"/>
      </w:pPr>
      <w:r w:rsidDel="00000000" w:rsidR="00000000" w:rsidRPr="00000000">
        <w:rPr>
          <w:rtl w:val="0"/>
        </w:rPr>
        <w:t xml:space="preserve">False (default) : works only at night (like Night Elves), disabling the ability at night even without other requirements²</w:t>
      </w:r>
    </w:p>
    <w:p w:rsidR="00000000" w:rsidDel="00000000" w:rsidP="00000000" w:rsidRDefault="00000000" w:rsidRPr="00000000" w14:paraId="000009A4">
      <w:pPr>
        <w:numPr>
          <w:ilvl w:val="1"/>
          <w:numId w:val="80"/>
        </w:numPr>
        <w:spacing w:after="0" w:afterAutospacing="0"/>
        <w:ind w:left="1440" w:hanging="360"/>
      </w:pPr>
      <w:r w:rsidDel="00000000" w:rsidR="00000000" w:rsidRPr="00000000">
        <w:rPr>
          <w:rtl w:val="0"/>
        </w:rPr>
        <w:t xml:space="preserve">True : works at any time</w:t>
      </w:r>
    </w:p>
    <w:p w:rsidR="00000000" w:rsidDel="00000000" w:rsidP="00000000" w:rsidRDefault="00000000" w:rsidRPr="00000000" w14:paraId="000009A5">
      <w:pPr>
        <w:numPr>
          <w:ilvl w:val="1"/>
          <w:numId w:val="80"/>
        </w:numPr>
        <w:spacing w:after="0" w:afterAutospacing="0"/>
        <w:ind w:left="1440" w:hanging="360"/>
      </w:pPr>
      <w:r w:rsidDel="00000000" w:rsidR="00000000" w:rsidRPr="00000000">
        <w:rPr>
          <w:rtl w:val="0"/>
        </w:rPr>
        <w:t xml:space="preserve">Doesn’t make the unit permanently invisible</w:t>
      </w:r>
    </w:p>
    <w:p w:rsidR="00000000" w:rsidDel="00000000" w:rsidP="00000000" w:rsidRDefault="00000000" w:rsidRPr="00000000" w14:paraId="000009A6">
      <w:pPr>
        <w:numPr>
          <w:ilvl w:val="1"/>
          <w:numId w:val="80"/>
        </w:numPr>
        <w:ind w:left="1440" w:hanging="360"/>
      </w:pPr>
      <w:r w:rsidDel="00000000" w:rsidR="00000000" w:rsidRPr="00000000">
        <w:rPr>
          <w:rtl w:val="0"/>
        </w:rPr>
        <w:t xml:space="preserve">So it is not possible to make it work at day only</w:t>
      </w:r>
      <w:ins w:author="Abbi Inari" w:id="52" w:date="2025-11-08T02:08:45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9A7">
      <w:pPr>
        <w:pStyle w:val="Heading2"/>
        <w:ind w:firstLine="720"/>
        <w:rPr/>
      </w:pPr>
      <w:bookmarkStart w:colFirst="0" w:colLast="0" w:name="_tv42lvjk5hx8" w:id="180"/>
      <w:bookmarkEnd w:id="180"/>
      <w:r w:rsidDel="00000000" w:rsidR="00000000" w:rsidRPr="00000000">
        <w:rPr>
          <w:rtl w:val="0"/>
        </w:rPr>
        <w:t xml:space="preserve">-Slow Poison:</w:t>
      </w:r>
    </w:p>
    <w:p w:rsidR="00000000" w:rsidDel="00000000" w:rsidP="00000000" w:rsidRDefault="00000000" w:rsidRPr="00000000" w14:paraId="000009A8">
      <w:pPr>
        <w:rPr/>
      </w:pPr>
      <w:r w:rsidDel="00000000" w:rsidR="00000000" w:rsidRPr="00000000">
        <w:rPr>
          <w:rtl w:val="0"/>
        </w:rPr>
        <w:tab/>
        <w:tab/>
        <w:t xml:space="preserve">Tags: </w:t>
      </w:r>
      <w:r w:rsidDel="00000000" w:rsidR="00000000" w:rsidRPr="00000000">
        <w:rPr>
          <w:color w:val="0000ff"/>
          <w:rtl w:val="0"/>
        </w:rPr>
        <w:t xml:space="preserve">[Attackspeed Increase] [Attackspeed Decrease] [Movespeed Increase] [Movespeed Decrease] [Damage Over Time]</w:t>
      </w:r>
      <w:r w:rsidDel="00000000" w:rsidR="00000000" w:rsidRPr="00000000">
        <w:rPr>
          <w:rtl w:val="0"/>
        </w:rPr>
      </w:r>
    </w:p>
    <w:p w:rsidR="00000000" w:rsidDel="00000000" w:rsidP="00000000" w:rsidRDefault="00000000" w:rsidRPr="00000000" w14:paraId="000009A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AA">
      <w:pPr>
        <w:ind w:left="720" w:firstLine="720"/>
        <w:rPr/>
      </w:pPr>
      <w:r w:rsidDel="00000000" w:rsidR="00000000" w:rsidRPr="00000000">
        <w:rPr>
          <w:rtl w:val="0"/>
        </w:rPr>
        <w:t xml:space="preserve">RawCode: Aspo</w:t>
      </w:r>
    </w:p>
    <w:p w:rsidR="00000000" w:rsidDel="00000000" w:rsidP="00000000" w:rsidRDefault="00000000" w:rsidRPr="00000000" w14:paraId="000009A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AC">
      <w:pPr>
        <w:numPr>
          <w:ilvl w:val="0"/>
          <w:numId w:val="80"/>
        </w:numPr>
        <w:spacing w:after="0" w:afterAutospacing="0"/>
        <w:ind w:left="720" w:hanging="360"/>
      </w:pPr>
      <w:r w:rsidDel="00000000" w:rsidR="00000000" w:rsidRPr="00000000">
        <w:rPr>
          <w:rtl w:val="0"/>
        </w:rPr>
        <w:t xml:space="preserve">“Data - Attack/movement speed factor”</w:t>
      </w:r>
    </w:p>
    <w:p w:rsidR="00000000" w:rsidDel="00000000" w:rsidP="00000000" w:rsidRDefault="00000000" w:rsidRPr="00000000" w14:paraId="000009AD">
      <w:pPr>
        <w:numPr>
          <w:ilvl w:val="1"/>
          <w:numId w:val="80"/>
        </w:numPr>
        <w:spacing w:after="0" w:afterAutospacing="0"/>
        <w:ind w:left="1440" w:hanging="360"/>
      </w:pPr>
      <w:r w:rsidDel="00000000" w:rsidR="00000000" w:rsidRPr="00000000">
        <w:rPr>
          <w:rtl w:val="0"/>
        </w:rPr>
        <w:t xml:space="preserve">Negative values causes unit to speed up instead.</w:t>
      </w:r>
    </w:p>
    <w:p w:rsidR="00000000" w:rsidDel="00000000" w:rsidP="00000000" w:rsidRDefault="00000000" w:rsidRPr="00000000" w14:paraId="000009AE">
      <w:pPr>
        <w:numPr>
          <w:ilvl w:val="0"/>
          <w:numId w:val="80"/>
        </w:numPr>
        <w:spacing w:after="0" w:afterAutospacing="0"/>
        <w:ind w:left="720" w:hanging="360"/>
      </w:pPr>
      <w:r w:rsidDel="00000000" w:rsidR="00000000" w:rsidRPr="00000000">
        <w:rPr>
          <w:rtl w:val="0"/>
        </w:rPr>
        <w:t xml:space="preserve">“Data - Damage per second”</w:t>
      </w:r>
    </w:p>
    <w:p w:rsidR="00000000" w:rsidDel="00000000" w:rsidP="00000000" w:rsidRDefault="00000000" w:rsidRPr="00000000" w14:paraId="000009AF">
      <w:pPr>
        <w:numPr>
          <w:ilvl w:val="1"/>
          <w:numId w:val="80"/>
        </w:numPr>
        <w:spacing w:after="0" w:afterAutospacing="0"/>
        <w:ind w:left="1440" w:hanging="360"/>
      </w:pPr>
      <w:r w:rsidDel="00000000" w:rsidR="00000000" w:rsidRPr="00000000">
        <w:rPr>
          <w:rtl w:val="0"/>
        </w:rPr>
        <w:t xml:space="preserve">Negative values gets rounded back to positive, causing damage.</w:t>
      </w:r>
    </w:p>
    <w:p w:rsidR="00000000" w:rsidDel="00000000" w:rsidP="00000000" w:rsidRDefault="00000000" w:rsidRPr="00000000" w14:paraId="000009B0">
      <w:pPr>
        <w:numPr>
          <w:ilvl w:val="0"/>
          <w:numId w:val="80"/>
        </w:numPr>
        <w:spacing w:after="0" w:afterAutospacing="0"/>
        <w:ind w:left="720" w:hanging="360"/>
      </w:pPr>
      <w:r w:rsidDel="00000000" w:rsidR="00000000" w:rsidRPr="00000000">
        <w:rPr>
          <w:rtl w:val="0"/>
        </w:rPr>
        <w:t xml:space="preserve">“Data - Stacking Type”</w:t>
      </w:r>
    </w:p>
    <w:p w:rsidR="00000000" w:rsidDel="00000000" w:rsidP="00000000" w:rsidRDefault="00000000" w:rsidRPr="00000000" w14:paraId="000009B1">
      <w:pPr>
        <w:numPr>
          <w:ilvl w:val="1"/>
          <w:numId w:val="80"/>
        </w:numPr>
        <w:spacing w:after="0" w:afterAutospacing="0"/>
        <w:ind w:left="1440" w:hanging="360"/>
      </w:pPr>
      <w:r w:rsidDel="00000000" w:rsidR="00000000" w:rsidRPr="00000000">
        <w:rPr>
          <w:rtl w:val="0"/>
        </w:rPr>
        <w:t xml:space="preserve">See “Envenomed Spears” for more information.</w:t>
      </w:r>
    </w:p>
    <w:p w:rsidR="00000000" w:rsidDel="00000000" w:rsidP="00000000" w:rsidRDefault="00000000" w:rsidRPr="00000000" w14:paraId="000009B2">
      <w:pPr>
        <w:numPr>
          <w:ilvl w:val="0"/>
          <w:numId w:val="80"/>
        </w:numPr>
        <w:spacing w:after="0" w:afterAutospacing="0"/>
        <w:ind w:left="720" w:hanging="360"/>
      </w:pPr>
      <w:r w:rsidDel="00000000" w:rsidR="00000000" w:rsidRPr="00000000">
        <w:rPr>
          <w:rtl w:val="0"/>
        </w:rPr>
        <w:t xml:space="preserve">Deals slow poison type damage</w:t>
      </w:r>
    </w:p>
    <w:p w:rsidR="00000000" w:rsidDel="00000000" w:rsidP="00000000" w:rsidRDefault="00000000" w:rsidRPr="00000000" w14:paraId="000009B3">
      <w:pPr>
        <w:numPr>
          <w:ilvl w:val="0"/>
          <w:numId w:val="80"/>
        </w:numPr>
        <w:spacing w:after="0" w:afterAutospacing="0"/>
        <w:ind w:left="720" w:hanging="360"/>
      </w:pPr>
      <w:r w:rsidDel="00000000" w:rsidR="00000000" w:rsidRPr="00000000">
        <w:rPr>
          <w:rtl w:val="0"/>
        </w:rPr>
        <w:t xml:space="preserve">“Data - Area of Effect” Doesn’t work</w:t>
      </w:r>
    </w:p>
    <w:p w:rsidR="00000000" w:rsidDel="00000000" w:rsidP="00000000" w:rsidRDefault="00000000" w:rsidRPr="00000000" w14:paraId="000009B4">
      <w:pPr>
        <w:numPr>
          <w:ilvl w:val="0"/>
          <w:numId w:val="80"/>
        </w:numPr>
        <w:ind w:left="720" w:hanging="360"/>
      </w:pPr>
      <w:r w:rsidDel="00000000" w:rsidR="00000000" w:rsidRPr="00000000">
        <w:rPr>
          <w:rtl w:val="0"/>
        </w:rPr>
        <w:t xml:space="preserve">Only apply poison if the attack type is either normal or missile, doesn’t work with splash</w:t>
      </w:r>
    </w:p>
    <w:p w:rsidR="00000000" w:rsidDel="00000000" w:rsidP="00000000" w:rsidRDefault="00000000" w:rsidRPr="00000000" w14:paraId="000009B5">
      <w:pPr>
        <w:pStyle w:val="Heading2"/>
        <w:ind w:firstLine="720"/>
        <w:rPr/>
      </w:pPr>
      <w:bookmarkStart w:colFirst="0" w:colLast="0" w:name="_sal4zsk600e5" w:id="181"/>
      <w:bookmarkEnd w:id="181"/>
      <w:r w:rsidDel="00000000" w:rsidR="00000000" w:rsidRPr="00000000">
        <w:rPr>
          <w:rtl w:val="0"/>
        </w:rPr>
        <w:t xml:space="preserve">-Spell Immunity:</w:t>
      </w:r>
    </w:p>
    <w:p w:rsidR="00000000" w:rsidDel="00000000" w:rsidP="00000000" w:rsidRDefault="00000000" w:rsidRPr="00000000" w14:paraId="000009B6">
      <w:pPr>
        <w:rPr/>
      </w:pPr>
      <w:r w:rsidDel="00000000" w:rsidR="00000000" w:rsidRPr="00000000">
        <w:rPr>
          <w:rtl w:val="0"/>
        </w:rPr>
        <w:tab/>
        <w:tab/>
        <w:t xml:space="preserve">Tags: </w:t>
      </w:r>
      <w:r w:rsidDel="00000000" w:rsidR="00000000" w:rsidRPr="00000000">
        <w:rPr>
          <w:color w:val="0000ff"/>
          <w:rtl w:val="0"/>
        </w:rPr>
        <w:t xml:space="preserve">[Magic Immunity]</w:t>
      </w:r>
      <w:r w:rsidDel="00000000" w:rsidR="00000000" w:rsidRPr="00000000">
        <w:rPr>
          <w:rtl w:val="0"/>
        </w:rPr>
      </w:r>
    </w:p>
    <w:p w:rsidR="00000000" w:rsidDel="00000000" w:rsidP="00000000" w:rsidRDefault="00000000" w:rsidRPr="00000000" w14:paraId="000009B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B8">
      <w:pPr>
        <w:ind w:left="720" w:firstLine="720"/>
        <w:rPr/>
      </w:pPr>
      <w:r w:rsidDel="00000000" w:rsidR="00000000" w:rsidRPr="00000000">
        <w:rPr>
          <w:rtl w:val="0"/>
        </w:rPr>
        <w:t xml:space="preserve">RawCode: Amim ACmi ACm2 ACm3 AImx</w:t>
      </w:r>
    </w:p>
    <w:p w:rsidR="00000000" w:rsidDel="00000000" w:rsidP="00000000" w:rsidRDefault="00000000" w:rsidRPr="00000000" w14:paraId="000009B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1.31.1</w:t>
      </w:r>
      <w:r w:rsidDel="00000000" w:rsidR="00000000" w:rsidRPr="00000000">
        <w:rPr>
          <w:rtl w:val="0"/>
        </w:rPr>
      </w:r>
    </w:p>
    <w:p w:rsidR="00000000" w:rsidDel="00000000" w:rsidP="00000000" w:rsidRDefault="00000000" w:rsidRPr="00000000" w14:paraId="000009BA">
      <w:pPr>
        <w:numPr>
          <w:ilvl w:val="0"/>
          <w:numId w:val="80"/>
        </w:numPr>
        <w:spacing w:after="0" w:afterAutospacing="0"/>
        <w:ind w:left="720" w:hanging="360"/>
      </w:pPr>
      <w:r w:rsidDel="00000000" w:rsidR="00000000" w:rsidRPr="00000000">
        <w:rPr>
          <w:rtl w:val="0"/>
        </w:rPr>
        <w:t xml:space="preserve">Magic Immunity can be bypassed by converting an ability to an ultimate (assuming the </w:t>
      </w:r>
      <w:r w:rsidDel="00000000" w:rsidR="00000000" w:rsidRPr="00000000">
        <w:rPr>
          <w:i w:val="1"/>
          <w:iCs w:val="1"/>
          <w:rtl w:val="0"/>
        </w:rPr>
        <w:t xml:space="preserve">Gameplay - Magic Immunes Resist Ultimates </w:t>
      </w:r>
      <w:r w:rsidDel="00000000" w:rsidR="00000000" w:rsidRPr="00000000">
        <w:rPr>
          <w:rtl w:val="0"/>
        </w:rPr>
        <w:t xml:space="preserve">constant is set to </w:t>
      </w:r>
      <w:r w:rsidDel="00000000" w:rsidR="00000000" w:rsidRPr="00000000">
        <w:rPr>
          <w:i w:val="1"/>
          <w:iCs w:val="1"/>
          <w:rtl w:val="0"/>
        </w:rPr>
        <w:t xml:space="preserve">False</w:t>
      </w:r>
      <w:r w:rsidDel="00000000" w:rsidR="00000000" w:rsidRPr="00000000">
        <w:rPr>
          <w:rtl w:val="0"/>
        </w:rPr>
        <w:t xml:space="preserve">. This can be done by converting an ability to a Hero ability and setting the field </w:t>
      </w:r>
      <w:r w:rsidDel="00000000" w:rsidR="00000000" w:rsidRPr="00000000">
        <w:rPr>
          <w:i w:val="1"/>
          <w:iCs w:val="1"/>
          <w:rtl w:val="0"/>
        </w:rPr>
        <w:t xml:space="preserve">Stats - Required Level </w:t>
      </w:r>
      <w:r w:rsidDel="00000000" w:rsidR="00000000" w:rsidRPr="00000000">
        <w:rPr>
          <w:rtl w:val="0"/>
        </w:rPr>
        <w:t xml:space="preserve">to </w:t>
      </w:r>
      <w:r w:rsidDel="00000000" w:rsidR="00000000" w:rsidRPr="00000000">
        <w:rPr>
          <w:i w:val="1"/>
          <w:iCs w:val="1"/>
          <w:rtl w:val="0"/>
        </w:rPr>
        <w:t xml:space="preserve">6</w:t>
      </w:r>
      <w:r w:rsidDel="00000000" w:rsidR="00000000" w:rsidRPr="00000000">
        <w:rPr>
          <w:rtl w:val="0"/>
        </w:rPr>
        <w:t xml:space="preserve">. After setting the field, the ability can once again be made a non-hero ability. </w:t>
      </w:r>
      <w:r w:rsidDel="00000000" w:rsidR="00000000" w:rsidRPr="00000000">
        <w:rPr>
          <w:color w:val="9900ff"/>
          <w:rtl w:val="0"/>
        </w:rPr>
        <w:t xml:space="preserve">(SonGuhun)</w:t>
      </w:r>
    </w:p>
    <w:p w:rsidR="00000000" w:rsidDel="00000000" w:rsidP="00000000" w:rsidRDefault="00000000" w:rsidRPr="00000000" w14:paraId="000009BB">
      <w:pPr>
        <w:numPr>
          <w:ilvl w:val="0"/>
          <w:numId w:val="80"/>
        </w:numPr>
        <w:spacing w:after="0" w:afterAutospacing="0"/>
        <w:ind w:left="720" w:hanging="360"/>
      </w:pPr>
      <w:r w:rsidDel="00000000" w:rsidR="00000000" w:rsidRPr="00000000">
        <w:rPr>
          <w:rtl w:val="0"/>
        </w:rPr>
        <w:t xml:space="preserve">“Data - Magic Damage Factor”</w:t>
      </w:r>
    </w:p>
    <w:p w:rsidR="00000000" w:rsidDel="00000000" w:rsidP="00000000" w:rsidRDefault="00000000" w:rsidRPr="00000000" w14:paraId="000009BC">
      <w:pPr>
        <w:numPr>
          <w:ilvl w:val="1"/>
          <w:numId w:val="80"/>
        </w:numPr>
        <w:spacing w:after="0" w:afterAutospacing="0"/>
        <w:ind w:left="1440" w:hanging="360"/>
      </w:pPr>
      <w:r w:rsidDel="00000000" w:rsidR="00000000" w:rsidRPr="00000000">
        <w:rPr>
          <w:rtl w:val="0"/>
        </w:rPr>
        <w:t xml:space="preserve">Flat dmg block vs AttackTypeMagic (requires Game constant MagicImmunesResistDamage=0)</w:t>
      </w:r>
    </w:p>
    <w:p w:rsidR="00000000" w:rsidDel="00000000" w:rsidP="00000000" w:rsidRDefault="00000000" w:rsidRPr="00000000" w14:paraId="000009BD">
      <w:pPr>
        <w:numPr>
          <w:ilvl w:val="1"/>
          <w:numId w:val="80"/>
        </w:numPr>
        <w:spacing w:after="0" w:afterAutospacing="0"/>
        <w:ind w:left="1440" w:hanging="360"/>
      </w:pPr>
      <w:r w:rsidDel="00000000" w:rsidR="00000000" w:rsidRPr="00000000">
        <w:rPr>
          <w:rtl w:val="0"/>
        </w:rPr>
        <w:t xml:space="preserve">Anything above 0 reduces taken dmg.</w:t>
      </w:r>
    </w:p>
    <w:p w:rsidR="00000000" w:rsidDel="00000000" w:rsidP="00000000" w:rsidRDefault="00000000" w:rsidRPr="00000000" w14:paraId="000009BE">
      <w:pPr>
        <w:numPr>
          <w:ilvl w:val="1"/>
          <w:numId w:val="80"/>
        </w:numPr>
        <w:spacing w:after="0" w:afterAutospacing="0"/>
        <w:ind w:left="1440" w:hanging="360"/>
      </w:pPr>
      <w:r w:rsidDel="00000000" w:rsidR="00000000" w:rsidRPr="00000000">
        <w:rPr>
          <w:rtl w:val="0"/>
        </w:rPr>
        <w:t xml:space="preserve">Anything below 0 increases taken dmg. Stacks 100Atk - (30Block + 60Block) = 10</w:t>
      </w:r>
    </w:p>
    <w:p w:rsidR="00000000" w:rsidDel="00000000" w:rsidP="00000000" w:rsidRDefault="00000000" w:rsidRPr="00000000" w14:paraId="000009BF">
      <w:pPr>
        <w:numPr>
          <w:ilvl w:val="1"/>
          <w:numId w:val="80"/>
        </w:numPr>
        <w:ind w:left="1440" w:hanging="360"/>
      </w:pPr>
      <w:r w:rsidDel="00000000" w:rsidR="00000000" w:rsidRPr="00000000">
        <w:rPr>
          <w:rtl w:val="0"/>
        </w:rPr>
        <w:t xml:space="preserve">Changes dmg before armor does</w:t>
      </w:r>
    </w:p>
    <w:p w:rsidR="00000000" w:rsidDel="00000000" w:rsidP="00000000" w:rsidRDefault="00000000" w:rsidRPr="00000000" w14:paraId="000009C0">
      <w:pPr>
        <w:pStyle w:val="Heading2"/>
        <w:rPr>
          <w:b w:val="1"/>
          <w:bCs w:val="1"/>
          <w:color w:val="ff0000"/>
        </w:rPr>
      </w:pPr>
      <w:bookmarkStart w:colFirst="0" w:colLast="0" w:name="_9k1bii7rbjfb" w:id="182"/>
      <w:bookmarkEnd w:id="182"/>
      <w:r w:rsidDel="00000000" w:rsidR="00000000" w:rsidRPr="00000000">
        <w:rPr>
          <w:rtl w:val="0"/>
        </w:rPr>
        <w:t xml:space="preserve">-Spirit of Vengeance</w:t>
      </w:r>
      <w:r w:rsidDel="00000000" w:rsidR="00000000" w:rsidRPr="00000000">
        <w:rPr>
          <w:rtl w:val="0"/>
        </w:rPr>
      </w:r>
    </w:p>
    <w:p w:rsidR="00000000" w:rsidDel="00000000" w:rsidP="00000000" w:rsidRDefault="00000000" w:rsidRPr="00000000" w14:paraId="000009C1">
      <w:pPr>
        <w:rPr/>
      </w:pPr>
      <w:r w:rsidDel="00000000" w:rsidR="00000000" w:rsidRPr="00000000">
        <w:rPr>
          <w:rtl w:val="0"/>
        </w:rPr>
        <w:tab/>
        <w:tab/>
        <w:t xml:space="preserve">Tags: </w:t>
      </w:r>
      <w:r w:rsidDel="00000000" w:rsidR="00000000" w:rsidRPr="00000000">
        <w:rPr>
          <w:color w:val="0000ff"/>
          <w:rtl w:val="0"/>
        </w:rPr>
        <w:t xml:space="preserve">[Summon] [Copy] [Autocast]</w:t>
      </w:r>
      <w:r w:rsidDel="00000000" w:rsidR="00000000" w:rsidRPr="00000000">
        <w:rPr>
          <w:rtl w:val="0"/>
        </w:rPr>
      </w:r>
    </w:p>
    <w:p w:rsidR="00000000" w:rsidDel="00000000" w:rsidP="00000000" w:rsidRDefault="00000000" w:rsidRPr="00000000" w14:paraId="000009C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C3">
      <w:pPr>
        <w:ind w:left="720" w:firstLine="720"/>
        <w:rPr/>
      </w:pPr>
      <w:r w:rsidDel="00000000" w:rsidR="00000000" w:rsidRPr="00000000">
        <w:rPr>
          <w:rtl w:val="0"/>
        </w:rPr>
        <w:t xml:space="preserve">RawCode: Avng</w:t>
      </w:r>
    </w:p>
    <w:p w:rsidR="00000000" w:rsidDel="00000000" w:rsidP="00000000" w:rsidRDefault="00000000" w:rsidRPr="00000000" w14:paraId="000009C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C5">
      <w:pPr>
        <w:numPr>
          <w:ilvl w:val="0"/>
          <w:numId w:val="80"/>
        </w:numPr>
        <w:ind w:left="720" w:hanging="360"/>
      </w:pPr>
      <w:r w:rsidDel="00000000" w:rsidR="00000000" w:rsidRPr="00000000">
        <w:rPr>
          <w:rtl w:val="0"/>
        </w:rPr>
        <w:t xml:space="preserve">Copy of “Carrion Beetles” except non heroic.</w:t>
      </w:r>
      <w:r w:rsidDel="00000000" w:rsidR="00000000" w:rsidRPr="00000000">
        <w:rPr>
          <w:rtl w:val="0"/>
        </w:rPr>
        <w:t xml:space="preserve">  A summon which requires a nearby corpse. //Copy of Carrion Beetles? So the summons die if the summoner perishes?</w:t>
      </w:r>
    </w:p>
    <w:p w:rsidR="00000000" w:rsidDel="00000000" w:rsidP="00000000" w:rsidRDefault="00000000" w:rsidRPr="00000000" w14:paraId="000009C6">
      <w:pPr>
        <w:pStyle w:val="Heading2"/>
        <w:ind w:firstLine="720"/>
        <w:rPr/>
      </w:pPr>
      <w:bookmarkStart w:colFirst="0" w:colLast="0" w:name="_k1v50ph5f340" w:id="183"/>
      <w:bookmarkEnd w:id="183"/>
      <w:r w:rsidDel="00000000" w:rsidR="00000000" w:rsidRPr="00000000">
        <w:rPr>
          <w:rtl w:val="0"/>
        </w:rPr>
        <w:t xml:space="preserve">-Storm Crow Form:</w:t>
      </w:r>
    </w:p>
    <w:p w:rsidR="00000000" w:rsidDel="00000000" w:rsidP="00000000" w:rsidRDefault="00000000" w:rsidRPr="00000000" w14:paraId="000009C7">
      <w:pPr>
        <w:rPr/>
      </w:pPr>
      <w:r w:rsidDel="00000000" w:rsidR="00000000" w:rsidRPr="00000000">
        <w:rPr>
          <w:rtl w:val="0"/>
        </w:rPr>
        <w:tab/>
        <w:tab/>
        <w:t xml:space="preserve">Tags: </w:t>
      </w:r>
      <w:r w:rsidDel="00000000" w:rsidR="00000000" w:rsidRPr="00000000">
        <w:rPr>
          <w:color w:val="0000ff"/>
          <w:rtl w:val="0"/>
        </w:rPr>
        <w:t xml:space="preserve">[Morph] [Unique]</w:t>
      </w:r>
      <w:r w:rsidDel="00000000" w:rsidR="00000000" w:rsidRPr="00000000">
        <w:rPr>
          <w:rtl w:val="0"/>
        </w:rPr>
      </w:r>
    </w:p>
    <w:p w:rsidR="00000000" w:rsidDel="00000000" w:rsidP="00000000" w:rsidRDefault="00000000" w:rsidRPr="00000000" w14:paraId="000009C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 </w:t>
      </w:r>
    </w:p>
    <w:p w:rsidR="00000000" w:rsidDel="00000000" w:rsidP="00000000" w:rsidRDefault="00000000" w:rsidRPr="00000000" w14:paraId="000009C9">
      <w:pPr>
        <w:ind w:left="720" w:firstLine="720"/>
        <w:rPr/>
      </w:pPr>
      <w:r w:rsidDel="00000000" w:rsidR="00000000" w:rsidRPr="00000000">
        <w:rPr>
          <w:rtl w:val="0"/>
        </w:rPr>
        <w:t xml:space="preserve">RawCode: Arav</w:t>
      </w:r>
    </w:p>
    <w:p w:rsidR="00000000" w:rsidDel="00000000" w:rsidP="00000000" w:rsidRDefault="00000000" w:rsidRPr="00000000" w14:paraId="000009C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CB">
      <w:pPr>
        <w:numPr>
          <w:ilvl w:val="0"/>
          <w:numId w:val="80"/>
        </w:numPr>
        <w:spacing w:after="0" w:afterAutospacing="0"/>
        <w:ind w:left="720" w:hanging="360"/>
      </w:pPr>
      <w:r w:rsidDel="00000000" w:rsidR="00000000" w:rsidRPr="00000000">
        <w:rPr>
          <w:rtl w:val="0"/>
        </w:rPr>
        <w:t xml:space="preserve">Adding this ability to a unit will make it possible to change the elevation of the unit even if the unit cannot “fly”.</w:t>
      </w:r>
    </w:p>
    <w:p w:rsidR="00000000" w:rsidDel="00000000" w:rsidP="00000000" w:rsidRDefault="00000000" w:rsidRPr="00000000" w14:paraId="000009CC">
      <w:pPr>
        <w:numPr>
          <w:ilvl w:val="1"/>
          <w:numId w:val="80"/>
        </w:numPr>
        <w:spacing w:after="0" w:afterAutospacing="0"/>
        <w:ind w:left="1440" w:hanging="360"/>
      </w:pPr>
      <w:r w:rsidDel="00000000" w:rsidR="00000000" w:rsidRPr="00000000">
        <w:rPr>
          <w:rtl w:val="0"/>
        </w:rPr>
        <w:t xml:space="preserve">The unit does not need to have the ability, it only needs to have had it. AKA you can add/remove it using triggers, and things will still work.</w:t>
      </w:r>
    </w:p>
    <w:p w:rsidR="00000000" w:rsidDel="00000000" w:rsidP="00000000" w:rsidRDefault="00000000" w:rsidRPr="00000000" w14:paraId="000009CD">
      <w:pPr>
        <w:numPr>
          <w:ilvl w:val="0"/>
          <w:numId w:val="80"/>
        </w:numPr>
        <w:spacing w:after="0" w:afterAutospacing="0"/>
        <w:ind w:left="720" w:hanging="360"/>
        <w:rPr>
          <w:ins w:author="Paulo HP Bender" w:id="54" w:date="2025-07-21T22:53:10Z"/>
        </w:rPr>
      </w:pPr>
      <w:del w:author="Flame of Change" w:id="53" w:date="2025-06-11T11:33:24Z">
        <w:commentRangeStart w:id="29"/>
        <w:r w:rsidDel="00000000" w:rsidR="00000000" w:rsidRPr="00000000">
          <w:rPr>
            <w:rtl w:val="0"/>
          </w:rPr>
          <w:delText xml:space="preserve">If the alternate form is a ground unit, collision will behave like air unit (pushes other ground morphed units) but with no movement stacking</w:delText>
        </w:r>
      </w:del>
      <w:ins w:author="Paulo HP Bender" w:id="54" w:date="2025-07-21T22:53:10Z">
        <w:commentRangeEnd w:id="29"/>
        <w:r w:rsidDel="00000000" w:rsidR="00000000" w:rsidRPr="00000000">
          <w:commentReference w:id="29"/>
        </w:r>
        <w:r w:rsidDel="00000000" w:rsidR="00000000" w:rsidRPr="00000000">
          <w:rPr>
            <w:rtl w:val="0"/>
          </w:rPr>
        </w:r>
      </w:ins>
    </w:p>
    <w:p w:rsidR="00000000" w:rsidDel="00000000" w:rsidP="00000000" w:rsidRDefault="00000000" w:rsidRPr="00000000" w14:paraId="000009CE">
      <w:pPr>
        <w:numPr>
          <w:ilvl w:val="0"/>
          <w:numId w:val="80"/>
        </w:numPr>
        <w:ind w:left="720" w:hanging="360"/>
      </w:pPr>
      <w:ins w:author="Paulo HP Bender" w:id="54" w:date="2025-07-21T22:53:10Z">
        <w:r w:rsidDel="00000000" w:rsidR="00000000" w:rsidRPr="00000000">
          <w:rPr>
            <w:rtl w:val="0"/>
          </w:rPr>
          <w:t xml:space="preserve">Since 2.0.3, any unit can have their elevation height changed through triggers without the need of this trick, thus rendering it obsolete.</w:t>
        </w:r>
      </w:ins>
      <w:r w:rsidDel="00000000" w:rsidR="00000000" w:rsidRPr="00000000">
        <w:rPr>
          <w:rtl w:val="0"/>
        </w:rPr>
      </w:r>
    </w:p>
    <w:p w:rsidR="00000000" w:rsidDel="00000000" w:rsidP="00000000" w:rsidRDefault="00000000" w:rsidRPr="00000000" w14:paraId="000009CF">
      <w:pPr>
        <w:pStyle w:val="Heading2"/>
        <w:ind w:firstLine="720"/>
        <w:rPr/>
      </w:pPr>
      <w:bookmarkStart w:colFirst="0" w:colLast="0" w:name="_ls1k05g6b52" w:id="184"/>
      <w:bookmarkEnd w:id="184"/>
      <w:r w:rsidDel="00000000" w:rsidR="00000000" w:rsidRPr="00000000">
        <w:rPr>
          <w:rtl w:val="0"/>
        </w:rPr>
        <w:t xml:space="preserve">-Taunt:</w:t>
      </w:r>
    </w:p>
    <w:p w:rsidR="00000000" w:rsidDel="00000000" w:rsidP="00000000" w:rsidRDefault="00000000" w:rsidRPr="00000000" w14:paraId="000009D0">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9D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The one thing i’m good at doing against other players.</w:t>
      </w:r>
    </w:p>
    <w:p w:rsidR="00000000" w:rsidDel="00000000" w:rsidP="00000000" w:rsidRDefault="00000000" w:rsidRPr="00000000" w14:paraId="000009D2">
      <w:pPr>
        <w:ind w:left="720" w:firstLine="720"/>
        <w:rPr/>
      </w:pPr>
      <w:r w:rsidDel="00000000" w:rsidR="00000000" w:rsidRPr="00000000">
        <w:rPr>
          <w:rtl w:val="0"/>
        </w:rPr>
        <w:t xml:space="preserve">RawCode: Atau</w:t>
      </w:r>
    </w:p>
    <w:p w:rsidR="00000000" w:rsidDel="00000000" w:rsidP="00000000" w:rsidRDefault="00000000" w:rsidRPr="00000000" w14:paraId="000009D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D4">
      <w:pPr>
        <w:numPr>
          <w:ilvl w:val="0"/>
          <w:numId w:val="80"/>
        </w:numPr>
        <w:spacing w:after="0" w:afterAutospacing="0"/>
        <w:ind w:left="720" w:hanging="360"/>
      </w:pPr>
      <w:r w:rsidDel="00000000" w:rsidR="00000000" w:rsidRPr="00000000">
        <w:rPr>
          <w:rtl w:val="0"/>
        </w:rPr>
        <w:t xml:space="preserve">Does not lock them to attacking the unit, so a player with good micro can easily just ignore it.</w:t>
      </w:r>
    </w:p>
    <w:p w:rsidR="00000000" w:rsidDel="00000000" w:rsidP="00000000" w:rsidRDefault="00000000" w:rsidRPr="00000000" w14:paraId="000009D5">
      <w:pPr>
        <w:numPr>
          <w:ilvl w:val="0"/>
          <w:numId w:val="80"/>
        </w:numPr>
        <w:spacing w:after="0" w:afterAutospacing="0"/>
        <w:ind w:left="720" w:hanging="360"/>
      </w:pPr>
      <w:r w:rsidDel="00000000" w:rsidR="00000000" w:rsidRPr="00000000">
        <w:rPr>
          <w:rtl w:val="0"/>
        </w:rPr>
        <w:t xml:space="preserve">Upon casting, it issues a single attack order to 10 randomly chosen closest enemy units in an AOE.</w:t>
      </w:r>
    </w:p>
    <w:p w:rsidR="00000000" w:rsidDel="00000000" w:rsidP="00000000" w:rsidRDefault="00000000" w:rsidRPr="00000000" w14:paraId="000009D6">
      <w:pPr>
        <w:numPr>
          <w:ilvl w:val="1"/>
          <w:numId w:val="80"/>
        </w:numPr>
        <w:spacing w:after="0" w:afterAutospacing="0"/>
        <w:ind w:left="1440" w:hanging="360"/>
      </w:pPr>
      <w:r w:rsidDel="00000000" w:rsidR="00000000" w:rsidRPr="00000000">
        <w:rPr>
          <w:rtl w:val="0"/>
        </w:rPr>
        <w:t xml:space="preserve">“Data - Prefer Hostiles”, which houses the number of units to be chosen, is hard-coded to be at 10.</w:t>
      </w:r>
      <w:ins w:author="Nathaniel Washburn" w:id="55" w:date="2024-08-07T05:55:54Z">
        <w:r w:rsidDel="00000000" w:rsidR="00000000" w:rsidRPr="00000000">
          <w:rPr>
            <w:color w:val="ff0000"/>
            <w:rtl w:val="0"/>
          </w:rPr>
          <w:t xml:space="preserve"> (is this actually what this field is for? It seems like a boolean field that just uses 0/1 instead of false/true)</w:t>
        </w:r>
      </w:ins>
      <w:r w:rsidDel="00000000" w:rsidR="00000000" w:rsidRPr="00000000">
        <w:rPr>
          <w:rtl w:val="0"/>
        </w:rPr>
      </w:r>
    </w:p>
    <w:p w:rsidR="00000000" w:rsidDel="00000000" w:rsidP="00000000" w:rsidRDefault="00000000" w:rsidRPr="00000000" w14:paraId="000009D7">
      <w:pPr>
        <w:numPr>
          <w:ilvl w:val="2"/>
          <w:numId w:val="80"/>
        </w:numPr>
        <w:spacing w:after="0" w:afterAutospacing="0"/>
        <w:ind w:left="2160" w:hanging="360"/>
      </w:pPr>
      <w:r w:rsidDel="00000000" w:rsidR="00000000" w:rsidRPr="00000000">
        <w:rPr>
          <w:rtl w:val="0"/>
        </w:rPr>
        <w:t xml:space="preserve">Cannot input a number greater than 1.</w:t>
      </w:r>
    </w:p>
    <w:p w:rsidR="00000000" w:rsidDel="00000000" w:rsidP="00000000" w:rsidRDefault="00000000" w:rsidRPr="00000000" w14:paraId="000009D8">
      <w:pPr>
        <w:numPr>
          <w:ilvl w:val="1"/>
          <w:numId w:val="80"/>
        </w:numPr>
        <w:spacing w:after="0" w:afterAutospacing="0"/>
        <w:ind w:left="1440" w:hanging="360"/>
      </w:pPr>
      <w:r w:rsidDel="00000000" w:rsidR="00000000" w:rsidRPr="00000000">
        <w:rPr>
          <w:rtl w:val="0"/>
        </w:rPr>
        <w:t xml:space="preserve">“Data - Cast Range” and “Data - Duration” fields do nothing. (RoyGBV)</w:t>
      </w:r>
    </w:p>
    <w:p w:rsidR="00000000" w:rsidDel="00000000" w:rsidP="00000000" w:rsidRDefault="00000000" w:rsidRPr="00000000" w14:paraId="000009D9">
      <w:pPr>
        <w:numPr>
          <w:ilvl w:val="0"/>
          <w:numId w:val="80"/>
        </w:numPr>
        <w:spacing w:after="0" w:afterAutospacing="0"/>
        <w:ind w:left="720" w:hanging="360"/>
        <w:rPr>
          <w:ins w:author="Albert Chen" w:id="56" w:date="2026-07-15T01:10:36Z"/>
        </w:rPr>
      </w:pPr>
      <w:r w:rsidDel="00000000" w:rsidR="00000000" w:rsidRPr="00000000">
        <w:rPr>
          <w:rtl w:val="0"/>
        </w:rPr>
        <w:t xml:space="preserve">Units require movement speed above 0 for this ability to function.  (</w:t>
      </w:r>
      <w:r w:rsidDel="00000000" w:rsidR="00000000" w:rsidRPr="00000000">
        <w:rPr>
          <w:color w:val="9900ff"/>
          <w:rtl w:val="0"/>
        </w:rPr>
        <w:t xml:space="preserve">Nudl</w:t>
      </w:r>
      <w:r w:rsidDel="00000000" w:rsidR="00000000" w:rsidRPr="00000000">
        <w:rPr>
          <w:rtl w:val="0"/>
        </w:rPr>
        <w:t xml:space="preserve">)</w:t>
      </w:r>
      <w:ins w:author="Albert Chen" w:id="56" w:date="2026-07-15T01:10:36Z">
        <w:r w:rsidDel="00000000" w:rsidR="00000000" w:rsidRPr="00000000">
          <w:rPr>
            <w:rtl w:val="0"/>
          </w:rPr>
        </w:r>
      </w:ins>
    </w:p>
    <w:p w:rsidR="00000000" w:rsidDel="00000000" w:rsidP="00000000" w:rsidRDefault="00000000" w:rsidRPr="00000000" w14:paraId="000009DA">
      <w:pPr>
        <w:numPr>
          <w:ilvl w:val="0"/>
          <w:numId w:val="80"/>
        </w:numPr>
        <w:ind w:left="720" w:hanging="360"/>
        <w:rPr>
          <w:ins w:author="gospodar vremena" w:id="57" w:date="2026-06-01T15:46:15Z"/>
        </w:rPr>
      </w:pPr>
      <w:ins w:author="Albert Chen" w:id="56" w:date="2026-07-15T01:10:36Z">
        <w:r w:rsidDel="00000000" w:rsidR="00000000" w:rsidRPr="00000000">
          <w:rPr>
            <w:rtl w:val="0"/>
          </w:rPr>
          <w:t xml:space="preserve">(Patch 2.04) Can set targets allowed to friendly units who will turn and up to n friendly units will start attacking the caster. Tested using Garithos. (Mew777)</w:t>
        </w:r>
      </w:ins>
      <w:ins w:author="gospodar vremena" w:id="57" w:date="2026-06-01T15:46:15Z">
        <w:r w:rsidDel="00000000" w:rsidR="00000000" w:rsidRPr="00000000">
          <w:rPr>
            <w:rtl w:val="0"/>
          </w:rPr>
        </w:r>
      </w:ins>
    </w:p>
    <w:p w:rsidR="00000000" w:rsidDel="00000000" w:rsidP="00000000" w:rsidRDefault="00000000" w:rsidRPr="00000000" w14:paraId="000009DB">
      <w:pPr>
        <w:pStyle w:val="Heading2"/>
        <w:ind w:firstLine="720"/>
        <w:rPr>
          <w:ins w:author="gospodar vremena" w:id="57" w:date="2026-06-01T15:46:15Z"/>
        </w:rPr>
      </w:pPr>
      <w:ins w:author="gospodar vremena" w:id="57" w:date="2026-06-01T15:46:15Z">
        <w:bookmarkStart w:colFirst="0" w:colLast="0" w:name="_672xqo3oh43v" w:id="185"/>
        <w:bookmarkEnd w:id="185"/>
        <w:r w:rsidDel="00000000" w:rsidR="00000000" w:rsidRPr="00000000">
          <w:rPr>
            <w:rtl w:val="0"/>
          </w:rPr>
          <w:t xml:space="preserve">-Tree of Life upgrade ability :</w:t>
        </w:r>
      </w:ins>
    </w:p>
    <w:p w:rsidR="00000000" w:rsidDel="00000000" w:rsidP="00000000" w:rsidRDefault="00000000" w:rsidRPr="00000000" w14:paraId="000009DC">
      <w:pPr>
        <w:rPr>
          <w:ins w:author="gospodar vremena" w:id="57" w:date="2026-06-01T15:46:15Z"/>
        </w:rPr>
      </w:pPr>
      <w:ins w:author="gospodar vremena" w:id="57" w:date="2026-06-01T15:46:15Z">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ins>
    </w:p>
    <w:p w:rsidR="00000000" w:rsidDel="00000000" w:rsidP="00000000" w:rsidRDefault="00000000" w:rsidRPr="00000000" w14:paraId="000009DD">
      <w:pPr>
        <w:ind w:left="720" w:firstLine="720"/>
        <w:rPr>
          <w:ins w:author="gospodar vremena" w:id="57" w:date="2026-06-01T15:46:15Z"/>
          <w:color w:val="ff9900"/>
        </w:rPr>
      </w:pPr>
      <w:ins w:author="gospodar vremena" w:id="57" w:date="2026-06-01T15:46:15Z">
        <w:r w:rsidDel="00000000" w:rsidR="00000000" w:rsidRPr="00000000">
          <w:rPr>
            <w:rtl w:val="0"/>
          </w:rPr>
          <w:t xml:space="preserve">Notes: </w:t>
        </w:r>
        <w:r w:rsidDel="00000000" w:rsidR="00000000" w:rsidRPr="00000000">
          <w:rPr>
            <w:color w:val="ff9900"/>
            <w:rtl w:val="0"/>
          </w:rPr>
          <w:t xml:space="preserve">Requires modification to units/abilitydata.slk to be usable in the editor.</w:t>
        </w:r>
      </w:ins>
    </w:p>
    <w:p w:rsidR="00000000" w:rsidDel="00000000" w:rsidP="00000000" w:rsidRDefault="00000000" w:rsidRPr="00000000" w14:paraId="000009DE">
      <w:pPr>
        <w:ind w:left="720" w:firstLine="720"/>
        <w:rPr>
          <w:ins w:author="gospodar vremena" w:id="57" w:date="2026-06-01T15:46:15Z"/>
        </w:rPr>
      </w:pPr>
      <w:ins w:author="gospodar vremena" w:id="57" w:date="2026-06-01T15:46:15Z">
        <w:r w:rsidDel="00000000" w:rsidR="00000000" w:rsidRPr="00000000">
          <w:rPr>
            <w:rtl w:val="0"/>
          </w:rPr>
          <w:t xml:space="preserve">RawCode: Atol</w:t>
        </w:r>
      </w:ins>
    </w:p>
    <w:p w:rsidR="00000000" w:rsidDel="00000000" w:rsidP="00000000" w:rsidRDefault="00000000" w:rsidRPr="00000000" w14:paraId="000009DF">
      <w:pPr>
        <w:ind w:left="720" w:firstLine="720"/>
        <w:rPr>
          <w:ins w:author="gospodar vremena" w:id="57" w:date="2026-06-01T15:46:15Z"/>
          <w:color w:val="ff9900"/>
        </w:rPr>
      </w:pPr>
      <w:ins w:author="gospodar vremena" w:id="57" w:date="2026-06-01T15:46:15Z">
        <w:r w:rsidDel="00000000" w:rsidR="00000000" w:rsidRPr="00000000">
          <w:rPr>
            <w:rtl w:val="0"/>
          </w:rPr>
          <w:t xml:space="preserve">Latest tested version: </w:t>
        </w:r>
        <w:r w:rsidDel="00000000" w:rsidR="00000000" w:rsidRPr="00000000">
          <w:rPr>
            <w:color w:val="00bf00"/>
            <w:rtl w:val="0"/>
          </w:rPr>
          <w:t xml:space="preserve">2.0.4.23745</w:t>
        </w:r>
        <w:r w:rsidDel="00000000" w:rsidR="00000000" w:rsidRPr="00000000">
          <w:rPr>
            <w:rtl w:val="0"/>
          </w:rPr>
        </w:r>
      </w:ins>
    </w:p>
    <w:p w:rsidR="00000000" w:rsidDel="00000000" w:rsidP="00000000" w:rsidRDefault="00000000" w:rsidRPr="00000000" w14:paraId="000009E0">
      <w:pPr>
        <w:numPr>
          <w:ilvl w:val="0"/>
          <w:numId w:val="80"/>
        </w:numPr>
        <w:spacing w:after="0" w:afterAutospacing="0"/>
        <w:ind w:left="720" w:hanging="360"/>
        <w:rPr>
          <w:ins w:author="gospodar vremena" w:id="57" w:date="2026-06-01T15:46:15Z"/>
        </w:rPr>
      </w:pPr>
      <w:ins w:author="gospodar vremena" w:id="57" w:date="2026-06-01T15:46:15Z">
        <w:r w:rsidDel="00000000" w:rsidR="00000000" w:rsidRPr="00000000">
          <w:rPr>
            <w:rtl w:val="0"/>
          </w:rPr>
          <w:t xml:space="preserve">Only used to display attachments. Has no effect otherwise.</w:t>
        </w:r>
      </w:ins>
    </w:p>
    <w:p w:rsidR="00000000" w:rsidDel="00000000" w:rsidP="00000000" w:rsidRDefault="00000000" w:rsidRPr="00000000" w14:paraId="000009E1">
      <w:pPr>
        <w:numPr>
          <w:ilvl w:val="0"/>
          <w:numId w:val="80"/>
        </w:numPr>
        <w:ind w:left="720" w:hanging="360"/>
      </w:pPr>
      <w:ins w:author="gospodar vremena" w:id="57" w:date="2026-06-01T15:46:15Z">
        <w:r w:rsidDel="00000000" w:rsidR="00000000" w:rsidRPr="00000000">
          <w:rPr>
            <w:rtl w:val="0"/>
          </w:rPr>
          <w:t xml:space="preserve">The ability does not show up on the command card.</w:t>
        </w:r>
      </w:ins>
      <w:r w:rsidDel="00000000" w:rsidR="00000000" w:rsidRPr="00000000">
        <w:rPr>
          <w:rtl w:val="0"/>
        </w:rPr>
      </w:r>
    </w:p>
    <w:p w:rsidR="00000000" w:rsidDel="00000000" w:rsidP="00000000" w:rsidRDefault="00000000" w:rsidRPr="00000000" w14:paraId="000009E2">
      <w:pPr>
        <w:pStyle w:val="Heading2"/>
        <w:ind w:firstLine="720"/>
        <w:rPr/>
      </w:pPr>
      <w:bookmarkStart w:colFirst="0" w:colLast="0" w:name="_df7m6a78n7iz" w:id="186"/>
      <w:bookmarkEnd w:id="186"/>
      <w:r w:rsidDel="00000000" w:rsidR="00000000" w:rsidRPr="00000000">
        <w:rPr>
          <w:rtl w:val="0"/>
        </w:rPr>
        <w:t xml:space="preserve">-Ultravision:</w:t>
      </w:r>
    </w:p>
    <w:p w:rsidR="00000000" w:rsidDel="00000000" w:rsidP="00000000" w:rsidRDefault="00000000" w:rsidRPr="00000000" w14:paraId="000009E3">
      <w:pPr>
        <w:rPr/>
      </w:pPr>
      <w:r w:rsidDel="00000000" w:rsidR="00000000" w:rsidRPr="00000000">
        <w:rPr>
          <w:rtl w:val="0"/>
        </w:rPr>
        <w:tab/>
        <w:tab/>
        <w:t xml:space="preserve">Tags: </w:t>
      </w:r>
      <w:r w:rsidDel="00000000" w:rsidR="00000000" w:rsidRPr="00000000">
        <w:rPr>
          <w:color w:val="0000ff"/>
          <w:rtl w:val="0"/>
        </w:rPr>
        <w:t xml:space="preserve">[Vision]</w:t>
      </w:r>
      <w:r w:rsidDel="00000000" w:rsidR="00000000" w:rsidRPr="00000000">
        <w:rPr>
          <w:rtl w:val="0"/>
        </w:rPr>
      </w:r>
    </w:p>
    <w:p w:rsidR="00000000" w:rsidDel="00000000" w:rsidP="00000000" w:rsidRDefault="00000000" w:rsidRPr="00000000" w14:paraId="000009E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E5">
      <w:pPr>
        <w:ind w:left="720" w:firstLine="720"/>
        <w:rPr/>
      </w:pPr>
      <w:r w:rsidDel="00000000" w:rsidR="00000000" w:rsidRPr="00000000">
        <w:rPr>
          <w:rtl w:val="0"/>
        </w:rPr>
        <w:t xml:space="preserve">RawCode: Ault AIuv</w:t>
      </w:r>
    </w:p>
    <w:p w:rsidR="00000000" w:rsidDel="00000000" w:rsidP="00000000" w:rsidRDefault="00000000" w:rsidRPr="00000000" w14:paraId="000009E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E7">
      <w:pPr>
        <w:numPr>
          <w:ilvl w:val="0"/>
          <w:numId w:val="80"/>
        </w:numPr>
        <w:ind w:left="720" w:hanging="360"/>
      </w:pPr>
      <w:r w:rsidDel="00000000" w:rsidR="00000000" w:rsidRPr="00000000">
        <w:rPr>
          <w:rtl w:val="0"/>
        </w:rPr>
        <w:t xml:space="preserve">Hard-coded to set the units “Night vision” to the unit’s “Day vision”.</w:t>
      </w:r>
    </w:p>
    <w:p w:rsidR="00000000" w:rsidDel="00000000" w:rsidP="00000000" w:rsidRDefault="00000000" w:rsidRPr="00000000" w14:paraId="000009E8">
      <w:pPr>
        <w:pStyle w:val="Heading2"/>
        <w:ind w:firstLine="720"/>
        <w:rPr/>
      </w:pPr>
      <w:bookmarkStart w:colFirst="0" w:colLast="0" w:name="_9tu5l7rm25r" w:id="187"/>
      <w:bookmarkEnd w:id="187"/>
      <w:r w:rsidDel="00000000" w:rsidR="00000000" w:rsidRPr="00000000">
        <w:rPr>
          <w:rtl w:val="0"/>
        </w:rPr>
        <w:t xml:space="preserve">-Vorpal Blades:</w:t>
      </w:r>
    </w:p>
    <w:p w:rsidR="00000000" w:rsidDel="00000000" w:rsidP="00000000" w:rsidRDefault="00000000" w:rsidRPr="00000000" w14:paraId="000009E9">
      <w:pPr>
        <w:rPr/>
      </w:pPr>
      <w:r w:rsidDel="00000000" w:rsidR="00000000" w:rsidRPr="00000000">
        <w:rPr>
          <w:rtl w:val="0"/>
        </w:rPr>
        <w:tab/>
        <w:tab/>
        <w:t xml:space="preserve">Tags: </w:t>
      </w:r>
      <w:r w:rsidDel="00000000" w:rsidR="00000000" w:rsidRPr="00000000">
        <w:rPr>
          <w:color w:val="0000ff"/>
          <w:rtl w:val="0"/>
        </w:rPr>
        <w:t xml:space="preserve">[Dummy Ability]</w:t>
      </w:r>
      <w:r w:rsidDel="00000000" w:rsidR="00000000" w:rsidRPr="00000000">
        <w:rPr>
          <w:rtl w:val="0"/>
        </w:rPr>
      </w:r>
    </w:p>
    <w:p w:rsidR="00000000" w:rsidDel="00000000" w:rsidP="00000000" w:rsidRDefault="00000000" w:rsidRPr="00000000" w14:paraId="000009E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EB">
      <w:pPr>
        <w:ind w:left="720" w:firstLine="720"/>
        <w:rPr/>
      </w:pPr>
      <w:r w:rsidDel="00000000" w:rsidR="00000000" w:rsidRPr="00000000">
        <w:rPr>
          <w:rtl w:val="0"/>
        </w:rPr>
        <w:t xml:space="preserve">RawCode: Aimp</w:t>
      </w:r>
    </w:p>
    <w:p w:rsidR="00000000" w:rsidDel="00000000" w:rsidP="00000000" w:rsidRDefault="00000000" w:rsidRPr="00000000" w14:paraId="000009E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ED">
      <w:pPr>
        <w:numPr>
          <w:ilvl w:val="0"/>
          <w:numId w:val="80"/>
        </w:numPr>
        <w:ind w:left="720" w:hanging="360"/>
      </w:pPr>
      <w:r w:rsidDel="00000000" w:rsidR="00000000" w:rsidRPr="00000000">
        <w:rPr>
          <w:rtl w:val="0"/>
        </w:rPr>
        <w:t xml:space="preserve">Does nothing, this is handled by the upgrade itself.</w:t>
      </w:r>
    </w:p>
    <w:p w:rsidR="00000000" w:rsidDel="00000000" w:rsidP="00000000" w:rsidRDefault="00000000" w:rsidRPr="00000000" w14:paraId="000009EE">
      <w:pPr>
        <w:pStyle w:val="Heading2"/>
        <w:ind w:firstLine="720"/>
        <w:rPr/>
      </w:pPr>
      <w:bookmarkStart w:colFirst="0" w:colLast="0" w:name="_s0f66dgkj62g" w:id="188"/>
      <w:bookmarkEnd w:id="188"/>
      <w:r w:rsidDel="00000000" w:rsidR="00000000" w:rsidRPr="00000000">
        <w:rPr>
          <w:rtl w:val="0"/>
        </w:rPr>
        <w:t xml:space="preserve">-War Club:</w:t>
      </w:r>
    </w:p>
    <w:p w:rsidR="00000000" w:rsidDel="00000000" w:rsidP="00000000" w:rsidRDefault="00000000" w:rsidRPr="00000000" w14:paraId="000009EF">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9F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9F1">
      <w:pPr>
        <w:ind w:left="720" w:firstLine="720"/>
        <w:rPr/>
      </w:pPr>
      <w:r w:rsidDel="00000000" w:rsidR="00000000" w:rsidRPr="00000000">
        <w:rPr>
          <w:rtl w:val="0"/>
        </w:rPr>
        <w:t xml:space="preserve">RawCode: Agra</w:t>
      </w:r>
    </w:p>
    <w:p w:rsidR="00000000" w:rsidDel="00000000" w:rsidP="00000000" w:rsidRDefault="00000000" w:rsidRPr="00000000" w14:paraId="000009F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9F3">
      <w:pPr>
        <w:numPr>
          <w:ilvl w:val="0"/>
          <w:numId w:val="80"/>
        </w:numPr>
        <w:spacing w:after="0" w:afterAutospacing="0"/>
        <w:ind w:left="720" w:hanging="360"/>
      </w:pPr>
      <w:r w:rsidDel="00000000" w:rsidR="00000000" w:rsidRPr="00000000">
        <w:rPr>
          <w:rtl w:val="0"/>
        </w:rPr>
        <w:t xml:space="preserve">Allows for changing the allowed attacks for a unit, but only by consuming a tree.</w:t>
      </w:r>
    </w:p>
    <w:p w:rsidR="00000000" w:rsidDel="00000000" w:rsidP="00000000" w:rsidRDefault="00000000" w:rsidRPr="00000000" w14:paraId="000009F4">
      <w:pPr>
        <w:numPr>
          <w:ilvl w:val="0"/>
          <w:numId w:val="80"/>
        </w:numPr>
        <w:spacing w:after="0" w:afterAutospacing="0"/>
        <w:ind w:left="720" w:hanging="360"/>
      </w:pPr>
      <w:r w:rsidDel="00000000" w:rsidR="00000000" w:rsidRPr="00000000">
        <w:rPr>
          <w:rtl w:val="0"/>
        </w:rPr>
        <w:t xml:space="preserve">Changing targets to enable unit targeting causes the game to crash on cast (Kino, 1.30++)</w:t>
      </w:r>
    </w:p>
    <w:p w:rsidR="00000000" w:rsidDel="00000000" w:rsidP="00000000" w:rsidRDefault="00000000" w:rsidRPr="00000000" w14:paraId="000009F5">
      <w:pPr>
        <w:numPr>
          <w:ilvl w:val="0"/>
          <w:numId w:val="80"/>
        </w:numPr>
        <w:spacing w:after="0" w:afterAutospacing="0"/>
        <w:ind w:left="720" w:hanging="360"/>
      </w:pPr>
      <w:r w:rsidDel="00000000" w:rsidR="00000000" w:rsidRPr="00000000">
        <w:rPr>
          <w:rtl w:val="0"/>
        </w:rPr>
        <w:t xml:space="preserve">Can be configured to target units and items (1.36.1.20719) but won’t work properly there:</w:t>
      </w:r>
    </w:p>
    <w:p w:rsidR="00000000" w:rsidDel="00000000" w:rsidP="00000000" w:rsidRDefault="00000000" w:rsidRPr="00000000" w14:paraId="000009F6">
      <w:pPr>
        <w:numPr>
          <w:ilvl w:val="1"/>
          <w:numId w:val="80"/>
        </w:numPr>
        <w:spacing w:after="0" w:afterAutospacing="0"/>
        <w:ind w:left="1440" w:hanging="360"/>
      </w:pPr>
      <w:r w:rsidDel="00000000" w:rsidR="00000000" w:rsidRPr="00000000">
        <w:rPr>
          <w:rtl w:val="0"/>
        </w:rPr>
        <w:t xml:space="preserve">The unit or item is not destroyed</w:t>
      </w:r>
    </w:p>
    <w:p w:rsidR="00000000" w:rsidDel="00000000" w:rsidP="00000000" w:rsidRDefault="00000000" w:rsidRPr="00000000" w14:paraId="000009F7">
      <w:pPr>
        <w:numPr>
          <w:ilvl w:val="1"/>
          <w:numId w:val="80"/>
        </w:numPr>
        <w:spacing w:after="0" w:afterAutospacing="0"/>
        <w:ind w:left="1440" w:hanging="360"/>
      </w:pPr>
      <w:r w:rsidDel="00000000" w:rsidR="00000000" w:rsidRPr="00000000">
        <w:rPr>
          <w:rtl w:val="0"/>
        </w:rPr>
        <w:t xml:space="preserve">The attack indexes won’t be disabled/enabled</w:t>
      </w:r>
    </w:p>
    <w:p w:rsidR="00000000" w:rsidDel="00000000" w:rsidP="00000000" w:rsidRDefault="00000000" w:rsidRPr="00000000" w14:paraId="000009F8">
      <w:pPr>
        <w:numPr>
          <w:ilvl w:val="1"/>
          <w:numId w:val="80"/>
        </w:numPr>
        <w:spacing w:after="0" w:afterAutospacing="0"/>
        <w:ind w:left="1440" w:hanging="360"/>
      </w:pPr>
      <w:r w:rsidDel="00000000" w:rsidR="00000000" w:rsidRPr="00000000">
        <w:rPr>
          <w:rtl w:val="0"/>
        </w:rPr>
        <w:t xml:space="preserve">The animation tag will still be added to the caster</w:t>
      </w:r>
    </w:p>
    <w:p w:rsidR="00000000" w:rsidDel="00000000" w:rsidP="00000000" w:rsidRDefault="00000000" w:rsidRPr="00000000" w14:paraId="000009F9">
      <w:pPr>
        <w:numPr>
          <w:ilvl w:val="1"/>
          <w:numId w:val="80"/>
        </w:numPr>
        <w:spacing w:after="0" w:afterAutospacing="0"/>
        <w:ind w:left="1440" w:hanging="360"/>
      </w:pPr>
      <w:r w:rsidDel="00000000" w:rsidR="00000000" w:rsidRPr="00000000">
        <w:rPr>
          <w:rtl w:val="0"/>
        </w:rPr>
        <w:t xml:space="preserve">There won’t be a replacing texture, so a potential replaceable texture in the caster like the mountain giant has with the club will be black </w:t>
      </w:r>
    </w:p>
    <w:p w:rsidR="00000000" w:rsidDel="00000000" w:rsidP="00000000" w:rsidRDefault="00000000" w:rsidRPr="00000000" w14:paraId="000009FA">
      <w:pPr>
        <w:numPr>
          <w:ilvl w:val="0"/>
          <w:numId w:val="80"/>
        </w:numPr>
        <w:spacing w:after="0" w:afterAutospacing="0"/>
        <w:ind w:left="720" w:hanging="360"/>
      </w:pPr>
      <w:r w:rsidDel="00000000" w:rsidR="00000000" w:rsidRPr="00000000">
        <w:rPr>
          <w:rtl w:val="0"/>
        </w:rPr>
        <w:t xml:space="preserve">The ability counts the number of attacks based on how many units received the damage. (tested on patch 1.30.4)</w:t>
      </w:r>
    </w:p>
    <w:p w:rsidR="00000000" w:rsidDel="00000000" w:rsidP="00000000" w:rsidRDefault="00000000" w:rsidRPr="00000000" w14:paraId="000009FB">
      <w:pPr>
        <w:numPr>
          <w:ilvl w:val="1"/>
          <w:numId w:val="80"/>
        </w:numPr>
        <w:spacing w:after="0" w:afterAutospacing="0"/>
        <w:ind w:left="1440" w:hanging="360"/>
      </w:pPr>
      <w:r w:rsidDel="00000000" w:rsidR="00000000" w:rsidRPr="00000000">
        <w:rPr>
          <w:rtl w:val="0"/>
        </w:rPr>
        <w:t xml:space="preserve">Test: The ability allowed 15 attacks. The altered attack had a splash effect (tested on missile splash and artillery).</w:t>
      </w:r>
    </w:p>
    <w:p w:rsidR="00000000" w:rsidDel="00000000" w:rsidP="00000000" w:rsidRDefault="00000000" w:rsidRPr="00000000" w14:paraId="000009FC">
      <w:pPr>
        <w:numPr>
          <w:ilvl w:val="1"/>
          <w:numId w:val="80"/>
        </w:numPr>
        <w:spacing w:after="0" w:afterAutospacing="0"/>
        <w:ind w:left="1440" w:hanging="360"/>
      </w:pPr>
      <w:r w:rsidDel="00000000" w:rsidR="00000000" w:rsidRPr="00000000">
        <w:rPr>
          <w:rtl w:val="0"/>
        </w:rPr>
        <w:t xml:space="preserve">The unit attacked a group of units (5 units). The ability’s effect ended after only 3 attacks. It matters not if the damaged units are friendly or hostile.</w:t>
      </w:r>
    </w:p>
    <w:p w:rsidR="00000000" w:rsidDel="00000000" w:rsidP="00000000" w:rsidRDefault="00000000" w:rsidRPr="00000000" w14:paraId="000009FD">
      <w:pPr>
        <w:numPr>
          <w:ilvl w:val="1"/>
          <w:numId w:val="80"/>
        </w:numPr>
        <w:spacing w:after="0" w:afterAutospacing="0"/>
        <w:ind w:left="1440" w:hanging="360"/>
      </w:pPr>
      <w:r w:rsidDel="00000000" w:rsidR="00000000" w:rsidRPr="00000000">
        <w:rPr>
          <w:rtl w:val="0"/>
        </w:rPr>
        <w:t xml:space="preserve">Test against Hardened Skin (block 300 dmg and no minimum dmg): After 15 attacks, the ability effects end.</w:t>
      </w:r>
    </w:p>
    <w:p w:rsidR="00000000" w:rsidDel="00000000" w:rsidP="00000000" w:rsidRDefault="00000000" w:rsidRPr="00000000" w14:paraId="000009FE">
      <w:pPr>
        <w:numPr>
          <w:ilvl w:val="1"/>
          <w:numId w:val="80"/>
        </w:numPr>
        <w:ind w:left="1440" w:hanging="360"/>
      </w:pPr>
      <w:r w:rsidDel="00000000" w:rsidR="00000000" w:rsidRPr="00000000">
        <w:rPr>
          <w:rtl w:val="0"/>
        </w:rPr>
        <w:t xml:space="preserve">Test against 100% evasion: After 15 attacks, the ability effects remain.</w:t>
      </w:r>
    </w:p>
    <w:p w:rsidR="00000000" w:rsidDel="00000000" w:rsidP="00000000" w:rsidRDefault="00000000" w:rsidRPr="00000000" w14:paraId="000009FF">
      <w:pPr>
        <w:pStyle w:val="Heading2"/>
        <w:ind w:firstLine="720"/>
        <w:rPr/>
      </w:pPr>
      <w:bookmarkStart w:colFirst="0" w:colLast="0" w:name="_6pe6huhchwc3" w:id="189"/>
      <w:bookmarkEnd w:id="189"/>
      <w:r w:rsidDel="00000000" w:rsidR="00000000" w:rsidRPr="00000000">
        <w:rPr>
          <w:rtl w:val="0"/>
        </w:rPr>
        <w:t xml:space="preserve">-Blink:</w:t>
      </w:r>
    </w:p>
    <w:p w:rsidR="00000000" w:rsidDel="00000000" w:rsidP="00000000" w:rsidRDefault="00000000" w:rsidRPr="00000000" w14:paraId="00000A00">
      <w:pPr>
        <w:rPr/>
      </w:pPr>
      <w:r w:rsidDel="00000000" w:rsidR="00000000" w:rsidRPr="00000000">
        <w:rPr>
          <w:rtl w:val="0"/>
        </w:rPr>
        <w:tab/>
        <w:tab/>
        <w:t xml:space="preserve">Tags: </w:t>
      </w:r>
      <w:r w:rsidDel="00000000" w:rsidR="00000000" w:rsidRPr="00000000">
        <w:rPr>
          <w:color w:val="0000ff"/>
          <w:rtl w:val="0"/>
        </w:rPr>
        <w:t xml:space="preserve">[Unit Move][Visible Target Only]</w:t>
      </w:r>
      <w:r w:rsidDel="00000000" w:rsidR="00000000" w:rsidRPr="00000000">
        <w:rPr>
          <w:rtl w:val="0"/>
        </w:rPr>
      </w:r>
    </w:p>
    <w:p w:rsidR="00000000" w:rsidDel="00000000" w:rsidP="00000000" w:rsidRDefault="00000000" w:rsidRPr="00000000" w14:paraId="00000A0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02">
      <w:pPr>
        <w:ind w:left="720" w:firstLine="720"/>
        <w:rPr/>
      </w:pPr>
      <w:r w:rsidDel="00000000" w:rsidR="00000000" w:rsidRPr="00000000">
        <w:rPr>
          <w:rtl w:val="0"/>
        </w:rPr>
        <w:t xml:space="preserve">RawCode: AEbl ANbl AIbk</w:t>
      </w:r>
    </w:p>
    <w:p w:rsidR="00000000" w:rsidDel="00000000" w:rsidP="00000000" w:rsidRDefault="00000000" w:rsidRPr="00000000" w14:paraId="00000A0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04">
      <w:pPr>
        <w:numPr>
          <w:ilvl w:val="0"/>
          <w:numId w:val="80"/>
        </w:numPr>
        <w:spacing w:after="0" w:afterAutospacing="0"/>
        <w:ind w:left="720" w:hanging="360"/>
      </w:pPr>
      <w:r w:rsidDel="00000000" w:rsidR="00000000" w:rsidRPr="00000000">
        <w:rPr>
          <w:rtl w:val="0"/>
        </w:rPr>
        <w:t xml:space="preserve">Teleport short distance, Also known as “Flash” by ignorant league players</w:t>
      </w:r>
    </w:p>
    <w:p w:rsidR="00000000" w:rsidDel="00000000" w:rsidP="00000000" w:rsidRDefault="00000000" w:rsidRPr="00000000" w14:paraId="00000A05">
      <w:pPr>
        <w:numPr>
          <w:ilvl w:val="0"/>
          <w:numId w:val="80"/>
        </w:numPr>
        <w:spacing w:after="0" w:afterAutospacing="0"/>
        <w:ind w:left="720" w:hanging="360"/>
      </w:pPr>
      <w:r w:rsidDel="00000000" w:rsidR="00000000" w:rsidRPr="00000000">
        <w:rPr>
          <w:rtl w:val="0"/>
        </w:rPr>
        <w:t xml:space="preserve">Using Blink will disjoint most homing missiles currently homing onto the blinking unit.</w:t>
      </w:r>
    </w:p>
    <w:p w:rsidR="00000000" w:rsidDel="00000000" w:rsidP="00000000" w:rsidRDefault="00000000" w:rsidRPr="00000000" w14:paraId="00000A06">
      <w:pPr>
        <w:numPr>
          <w:ilvl w:val="0"/>
          <w:numId w:val="80"/>
        </w:numPr>
        <w:spacing w:after="0" w:afterAutospacing="0"/>
        <w:ind w:left="720" w:hanging="360"/>
      </w:pPr>
      <w:r w:rsidDel="00000000" w:rsidR="00000000" w:rsidRPr="00000000">
        <w:rPr>
          <w:rtl w:val="0"/>
        </w:rPr>
        <w:t xml:space="preserve">Can’t be used into unexplored areas, there’s a fairly complicated set of rules for this. This behavior is hard-coded for Warden in the campaign.</w:t>
      </w:r>
    </w:p>
    <w:p w:rsidR="00000000" w:rsidDel="00000000" w:rsidP="00000000" w:rsidRDefault="00000000" w:rsidRPr="00000000" w14:paraId="00000A07">
      <w:pPr>
        <w:numPr>
          <w:ilvl w:val="0"/>
          <w:numId w:val="80"/>
        </w:numPr>
        <w:spacing w:after="0" w:afterAutospacing="0"/>
        <w:ind w:left="720" w:hanging="360"/>
      </w:pPr>
      <w:r w:rsidDel="00000000" w:rsidR="00000000" w:rsidRPr="00000000">
        <w:rPr>
          <w:rtl w:val="0"/>
        </w:rPr>
        <w:t xml:space="preserve">Duration - Normal works like Channel’s “Follow Through Time”</w:t>
      </w:r>
    </w:p>
    <w:p w:rsidR="00000000" w:rsidDel="00000000" w:rsidP="00000000" w:rsidRDefault="00000000" w:rsidRPr="00000000" w14:paraId="00000A08">
      <w:pPr>
        <w:numPr>
          <w:ilvl w:val="0"/>
          <w:numId w:val="80"/>
        </w:numPr>
        <w:ind w:left="720" w:hanging="360"/>
      </w:pPr>
      <w:r w:rsidDel="00000000" w:rsidR="00000000" w:rsidRPr="00000000">
        <w:rPr>
          <w:rtl w:val="0"/>
        </w:rPr>
        <w:t xml:space="preserve">Cannot be used if the casting unit’s move ability is disabled. An error message saying “Caster’s movement has been disabled” will be shown.</w:t>
      </w:r>
    </w:p>
    <w:p w:rsidR="00000000" w:rsidDel="00000000" w:rsidP="00000000" w:rsidRDefault="00000000" w:rsidRPr="00000000" w14:paraId="00000A09">
      <w:pPr>
        <w:pStyle w:val="Heading2"/>
        <w:ind w:firstLine="720"/>
        <w:rPr/>
      </w:pPr>
      <w:bookmarkStart w:colFirst="0" w:colLast="0" w:name="_norzruhgglgb" w:id="190"/>
      <w:bookmarkEnd w:id="190"/>
      <w:r w:rsidDel="00000000" w:rsidR="00000000" w:rsidRPr="00000000">
        <w:rPr>
          <w:rtl w:val="0"/>
        </w:rPr>
        <w:t xml:space="preserve">-Entangling Roots:</w:t>
      </w:r>
    </w:p>
    <w:p w:rsidR="00000000" w:rsidDel="00000000" w:rsidP="00000000" w:rsidRDefault="00000000" w:rsidRPr="00000000" w14:paraId="00000A0A">
      <w:pPr>
        <w:rPr/>
      </w:pPr>
      <w:r w:rsidDel="00000000" w:rsidR="00000000" w:rsidRPr="00000000">
        <w:rPr>
          <w:rtl w:val="0"/>
        </w:rPr>
        <w:tab/>
        <w:tab/>
        <w:t xml:space="preserve">Tags: </w:t>
      </w:r>
      <w:r w:rsidDel="00000000" w:rsidR="00000000" w:rsidRPr="00000000">
        <w:rPr>
          <w:color w:val="0000ff"/>
          <w:rtl w:val="0"/>
        </w:rPr>
        <w:t xml:space="preserve">[Damage Per Second] [Suppress]</w:t>
      </w:r>
      <w:r w:rsidDel="00000000" w:rsidR="00000000" w:rsidRPr="00000000">
        <w:rPr>
          <w:rtl w:val="0"/>
        </w:rPr>
      </w:r>
    </w:p>
    <w:p w:rsidR="00000000" w:rsidDel="00000000" w:rsidP="00000000" w:rsidRDefault="00000000" w:rsidRPr="00000000" w14:paraId="00000A0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0C">
      <w:pPr>
        <w:ind w:left="720" w:firstLine="720"/>
        <w:rPr/>
      </w:pPr>
      <w:r w:rsidDel="00000000" w:rsidR="00000000" w:rsidRPr="00000000">
        <w:rPr>
          <w:rtl w:val="0"/>
        </w:rPr>
        <w:t xml:space="preserve">RawCode: AEer Aenr Aenw</w:t>
      </w:r>
    </w:p>
    <w:p w:rsidR="00000000" w:rsidDel="00000000" w:rsidP="00000000" w:rsidRDefault="00000000" w:rsidRPr="00000000" w14:paraId="00000A0D">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w:t>
      </w:r>
    </w:p>
    <w:p w:rsidR="00000000" w:rsidDel="00000000" w:rsidP="00000000" w:rsidRDefault="00000000" w:rsidRPr="00000000" w14:paraId="00000A0E">
      <w:pPr>
        <w:numPr>
          <w:ilvl w:val="0"/>
          <w:numId w:val="80"/>
        </w:numPr>
        <w:spacing w:after="0" w:afterAutospacing="0"/>
        <w:ind w:left="720" w:hanging="360"/>
      </w:pPr>
      <w:r w:rsidDel="00000000" w:rsidR="00000000" w:rsidRPr="00000000">
        <w:rPr>
          <w:rtl w:val="0"/>
        </w:rPr>
        <w:t xml:space="preserve">Can’t use change air height of target unit, avoid using against air units or “air” type spells. (</w:t>
      </w:r>
      <w:r w:rsidDel="00000000" w:rsidR="00000000" w:rsidRPr="00000000">
        <w:rPr>
          <w:color w:val="9900ff"/>
          <w:rtl w:val="0"/>
        </w:rPr>
        <w:t xml:space="preserve">Nudl</w:t>
      </w:r>
      <w:r w:rsidDel="00000000" w:rsidR="00000000" w:rsidRPr="00000000">
        <w:rPr>
          <w:rtl w:val="0"/>
        </w:rPr>
        <w:t xml:space="preserve">)</w:t>
      </w:r>
    </w:p>
    <w:p w:rsidR="00000000" w:rsidDel="00000000" w:rsidP="00000000" w:rsidRDefault="00000000" w:rsidRPr="00000000" w14:paraId="00000A0F">
      <w:pPr>
        <w:numPr>
          <w:ilvl w:val="0"/>
          <w:numId w:val="80"/>
        </w:numPr>
        <w:spacing w:after="0" w:afterAutospacing="0"/>
        <w:ind w:left="720" w:hanging="360"/>
      </w:pPr>
      <w:r w:rsidDel="00000000" w:rsidR="00000000" w:rsidRPr="00000000">
        <w:rPr>
          <w:rtl w:val="0"/>
        </w:rPr>
        <w:t xml:space="preserve">Makes the target unable to attack, move and </w:t>
      </w:r>
      <w:commentRangeStart w:id="30"/>
      <w:commentRangeStart w:id="31"/>
      <w:r w:rsidDel="00000000" w:rsidR="00000000" w:rsidRPr="00000000">
        <w:rPr>
          <w:rtl w:val="0"/>
        </w:rPr>
        <w:t xml:space="preserve">use abilities</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A10">
      <w:pPr>
        <w:numPr>
          <w:ilvl w:val="1"/>
          <w:numId w:val="80"/>
        </w:numPr>
        <w:spacing w:after="0" w:afterAutospacing="0"/>
        <w:ind w:left="1440" w:hanging="360"/>
      </w:pPr>
      <w:r w:rsidDel="00000000" w:rsidR="00000000" w:rsidRPr="00000000">
        <w:rPr>
          <w:rtl w:val="0"/>
        </w:rPr>
        <w:t xml:space="preserve">Can be used as a sort of pause</w:t>
      </w:r>
    </w:p>
    <w:p w:rsidR="00000000" w:rsidDel="00000000" w:rsidP="00000000" w:rsidRDefault="00000000" w:rsidRPr="00000000" w14:paraId="00000A11">
      <w:pPr>
        <w:numPr>
          <w:ilvl w:val="0"/>
          <w:numId w:val="80"/>
        </w:numPr>
        <w:spacing w:after="0" w:afterAutospacing="0"/>
        <w:ind w:left="720" w:hanging="360"/>
      </w:pPr>
      <w:r w:rsidDel="00000000" w:rsidR="00000000" w:rsidRPr="00000000">
        <w:rPr>
          <w:rtl w:val="0"/>
        </w:rPr>
        <w:t xml:space="preserve">Can still rotate</w:t>
        <w:tab/>
      </w:r>
    </w:p>
    <w:p w:rsidR="00000000" w:rsidDel="00000000" w:rsidP="00000000" w:rsidRDefault="00000000" w:rsidRPr="00000000" w14:paraId="00000A12">
      <w:pPr>
        <w:numPr>
          <w:ilvl w:val="0"/>
          <w:numId w:val="80"/>
        </w:numPr>
        <w:spacing w:after="0" w:afterAutospacing="0"/>
        <w:ind w:left="720" w:hanging="360"/>
      </w:pPr>
      <w:r w:rsidDel="00000000" w:rsidR="00000000" w:rsidRPr="00000000">
        <w:rPr>
          <w:rtl w:val="0"/>
        </w:rPr>
        <w:t xml:space="preserve">“Data - Damage Per Second”</w:t>
      </w:r>
    </w:p>
    <w:p w:rsidR="00000000" w:rsidDel="00000000" w:rsidP="00000000" w:rsidRDefault="00000000" w:rsidRPr="00000000" w14:paraId="00000A13">
      <w:pPr>
        <w:numPr>
          <w:ilvl w:val="1"/>
          <w:numId w:val="80"/>
        </w:numPr>
        <w:spacing w:after="0" w:afterAutospacing="0"/>
        <w:ind w:left="1440" w:hanging="360"/>
      </w:pPr>
      <w:r w:rsidDel="00000000" w:rsidR="00000000" w:rsidRPr="00000000">
        <w:rPr>
          <w:rtl w:val="0"/>
        </w:rPr>
        <w:t xml:space="preserve">Negative values just causes the unit to take more damage than it’s supposed to.</w:t>
      </w:r>
    </w:p>
    <w:p w:rsidR="00000000" w:rsidDel="00000000" w:rsidP="00000000" w:rsidRDefault="00000000" w:rsidRPr="00000000" w14:paraId="00000A14">
      <w:pPr>
        <w:numPr>
          <w:ilvl w:val="0"/>
          <w:numId w:val="80"/>
        </w:numPr>
        <w:spacing w:after="0" w:afterAutospacing="0"/>
        <w:ind w:left="720" w:hanging="360"/>
        <w:rPr>
          <w:ins w:author="Florian Wege" w:id="58" w:date="2025-11-15T13:46:22Z"/>
        </w:rPr>
      </w:pPr>
      <w:ins w:author="Florian Wege" w:id="58" w:date="2025-11-15T13:46:22Z">
        <w:r w:rsidDel="00000000" w:rsidR="00000000" w:rsidRPr="00000000">
          <w:rPr>
            <w:rtl w:val="0"/>
          </w:rPr>
          <w:t xml:space="preserve">Cannot be configured to be able to target air units.</w:t>
        </w:r>
      </w:ins>
    </w:p>
    <w:p w:rsidR="00000000" w:rsidDel="00000000" w:rsidP="00000000" w:rsidRDefault="00000000" w:rsidRPr="00000000" w14:paraId="00000A15">
      <w:pPr>
        <w:numPr>
          <w:ilvl w:val="1"/>
          <w:numId w:val="80"/>
        </w:numPr>
        <w:spacing w:after="0" w:afterAutospacing="0"/>
        <w:ind w:left="1440" w:hanging="360"/>
        <w:rPr>
          <w:ins w:author="Florian Wege" w:id="58" w:date="2025-11-15T13:46:22Z"/>
        </w:rPr>
      </w:pPr>
      <w:ins w:author="Florian Wege" w:id="58" w:date="2025-11-15T13:46:22Z">
        <w:r w:rsidDel="00000000" w:rsidR="00000000" w:rsidRPr="00000000">
          <w:rPr>
            <w:rtl w:val="0"/>
          </w:rPr>
          <w:t xml:space="preserve">But can be applied onto flying units under Web/Ensnare/Entangling Roots.</w:t>
        </w:r>
      </w:ins>
    </w:p>
    <w:p w:rsidR="00000000" w:rsidDel="00000000" w:rsidP="00000000" w:rsidRDefault="00000000" w:rsidRPr="00000000" w14:paraId="00000A16">
      <w:pPr>
        <w:numPr>
          <w:ilvl w:val="2"/>
          <w:numId w:val="80"/>
        </w:numPr>
        <w:spacing w:after="0" w:afterAutospacing="0"/>
        <w:ind w:left="2160" w:hanging="360"/>
        <w:rPr>
          <w:ins w:author="Florian Wege" w:id="58" w:date="2025-11-15T13:46:22Z"/>
        </w:rPr>
      </w:pPr>
      <w:ins w:author="Florian Wege" w:id="58" w:date="2025-11-15T13:46:22Z">
        <w:r w:rsidDel="00000000" w:rsidR="00000000" w:rsidRPr="00000000">
          <w:rPr>
            <w:rtl w:val="0"/>
          </w:rPr>
          <w:t xml:space="preserve">Entangling Roots then continues to ground the flying unit as Web/Ensnare would.</w:t>
        </w:r>
      </w:ins>
    </w:p>
    <w:p w:rsidR="00000000" w:rsidDel="00000000" w:rsidP="00000000" w:rsidRDefault="00000000" w:rsidRPr="00000000" w14:paraId="00000A17">
      <w:pPr>
        <w:numPr>
          <w:ilvl w:val="0"/>
          <w:numId w:val="80"/>
        </w:numPr>
        <w:ind w:left="720" w:hanging="360"/>
      </w:pPr>
      <w:r w:rsidDel="00000000" w:rsidR="00000000" w:rsidRPr="00000000">
        <w:rPr>
          <w:rtl w:val="0"/>
        </w:rPr>
        <w:t xml:space="preserve">Deals plant type damage</w:t>
      </w:r>
    </w:p>
    <w:p w:rsidR="00000000" w:rsidDel="00000000" w:rsidP="00000000" w:rsidRDefault="00000000" w:rsidRPr="00000000" w14:paraId="00000A18">
      <w:pPr>
        <w:pStyle w:val="Heading2"/>
        <w:ind w:firstLine="720"/>
        <w:rPr/>
      </w:pPr>
      <w:bookmarkStart w:colFirst="0" w:colLast="0" w:name="_bnbcslwby2ep" w:id="191"/>
      <w:bookmarkEnd w:id="191"/>
      <w:r w:rsidDel="00000000" w:rsidR="00000000" w:rsidRPr="00000000">
        <w:rPr>
          <w:rtl w:val="0"/>
        </w:rPr>
        <w:t xml:space="preserve">-Evasion:</w:t>
      </w:r>
    </w:p>
    <w:p w:rsidR="00000000" w:rsidDel="00000000" w:rsidP="00000000" w:rsidRDefault="00000000" w:rsidRPr="00000000" w14:paraId="00000A19">
      <w:pPr>
        <w:rPr/>
      </w:pPr>
      <w:r w:rsidDel="00000000" w:rsidR="00000000" w:rsidRPr="00000000">
        <w:rPr>
          <w:rtl w:val="0"/>
        </w:rPr>
        <w:tab/>
        <w:tab/>
        <w:t xml:space="preserve">Tags: </w:t>
      </w:r>
      <w:r w:rsidDel="00000000" w:rsidR="00000000" w:rsidRPr="00000000">
        <w:rPr>
          <w:color w:val="0000ff"/>
          <w:rtl w:val="0"/>
        </w:rPr>
        <w:t xml:space="preserve">[Passive]</w:t>
      </w:r>
      <w:r w:rsidDel="00000000" w:rsidR="00000000" w:rsidRPr="00000000">
        <w:rPr>
          <w:rtl w:val="0"/>
        </w:rPr>
      </w:r>
    </w:p>
    <w:p w:rsidR="00000000" w:rsidDel="00000000" w:rsidP="00000000" w:rsidRDefault="00000000" w:rsidRPr="00000000" w14:paraId="00000A1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1B">
      <w:pPr>
        <w:ind w:left="720" w:firstLine="720"/>
        <w:rPr/>
      </w:pPr>
      <w:r w:rsidDel="00000000" w:rsidR="00000000" w:rsidRPr="00000000">
        <w:rPr>
          <w:rtl w:val="0"/>
        </w:rPr>
        <w:t xml:space="preserve">RawCode: AEev</w:t>
      </w:r>
    </w:p>
    <w:p w:rsidR="00000000" w:rsidDel="00000000" w:rsidP="00000000" w:rsidRDefault="00000000" w:rsidRPr="00000000" w14:paraId="00000A1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1D">
      <w:pPr>
        <w:numPr>
          <w:ilvl w:val="0"/>
          <w:numId w:val="80"/>
        </w:numPr>
        <w:spacing w:after="0" w:afterAutospacing="0"/>
        <w:ind w:left="720" w:hanging="360"/>
      </w:pPr>
      <w:r w:rsidDel="00000000" w:rsidR="00000000" w:rsidRPr="00000000">
        <w:rPr>
          <w:rtl w:val="0"/>
        </w:rPr>
        <w:t xml:space="preserve">When a unit has multiple Evasion-based abilities, only the one with the highest chance takes effect (used for calculations).</w:t>
      </w:r>
    </w:p>
    <w:p w:rsidR="00000000" w:rsidDel="00000000" w:rsidP="00000000" w:rsidRDefault="00000000" w:rsidRPr="00000000" w14:paraId="00000A1E">
      <w:pPr>
        <w:numPr>
          <w:ilvl w:val="0"/>
          <w:numId w:val="80"/>
        </w:numPr>
        <w:spacing w:after="0" w:afterAutospacing="0"/>
        <w:ind w:left="720" w:hanging="360"/>
      </w:pPr>
      <w:r w:rsidDel="00000000" w:rsidR="00000000" w:rsidRPr="00000000">
        <w:rPr>
          <w:rtl w:val="0"/>
        </w:rPr>
        <w:t xml:space="preserve">Plays "Caster art" effect whenever evasion happens. (</w:t>
      </w:r>
      <w:r w:rsidDel="00000000" w:rsidR="00000000" w:rsidRPr="00000000">
        <w:rPr>
          <w:color w:val="9900ff"/>
          <w:rtl w:val="0"/>
        </w:rPr>
        <w:t xml:space="preserve">DracoL1ch</w:t>
      </w:r>
      <w:r w:rsidDel="00000000" w:rsidR="00000000" w:rsidRPr="00000000">
        <w:rPr>
          <w:rtl w:val="0"/>
        </w:rPr>
        <w:t xml:space="preserve">)</w:t>
      </w:r>
    </w:p>
    <w:p w:rsidR="00000000" w:rsidDel="00000000" w:rsidP="00000000" w:rsidRDefault="00000000" w:rsidRPr="00000000" w14:paraId="00000A1F">
      <w:pPr>
        <w:numPr>
          <w:ilvl w:val="0"/>
          <w:numId w:val="80"/>
        </w:numPr>
        <w:spacing w:after="0" w:afterAutospacing="0"/>
        <w:ind w:left="720" w:hanging="360"/>
      </w:pPr>
      <w:r w:rsidDel="00000000" w:rsidR="00000000" w:rsidRPr="00000000">
        <w:rPr>
          <w:rtl w:val="0"/>
        </w:rPr>
        <w:t xml:space="preserve">“Data - Chance to Evade”</w:t>
      </w:r>
    </w:p>
    <w:p w:rsidR="00000000" w:rsidDel="00000000" w:rsidP="00000000" w:rsidRDefault="00000000" w:rsidRPr="00000000" w14:paraId="00000A20">
      <w:pPr>
        <w:numPr>
          <w:ilvl w:val="1"/>
          <w:numId w:val="80"/>
        </w:numPr>
        <w:spacing w:after="0" w:afterAutospacing="0"/>
        <w:ind w:left="1440" w:hanging="360"/>
      </w:pPr>
      <w:r w:rsidDel="00000000" w:rsidR="00000000" w:rsidRPr="00000000">
        <w:rPr>
          <w:rtl w:val="0"/>
        </w:rPr>
        <w:t xml:space="preserve">Negative values does nothing.</w:t>
      </w:r>
    </w:p>
    <w:p w:rsidR="00000000" w:rsidDel="00000000" w:rsidP="00000000" w:rsidRDefault="00000000" w:rsidRPr="00000000" w14:paraId="00000A21">
      <w:pPr>
        <w:numPr>
          <w:ilvl w:val="1"/>
          <w:numId w:val="80"/>
        </w:numPr>
        <w:spacing w:after="0" w:afterAutospacing="0"/>
        <w:ind w:left="1440" w:hanging="360"/>
      </w:pPr>
      <w:r w:rsidDel="00000000" w:rsidR="00000000" w:rsidRPr="00000000">
        <w:rPr>
          <w:rtl w:val="0"/>
        </w:rPr>
        <w:t xml:space="preserve">Values above 1 counts as 1.</w:t>
      </w:r>
    </w:p>
    <w:p w:rsidR="00000000" w:rsidDel="00000000" w:rsidP="00000000" w:rsidRDefault="00000000" w:rsidRPr="00000000" w14:paraId="00000A22">
      <w:pPr>
        <w:numPr>
          <w:ilvl w:val="0"/>
          <w:numId w:val="80"/>
        </w:numPr>
        <w:ind w:left="720" w:hanging="360"/>
      </w:pPr>
      <w:r w:rsidDel="00000000" w:rsidR="00000000" w:rsidRPr="00000000">
        <w:rPr>
          <w:rtl w:val="0"/>
        </w:rPr>
        <w:t xml:space="preserve">Use pseudo random distribution.</w:t>
      </w:r>
    </w:p>
    <w:p w:rsidR="00000000" w:rsidDel="00000000" w:rsidP="00000000" w:rsidRDefault="00000000" w:rsidRPr="00000000" w14:paraId="00000A23">
      <w:pPr>
        <w:pStyle w:val="Heading2"/>
        <w:ind w:firstLine="720"/>
        <w:rPr/>
      </w:pPr>
      <w:bookmarkStart w:colFirst="0" w:colLast="0" w:name="_pg3i7rj42yjv" w:id="192"/>
      <w:bookmarkEnd w:id="192"/>
      <w:r w:rsidDel="00000000" w:rsidR="00000000" w:rsidRPr="00000000">
        <w:rPr>
          <w:rtl w:val="0"/>
        </w:rPr>
        <w:t xml:space="preserve">-Fan of Knives:</w:t>
      </w:r>
    </w:p>
    <w:p w:rsidR="00000000" w:rsidDel="00000000" w:rsidP="00000000" w:rsidRDefault="00000000" w:rsidRPr="00000000" w14:paraId="00000A24">
      <w:pPr>
        <w:rPr/>
      </w:pPr>
      <w:r w:rsidDel="00000000" w:rsidR="00000000" w:rsidRPr="00000000">
        <w:rPr>
          <w:rtl w:val="0"/>
        </w:rPr>
        <w:tab/>
        <w:tab/>
        <w:t xml:space="preserve">Tags: </w:t>
      </w:r>
      <w:r w:rsidDel="00000000" w:rsidR="00000000" w:rsidRPr="00000000">
        <w:rPr>
          <w:color w:val="0000ff"/>
          <w:rtl w:val="0"/>
        </w:rPr>
        <w:t xml:space="preserve">[Healing]</w:t>
      </w:r>
      <w:r w:rsidDel="00000000" w:rsidR="00000000" w:rsidRPr="00000000">
        <w:rPr>
          <w:rtl w:val="0"/>
        </w:rPr>
      </w:r>
    </w:p>
    <w:p w:rsidR="00000000" w:rsidDel="00000000" w:rsidP="00000000" w:rsidRDefault="00000000" w:rsidRPr="00000000" w14:paraId="00000A2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26">
      <w:pPr>
        <w:ind w:left="720" w:firstLine="720"/>
        <w:rPr/>
      </w:pPr>
      <w:r w:rsidDel="00000000" w:rsidR="00000000" w:rsidRPr="00000000">
        <w:rPr>
          <w:rtl w:val="0"/>
        </w:rPr>
        <w:t xml:space="preserve">Casting by AI: Spams randomly if 2 to 3 enemies around, occasionally also uses on single targets if attacked.</w:t>
      </w:r>
    </w:p>
    <w:p w:rsidR="00000000" w:rsidDel="00000000" w:rsidP="00000000" w:rsidRDefault="00000000" w:rsidRPr="00000000" w14:paraId="00000A27">
      <w:pPr>
        <w:ind w:left="720" w:firstLine="720"/>
        <w:rPr/>
      </w:pPr>
      <w:r w:rsidDel="00000000" w:rsidR="00000000" w:rsidRPr="00000000">
        <w:rPr>
          <w:rtl w:val="0"/>
        </w:rPr>
        <w:t xml:space="preserve">RawCode: AEfk</w:t>
      </w:r>
    </w:p>
    <w:p w:rsidR="00000000" w:rsidDel="00000000" w:rsidP="00000000" w:rsidRDefault="00000000" w:rsidRPr="00000000" w14:paraId="00000A2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29">
      <w:pPr>
        <w:numPr>
          <w:ilvl w:val="0"/>
          <w:numId w:val="80"/>
        </w:numPr>
        <w:spacing w:after="0" w:afterAutospacing="0"/>
        <w:ind w:left="720" w:hanging="360"/>
      </w:pPr>
      <w:r w:rsidDel="00000000" w:rsidR="00000000" w:rsidRPr="00000000">
        <w:rPr>
          <w:rtl w:val="0"/>
        </w:rPr>
        <w:t xml:space="preserve">“Data - Damage Per Target”</w:t>
      </w:r>
    </w:p>
    <w:p w:rsidR="00000000" w:rsidDel="00000000" w:rsidP="00000000" w:rsidRDefault="00000000" w:rsidRPr="00000000" w14:paraId="00000A2A">
      <w:pPr>
        <w:numPr>
          <w:ilvl w:val="1"/>
          <w:numId w:val="80"/>
        </w:numPr>
        <w:spacing w:after="0" w:afterAutospacing="0"/>
        <w:ind w:left="1440" w:hanging="360"/>
      </w:pPr>
      <w:r w:rsidDel="00000000" w:rsidR="00000000" w:rsidRPr="00000000">
        <w:rPr>
          <w:rtl w:val="0"/>
        </w:rPr>
        <w:t xml:space="preserve">Negative values causes healing.</w:t>
      </w:r>
    </w:p>
    <w:p w:rsidR="00000000" w:rsidDel="00000000" w:rsidP="00000000" w:rsidRDefault="00000000" w:rsidRPr="00000000" w14:paraId="00000A2B">
      <w:pPr>
        <w:numPr>
          <w:ilvl w:val="0"/>
          <w:numId w:val="80"/>
        </w:numPr>
        <w:spacing w:after="0" w:afterAutospacing="0"/>
        <w:ind w:left="720" w:hanging="360"/>
      </w:pPr>
      <w:r w:rsidDel="00000000" w:rsidR="00000000" w:rsidRPr="00000000">
        <w:rPr>
          <w:rtl w:val="0"/>
        </w:rPr>
        <w:t xml:space="preserve">Does not damage ethereal units</w:t>
      </w:r>
    </w:p>
    <w:p w:rsidR="00000000" w:rsidDel="00000000" w:rsidP="00000000" w:rsidRDefault="00000000" w:rsidRPr="00000000" w14:paraId="00000A2C">
      <w:pPr>
        <w:numPr>
          <w:ilvl w:val="0"/>
          <w:numId w:val="80"/>
        </w:numPr>
        <w:spacing w:after="0" w:afterAutospacing="0"/>
        <w:ind w:left="720" w:hanging="360"/>
      </w:pPr>
      <w:r w:rsidDel="00000000" w:rsidR="00000000" w:rsidRPr="00000000">
        <w:rPr>
          <w:rtl w:val="0"/>
        </w:rPr>
        <w:t xml:space="preserve">Does not use cast point, the effect happens immediately. The entire animation can be freely canceled.</w:t>
      </w:r>
    </w:p>
    <w:p w:rsidR="00000000" w:rsidDel="00000000" w:rsidP="00000000" w:rsidRDefault="00000000" w:rsidRPr="00000000" w14:paraId="00000A2D">
      <w:pPr>
        <w:numPr>
          <w:ilvl w:val="0"/>
          <w:numId w:val="80"/>
        </w:numPr>
        <w:ind w:left="720" w:hanging="360"/>
      </w:pPr>
      <w:r w:rsidDel="00000000" w:rsidR="00000000" w:rsidRPr="00000000">
        <w:rPr>
          <w:rtl w:val="0"/>
        </w:rPr>
        <w:t xml:space="preserve">Deals enhanced type damage</w:t>
      </w:r>
    </w:p>
    <w:p w:rsidR="00000000" w:rsidDel="00000000" w:rsidP="00000000" w:rsidRDefault="00000000" w:rsidRPr="00000000" w14:paraId="00000A2E">
      <w:pPr>
        <w:pStyle w:val="Heading2"/>
        <w:ind w:firstLine="720"/>
        <w:rPr/>
      </w:pPr>
      <w:bookmarkStart w:colFirst="0" w:colLast="0" w:name="_jkajv7g8awer" w:id="193"/>
      <w:bookmarkEnd w:id="193"/>
      <w:r w:rsidDel="00000000" w:rsidR="00000000" w:rsidRPr="00000000">
        <w:rPr>
          <w:rtl w:val="0"/>
        </w:rPr>
        <w:t xml:space="preserve">-Force of Nature:</w:t>
      </w:r>
    </w:p>
    <w:p w:rsidR="00000000" w:rsidDel="00000000" w:rsidP="00000000" w:rsidRDefault="00000000" w:rsidRPr="00000000" w14:paraId="00000A2F">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A3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Forces innocent trees to fight for you, screw the trees.</w:t>
      </w:r>
    </w:p>
    <w:p w:rsidR="00000000" w:rsidDel="00000000" w:rsidP="00000000" w:rsidRDefault="00000000" w:rsidRPr="00000000" w14:paraId="00000A31">
      <w:pPr>
        <w:ind w:left="720" w:firstLine="720"/>
        <w:rPr/>
      </w:pPr>
      <w:r w:rsidDel="00000000" w:rsidR="00000000" w:rsidRPr="00000000">
        <w:rPr>
          <w:rtl w:val="0"/>
        </w:rPr>
        <w:t xml:space="preserve">RawCode: AEfn</w:t>
      </w:r>
    </w:p>
    <w:p w:rsidR="00000000" w:rsidDel="00000000" w:rsidP="00000000" w:rsidRDefault="00000000" w:rsidRPr="00000000" w14:paraId="00000A3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33">
      <w:pPr>
        <w:numPr>
          <w:ilvl w:val="0"/>
          <w:numId w:val="80"/>
        </w:numPr>
        <w:ind w:left="720" w:hanging="360"/>
      </w:pPr>
      <w:r w:rsidDel="00000000" w:rsidR="00000000" w:rsidRPr="00000000">
        <w:rPr>
          <w:rtl w:val="0"/>
        </w:rPr>
        <w:t xml:space="preserve">Don’t set the area of effect to 999999</w:t>
      </w:r>
    </w:p>
    <w:p w:rsidR="00000000" w:rsidDel="00000000" w:rsidP="00000000" w:rsidRDefault="00000000" w:rsidRPr="00000000" w14:paraId="00000A34">
      <w:pPr>
        <w:pStyle w:val="Heading2"/>
        <w:ind w:firstLine="720"/>
        <w:rPr/>
      </w:pPr>
      <w:bookmarkStart w:colFirst="0" w:colLast="0" w:name="_kdghi0ydt20y" w:id="194"/>
      <w:bookmarkEnd w:id="194"/>
      <w:r w:rsidDel="00000000" w:rsidR="00000000" w:rsidRPr="00000000">
        <w:rPr>
          <w:rtl w:val="0"/>
        </w:rPr>
        <w:t xml:space="preserve">-Immolation:</w:t>
      </w:r>
    </w:p>
    <w:p w:rsidR="00000000" w:rsidDel="00000000" w:rsidP="00000000" w:rsidRDefault="00000000" w:rsidRPr="00000000" w14:paraId="00000A35">
      <w:pPr>
        <w:rPr/>
      </w:pPr>
      <w:r w:rsidDel="00000000" w:rsidR="00000000" w:rsidRPr="00000000">
        <w:rPr>
          <w:rtl w:val="0"/>
        </w:rPr>
        <w:tab/>
        <w:tab/>
        <w:t xml:space="preserve">Tags: </w:t>
      </w:r>
      <w:r w:rsidDel="00000000" w:rsidR="00000000" w:rsidRPr="00000000">
        <w:rPr>
          <w:color w:val="0000ff"/>
          <w:rtl w:val="0"/>
        </w:rPr>
        <w:t xml:space="preserve">[Damage Over Time] [Healing Over Time] [Healing] [Mana Drain] [Mana Regen]</w:t>
      </w:r>
      <w:r w:rsidDel="00000000" w:rsidR="00000000" w:rsidRPr="00000000">
        <w:rPr>
          <w:rtl w:val="0"/>
        </w:rPr>
      </w:r>
    </w:p>
    <w:p w:rsidR="00000000" w:rsidDel="00000000" w:rsidP="00000000" w:rsidRDefault="00000000" w:rsidRPr="00000000" w14:paraId="00000A3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37">
      <w:pPr>
        <w:ind w:left="720" w:firstLine="720"/>
        <w:rPr/>
      </w:pPr>
      <w:r w:rsidDel="00000000" w:rsidR="00000000" w:rsidRPr="00000000">
        <w:rPr>
          <w:rtl w:val="0"/>
        </w:rPr>
        <w:t xml:space="preserve">Casting by AI: Activates only if Immolation deals damage and there are viable targets present; it may favor use after losing hitpoints.</w:t>
      </w:r>
    </w:p>
    <w:p w:rsidR="00000000" w:rsidDel="00000000" w:rsidP="00000000" w:rsidRDefault="00000000" w:rsidRPr="00000000" w14:paraId="00000A38">
      <w:pPr>
        <w:ind w:left="720" w:firstLine="720"/>
        <w:rPr/>
      </w:pPr>
      <w:r w:rsidDel="00000000" w:rsidR="00000000" w:rsidRPr="00000000">
        <w:rPr>
          <w:rtl w:val="0"/>
        </w:rPr>
        <w:t xml:space="preserve">RawCode: AEim</w:t>
      </w:r>
    </w:p>
    <w:p w:rsidR="00000000" w:rsidDel="00000000" w:rsidP="00000000" w:rsidRDefault="00000000" w:rsidRPr="00000000" w14:paraId="00000A3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3A">
      <w:pPr>
        <w:numPr>
          <w:ilvl w:val="0"/>
          <w:numId w:val="80"/>
        </w:numPr>
        <w:spacing w:after="0" w:afterAutospacing="0"/>
        <w:ind w:left="720" w:hanging="360"/>
      </w:pPr>
      <w:r w:rsidDel="00000000" w:rsidR="00000000" w:rsidRPr="00000000">
        <w:rPr>
          <w:rtl w:val="0"/>
        </w:rPr>
        <w:t xml:space="preserve">“Data - Damage per Interval”</w:t>
      </w:r>
    </w:p>
    <w:p w:rsidR="00000000" w:rsidDel="00000000" w:rsidP="00000000" w:rsidRDefault="00000000" w:rsidRPr="00000000" w14:paraId="00000A3B">
      <w:pPr>
        <w:numPr>
          <w:ilvl w:val="1"/>
          <w:numId w:val="80"/>
        </w:numPr>
        <w:spacing w:after="0" w:afterAutospacing="0"/>
        <w:ind w:left="1440" w:hanging="360"/>
      </w:pPr>
      <w:r w:rsidDel="00000000" w:rsidR="00000000" w:rsidRPr="00000000">
        <w:rPr>
          <w:rtl w:val="0"/>
        </w:rPr>
        <w:t xml:space="preserve">Negative values cause negative damage.</w:t>
      </w:r>
    </w:p>
    <w:p w:rsidR="00000000" w:rsidDel="00000000" w:rsidP="00000000" w:rsidRDefault="00000000" w:rsidRPr="00000000" w14:paraId="00000A3C">
      <w:pPr>
        <w:numPr>
          <w:ilvl w:val="0"/>
          <w:numId w:val="80"/>
        </w:numPr>
        <w:spacing w:after="0" w:afterAutospacing="0"/>
        <w:ind w:left="720" w:hanging="360"/>
      </w:pPr>
      <w:r w:rsidDel="00000000" w:rsidR="00000000" w:rsidRPr="00000000">
        <w:rPr>
          <w:rtl w:val="0"/>
        </w:rPr>
        <w:t xml:space="preserve">“Data - Mana drained per second”</w:t>
      </w:r>
    </w:p>
    <w:p w:rsidR="00000000" w:rsidDel="00000000" w:rsidP="00000000" w:rsidRDefault="00000000" w:rsidRPr="00000000" w14:paraId="00000A3D">
      <w:pPr>
        <w:numPr>
          <w:ilvl w:val="1"/>
          <w:numId w:val="80"/>
        </w:numPr>
        <w:spacing w:after="0" w:afterAutospacing="0"/>
        <w:ind w:left="1440" w:hanging="360"/>
      </w:pPr>
      <w:r w:rsidDel="00000000" w:rsidR="00000000" w:rsidRPr="00000000">
        <w:rPr>
          <w:rtl w:val="0"/>
        </w:rPr>
        <w:t xml:space="preserve">Negative values cause mana regen instead.</w:t>
      </w:r>
    </w:p>
    <w:p w:rsidR="00000000" w:rsidDel="00000000" w:rsidP="00000000" w:rsidRDefault="00000000" w:rsidRPr="00000000" w14:paraId="00000A3E">
      <w:pPr>
        <w:numPr>
          <w:ilvl w:val="0"/>
          <w:numId w:val="80"/>
        </w:numPr>
        <w:spacing w:after="0" w:afterAutospacing="0"/>
        <w:ind w:left="720" w:hanging="360"/>
      </w:pPr>
      <w:r w:rsidDel="00000000" w:rsidR="00000000" w:rsidRPr="00000000">
        <w:rPr>
          <w:rtl w:val="0"/>
        </w:rPr>
        <w:t xml:space="preserve">“Stats - Duration”</w:t>
      </w:r>
    </w:p>
    <w:p w:rsidR="00000000" w:rsidDel="00000000" w:rsidP="00000000" w:rsidRDefault="00000000" w:rsidRPr="00000000" w14:paraId="00000A3F">
      <w:pPr>
        <w:numPr>
          <w:ilvl w:val="1"/>
          <w:numId w:val="80"/>
        </w:numPr>
        <w:spacing w:after="0" w:afterAutospacing="0"/>
        <w:ind w:left="1440" w:hanging="360"/>
      </w:pPr>
      <w:r w:rsidDel="00000000" w:rsidR="00000000" w:rsidRPr="00000000">
        <w:rPr>
          <w:rtl w:val="0"/>
        </w:rPr>
        <w:t xml:space="preserve">Dictates the interval between the triggering ticks.</w:t>
      </w:r>
    </w:p>
    <w:p w:rsidR="00000000" w:rsidDel="00000000" w:rsidP="00000000" w:rsidRDefault="00000000" w:rsidRPr="00000000" w14:paraId="00000A40">
      <w:pPr>
        <w:numPr>
          <w:ilvl w:val="0"/>
          <w:numId w:val="80"/>
        </w:numPr>
        <w:spacing w:after="0" w:afterAutospacing="0"/>
        <w:ind w:left="720" w:hanging="360"/>
      </w:pPr>
      <w:r w:rsidDel="00000000" w:rsidR="00000000" w:rsidRPr="00000000">
        <w:rPr>
          <w:rtl w:val="0"/>
        </w:rPr>
        <w:t xml:space="preserve">Adheres to “Targets Allowed”.</w:t>
      </w:r>
    </w:p>
    <w:p w:rsidR="00000000" w:rsidDel="00000000" w:rsidP="00000000" w:rsidRDefault="00000000" w:rsidRPr="00000000" w14:paraId="00000A41">
      <w:pPr>
        <w:numPr>
          <w:ilvl w:val="0"/>
          <w:numId w:val="80"/>
        </w:numPr>
        <w:spacing w:after="0" w:afterAutospacing="0"/>
        <w:ind w:left="720" w:hanging="360"/>
        <w:rPr>
          <w:ins w:author="Florian Wege" w:id="59" w:date="2025-11-15T12:59:52Z"/>
        </w:rPr>
      </w:pPr>
      <w:ins w:author="Florian Wege" w:id="59" w:date="2025-11-15T12:59:52Z">
        <w:r w:rsidDel="00000000" w:rsidR="00000000" w:rsidRPr="00000000">
          <w:rPr>
            <w:rtl w:val="0"/>
          </w:rPr>
          <w:t xml:space="preserve">Can hit units under Web/Ensnare/Entangling Roots.</w:t>
        </w:r>
      </w:ins>
    </w:p>
    <w:p w:rsidR="00000000" w:rsidDel="00000000" w:rsidP="00000000" w:rsidRDefault="00000000" w:rsidRPr="00000000" w14:paraId="00000A42">
      <w:pPr>
        <w:numPr>
          <w:ilvl w:val="0"/>
          <w:numId w:val="80"/>
        </w:numPr>
        <w:ind w:left="720" w:hanging="360"/>
      </w:pPr>
      <w:r w:rsidDel="00000000" w:rsidR="00000000" w:rsidRPr="00000000">
        <w:rPr>
          <w:rtl w:val="0"/>
        </w:rPr>
        <w:t xml:space="preserve">Deals fire type damage</w:t>
      </w:r>
    </w:p>
    <w:p w:rsidR="00000000" w:rsidDel="00000000" w:rsidP="00000000" w:rsidRDefault="00000000" w:rsidRPr="00000000" w14:paraId="00000A43">
      <w:pPr>
        <w:pStyle w:val="Heading2"/>
        <w:ind w:firstLine="720"/>
        <w:rPr/>
      </w:pPr>
      <w:bookmarkStart w:colFirst="0" w:colLast="0" w:name="_sle0usckiysd" w:id="195"/>
      <w:bookmarkEnd w:id="195"/>
      <w:r w:rsidDel="00000000" w:rsidR="00000000" w:rsidRPr="00000000">
        <w:rPr>
          <w:rtl w:val="0"/>
        </w:rPr>
        <w:t xml:space="preserve">-Mana Burn:</w:t>
      </w:r>
    </w:p>
    <w:p w:rsidR="00000000" w:rsidDel="00000000" w:rsidP="00000000" w:rsidRDefault="00000000" w:rsidRPr="00000000" w14:paraId="00000A44">
      <w:pPr>
        <w:rPr/>
      </w:pPr>
      <w:r w:rsidDel="00000000" w:rsidR="00000000" w:rsidRPr="00000000">
        <w:rPr>
          <w:rtl w:val="0"/>
        </w:rPr>
        <w:tab/>
        <w:tab/>
        <w:t xml:space="preserve">Tags: </w:t>
      </w:r>
      <w:r w:rsidDel="00000000" w:rsidR="00000000" w:rsidRPr="00000000">
        <w:rPr>
          <w:color w:val="0000ff"/>
          <w:rtl w:val="0"/>
        </w:rPr>
        <w:t xml:space="preserve">[Healing] [Mana Drain] [Mana Regen]</w:t>
      </w:r>
      <w:r w:rsidDel="00000000" w:rsidR="00000000" w:rsidRPr="00000000">
        <w:rPr>
          <w:rtl w:val="0"/>
        </w:rPr>
      </w:r>
    </w:p>
    <w:p w:rsidR="00000000" w:rsidDel="00000000" w:rsidP="00000000" w:rsidRDefault="00000000" w:rsidRPr="00000000" w14:paraId="00000A4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46">
      <w:pPr>
        <w:ind w:left="720" w:firstLine="720"/>
        <w:rPr/>
      </w:pPr>
      <w:r w:rsidDel="00000000" w:rsidR="00000000" w:rsidRPr="00000000">
        <w:rPr>
          <w:rtl w:val="0"/>
        </w:rPr>
        <w:t xml:space="preserve">Casting by AI: Spammed on anything with mana.</w:t>
      </w:r>
    </w:p>
    <w:p w:rsidR="00000000" w:rsidDel="00000000" w:rsidP="00000000" w:rsidRDefault="00000000" w:rsidRPr="00000000" w14:paraId="00000A47">
      <w:pPr>
        <w:ind w:left="720" w:firstLine="720"/>
        <w:rPr/>
      </w:pPr>
      <w:r w:rsidDel="00000000" w:rsidR="00000000" w:rsidRPr="00000000">
        <w:rPr>
          <w:rtl w:val="0"/>
        </w:rPr>
        <w:t xml:space="preserve">RawCode: AEmb</w:t>
      </w:r>
    </w:p>
    <w:p w:rsidR="00000000" w:rsidDel="00000000" w:rsidP="00000000" w:rsidRDefault="00000000" w:rsidRPr="00000000" w14:paraId="00000A4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49">
      <w:pPr>
        <w:numPr>
          <w:ilvl w:val="0"/>
          <w:numId w:val="80"/>
        </w:numPr>
        <w:spacing w:after="0" w:afterAutospacing="0"/>
        <w:ind w:left="720" w:hanging="360"/>
      </w:pPr>
      <w:r w:rsidDel="00000000" w:rsidR="00000000" w:rsidRPr="00000000">
        <w:rPr>
          <w:rtl w:val="0"/>
        </w:rPr>
        <w:t xml:space="preserve">“Data - Max Mana Drained”</w:t>
        <w:tab/>
      </w:r>
    </w:p>
    <w:p w:rsidR="00000000" w:rsidDel="00000000" w:rsidP="00000000" w:rsidRDefault="00000000" w:rsidRPr="00000000" w14:paraId="00000A4A">
      <w:pPr>
        <w:numPr>
          <w:ilvl w:val="1"/>
          <w:numId w:val="80"/>
        </w:numPr>
        <w:spacing w:after="0" w:afterAutospacing="0"/>
        <w:ind w:left="1440" w:hanging="360"/>
      </w:pPr>
      <w:r w:rsidDel="00000000" w:rsidR="00000000" w:rsidRPr="00000000">
        <w:rPr>
          <w:rtl w:val="0"/>
        </w:rPr>
        <w:t xml:space="preserve">Negative values cause the unit to both heal and get mana back.</w:t>
      </w:r>
    </w:p>
    <w:p w:rsidR="00000000" w:rsidDel="00000000" w:rsidP="00000000" w:rsidRDefault="00000000" w:rsidRPr="00000000" w14:paraId="00000A4B">
      <w:pPr>
        <w:numPr>
          <w:ilvl w:val="0"/>
          <w:numId w:val="80"/>
        </w:numPr>
        <w:ind w:left="720" w:hanging="360"/>
      </w:pPr>
      <w:r w:rsidDel="00000000" w:rsidR="00000000" w:rsidRPr="00000000">
        <w:rPr>
          <w:rtl w:val="0"/>
        </w:rPr>
        <w:t xml:space="preserve">Deals magic type damage</w:t>
      </w:r>
    </w:p>
    <w:p w:rsidR="00000000" w:rsidDel="00000000" w:rsidP="00000000" w:rsidRDefault="00000000" w:rsidRPr="00000000" w14:paraId="00000A4C">
      <w:pPr>
        <w:pStyle w:val="Heading2"/>
        <w:ind w:firstLine="720"/>
        <w:rPr/>
      </w:pPr>
      <w:bookmarkStart w:colFirst="0" w:colLast="0" w:name="_bi0juujyd22q" w:id="196"/>
      <w:bookmarkEnd w:id="196"/>
      <w:r w:rsidDel="00000000" w:rsidR="00000000" w:rsidRPr="00000000">
        <w:rPr>
          <w:rtl w:val="0"/>
        </w:rPr>
        <w:t xml:space="preserve">-Metamorphosis:</w:t>
      </w:r>
    </w:p>
    <w:p w:rsidR="00000000" w:rsidDel="00000000" w:rsidP="00000000" w:rsidRDefault="00000000" w:rsidRPr="00000000" w14:paraId="00000A4D">
      <w:pPr>
        <w:rPr/>
      </w:pPr>
      <w:r w:rsidDel="00000000" w:rsidR="00000000" w:rsidRPr="00000000">
        <w:rPr>
          <w:rtl w:val="0"/>
        </w:rPr>
        <w:tab/>
        <w:tab/>
        <w:t xml:space="preserve">Tags: </w:t>
      </w:r>
      <w:r w:rsidDel="00000000" w:rsidR="00000000" w:rsidRPr="00000000">
        <w:rPr>
          <w:color w:val="0000ff"/>
          <w:rtl w:val="0"/>
        </w:rPr>
        <w:t xml:space="preserve">[Morph] [Flat Health Decrease] [Flat Health Increase]</w:t>
      </w:r>
      <w:r w:rsidDel="00000000" w:rsidR="00000000" w:rsidRPr="00000000">
        <w:rPr>
          <w:rtl w:val="0"/>
        </w:rPr>
      </w:r>
    </w:p>
    <w:p w:rsidR="00000000" w:rsidDel="00000000" w:rsidP="00000000" w:rsidRDefault="00000000" w:rsidRPr="00000000" w14:paraId="00000A4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4F">
      <w:pPr>
        <w:ind w:left="720" w:firstLine="720"/>
        <w:rPr/>
      </w:pPr>
      <w:r w:rsidDel="00000000" w:rsidR="00000000" w:rsidRPr="00000000">
        <w:rPr>
          <w:rtl w:val="0"/>
        </w:rPr>
        <w:t xml:space="preserve">RawCode: AEme</w:t>
      </w:r>
    </w:p>
    <w:p w:rsidR="00000000" w:rsidDel="00000000" w:rsidP="00000000" w:rsidRDefault="00000000" w:rsidRPr="00000000" w14:paraId="00000A5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51">
      <w:pPr>
        <w:numPr>
          <w:ilvl w:val="0"/>
          <w:numId w:val="80"/>
        </w:numPr>
        <w:spacing w:after="0" w:afterAutospacing="0"/>
        <w:ind w:left="720" w:hanging="360"/>
      </w:pPr>
      <w:r w:rsidDel="00000000" w:rsidR="00000000" w:rsidRPr="00000000">
        <w:rPr>
          <w:rtl w:val="0"/>
        </w:rPr>
        <w:t xml:space="preserve">“Alternate Form Hit Point Bonus”</w:t>
      </w:r>
    </w:p>
    <w:p w:rsidR="00000000" w:rsidDel="00000000" w:rsidP="00000000" w:rsidRDefault="00000000" w:rsidRPr="00000000" w14:paraId="00000A52">
      <w:pPr>
        <w:numPr>
          <w:ilvl w:val="1"/>
          <w:numId w:val="80"/>
        </w:numPr>
        <w:spacing w:after="0" w:afterAutospacing="0"/>
        <w:ind w:left="1440" w:hanging="360"/>
      </w:pPr>
      <w:r w:rsidDel="00000000" w:rsidR="00000000" w:rsidRPr="00000000">
        <w:rPr>
          <w:rtl w:val="0"/>
        </w:rPr>
        <w:t xml:space="preserve">See “Avatar” (not the movie, the ability).</w:t>
      </w:r>
    </w:p>
    <w:p w:rsidR="00000000" w:rsidDel="00000000" w:rsidP="00000000" w:rsidRDefault="00000000" w:rsidRPr="00000000" w14:paraId="00000A53">
      <w:pPr>
        <w:numPr>
          <w:ilvl w:val="0"/>
          <w:numId w:val="80"/>
        </w:numPr>
        <w:spacing w:after="0" w:afterAutospacing="0"/>
        <w:ind w:left="720" w:hanging="360"/>
      </w:pPr>
      <w:r w:rsidDel="00000000" w:rsidR="00000000" w:rsidRPr="00000000">
        <w:rPr>
          <w:rtl w:val="0"/>
        </w:rPr>
        <w:t xml:space="preserve">Stats - Duration - Normal</w:t>
      </w:r>
    </w:p>
    <w:p w:rsidR="00000000" w:rsidDel="00000000" w:rsidP="00000000" w:rsidRDefault="00000000" w:rsidRPr="00000000" w14:paraId="00000A54">
      <w:pPr>
        <w:numPr>
          <w:ilvl w:val="1"/>
          <w:numId w:val="80"/>
        </w:numPr>
        <w:ind w:left="1440" w:hanging="360"/>
      </w:pPr>
      <w:r w:rsidDel="00000000" w:rsidR="00000000" w:rsidRPr="00000000">
        <w:rPr>
          <w:rtl w:val="0"/>
        </w:rPr>
        <w:t xml:space="preserve">This actually dictates how long it takes for the unit to transform into the other unit (and possibly back).</w:t>
      </w:r>
    </w:p>
    <w:p w:rsidR="00000000" w:rsidDel="00000000" w:rsidP="00000000" w:rsidRDefault="00000000" w:rsidRPr="00000000" w14:paraId="00000A55">
      <w:pPr>
        <w:pStyle w:val="Heading2"/>
        <w:ind w:firstLine="720"/>
        <w:rPr/>
      </w:pPr>
      <w:bookmarkStart w:colFirst="0" w:colLast="0" w:name="_49d4o0davqo" w:id="197"/>
      <w:bookmarkEnd w:id="197"/>
      <w:r w:rsidDel="00000000" w:rsidR="00000000" w:rsidRPr="00000000">
        <w:rPr>
          <w:rtl w:val="0"/>
        </w:rPr>
        <w:t xml:space="preserve">-Scout:</w:t>
      </w:r>
    </w:p>
    <w:p w:rsidR="00000000" w:rsidDel="00000000" w:rsidP="00000000" w:rsidRDefault="00000000" w:rsidRPr="00000000" w14:paraId="00000A56">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A5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58">
      <w:pPr>
        <w:ind w:left="720" w:firstLine="720"/>
        <w:rPr/>
      </w:pPr>
      <w:r w:rsidDel="00000000" w:rsidR="00000000" w:rsidRPr="00000000">
        <w:rPr>
          <w:rtl w:val="0"/>
        </w:rPr>
        <w:t xml:space="preserve">RawCode: AEst</w:t>
      </w:r>
    </w:p>
    <w:p w:rsidR="00000000" w:rsidDel="00000000" w:rsidP="00000000" w:rsidRDefault="00000000" w:rsidRPr="00000000" w14:paraId="00000A5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5A">
      <w:pPr>
        <w:numPr>
          <w:ilvl w:val="0"/>
          <w:numId w:val="80"/>
        </w:numPr>
        <w:spacing w:after="0" w:afterAutospacing="0"/>
        <w:ind w:left="720" w:hanging="360"/>
      </w:pPr>
      <w:r w:rsidDel="00000000" w:rsidR="00000000" w:rsidRPr="00000000">
        <w:rPr>
          <w:rtl w:val="0"/>
        </w:rPr>
        <w:t xml:space="preserve">It’s a flat out summon</w:t>
      </w:r>
    </w:p>
    <w:p w:rsidR="00000000" w:rsidDel="00000000" w:rsidP="00000000" w:rsidRDefault="00000000" w:rsidRPr="00000000" w14:paraId="00000A5B">
      <w:pPr>
        <w:numPr>
          <w:ilvl w:val="0"/>
          <w:numId w:val="80"/>
        </w:numPr>
        <w:ind w:left="720" w:hanging="360"/>
      </w:pPr>
      <w:r w:rsidDel="00000000" w:rsidR="00000000" w:rsidRPr="00000000">
        <w:rPr>
          <w:rtl w:val="0"/>
        </w:rPr>
        <w:t xml:space="preserve">Last according to duration.</w:t>
      </w:r>
    </w:p>
    <w:p w:rsidR="00000000" w:rsidDel="00000000" w:rsidP="00000000" w:rsidRDefault="00000000" w:rsidRPr="00000000" w14:paraId="00000A5C">
      <w:pPr>
        <w:pStyle w:val="Heading2"/>
        <w:ind w:firstLine="720"/>
        <w:rPr/>
      </w:pPr>
      <w:bookmarkStart w:colFirst="0" w:colLast="0" w:name="_r4vlsw81xddu" w:id="198"/>
      <w:bookmarkEnd w:id="198"/>
      <w:r w:rsidDel="00000000" w:rsidR="00000000" w:rsidRPr="00000000">
        <w:rPr>
          <w:rtl w:val="0"/>
        </w:rPr>
        <w:t xml:space="preserve">-Searing Arrows:</w:t>
      </w:r>
    </w:p>
    <w:p w:rsidR="00000000" w:rsidDel="00000000" w:rsidP="00000000" w:rsidRDefault="00000000" w:rsidRPr="00000000" w14:paraId="00000A5D">
      <w:pPr>
        <w:rPr/>
      </w:pPr>
      <w:r w:rsidDel="00000000" w:rsidR="00000000" w:rsidRPr="00000000">
        <w:rPr>
          <w:rtl w:val="0"/>
        </w:rPr>
        <w:tab/>
        <w:tab/>
        <w:t xml:space="preserve">Tags: </w:t>
      </w:r>
      <w:r w:rsidDel="00000000" w:rsidR="00000000" w:rsidRPr="00000000">
        <w:rPr>
          <w:color w:val="0000ff"/>
          <w:rtl w:val="0"/>
        </w:rPr>
        <w:t xml:space="preserve">[Flat Damage Increase] [Flat Damage Decrease]</w:t>
      </w:r>
      <w:r w:rsidDel="00000000" w:rsidR="00000000" w:rsidRPr="00000000">
        <w:rPr>
          <w:rtl w:val="0"/>
        </w:rPr>
      </w:r>
    </w:p>
    <w:p w:rsidR="00000000" w:rsidDel="00000000" w:rsidP="00000000" w:rsidRDefault="00000000" w:rsidRPr="00000000" w14:paraId="00000A5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Boring really</w:t>
      </w:r>
    </w:p>
    <w:p w:rsidR="00000000" w:rsidDel="00000000" w:rsidP="00000000" w:rsidRDefault="00000000" w:rsidRPr="00000000" w14:paraId="00000A5F">
      <w:pPr>
        <w:ind w:left="720" w:firstLine="720"/>
        <w:rPr/>
      </w:pPr>
      <w:r w:rsidDel="00000000" w:rsidR="00000000" w:rsidRPr="00000000">
        <w:rPr>
          <w:rtl w:val="0"/>
        </w:rPr>
        <w:t xml:space="preserve">Casting by AI: Uses it whenever the CD is off.</w:t>
      </w:r>
    </w:p>
    <w:p w:rsidR="00000000" w:rsidDel="00000000" w:rsidP="00000000" w:rsidRDefault="00000000" w:rsidRPr="00000000" w14:paraId="00000A60">
      <w:pPr>
        <w:ind w:left="720" w:firstLine="720"/>
        <w:rPr/>
      </w:pPr>
      <w:r w:rsidDel="00000000" w:rsidR="00000000" w:rsidRPr="00000000">
        <w:rPr>
          <w:rtl w:val="0"/>
        </w:rPr>
        <w:t xml:space="preserve">RawCode: AHfa</w:t>
      </w:r>
    </w:p>
    <w:p w:rsidR="00000000" w:rsidDel="00000000" w:rsidP="00000000" w:rsidRDefault="00000000" w:rsidRPr="00000000" w14:paraId="00000A6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62">
      <w:pPr>
        <w:numPr>
          <w:ilvl w:val="0"/>
          <w:numId w:val="80"/>
        </w:numPr>
        <w:spacing w:after="0" w:afterAutospacing="0"/>
        <w:ind w:left="720" w:hanging="360"/>
      </w:pPr>
      <w:r w:rsidDel="00000000" w:rsidR="00000000" w:rsidRPr="00000000">
        <w:rPr>
          <w:rtl w:val="0"/>
        </w:rPr>
        <w:t xml:space="preserve">“Data - Damage bonus”</w:t>
      </w:r>
    </w:p>
    <w:p w:rsidR="00000000" w:rsidDel="00000000" w:rsidP="00000000" w:rsidRDefault="00000000" w:rsidRPr="00000000" w14:paraId="00000A63">
      <w:pPr>
        <w:numPr>
          <w:ilvl w:val="1"/>
          <w:numId w:val="80"/>
        </w:numPr>
        <w:spacing w:after="0" w:afterAutospacing="0"/>
        <w:ind w:left="1440" w:hanging="360"/>
      </w:pPr>
      <w:r w:rsidDel="00000000" w:rsidR="00000000" w:rsidRPr="00000000">
        <w:rPr>
          <w:rtl w:val="0"/>
        </w:rPr>
        <w:t xml:space="preserve">Negative values causes it to subtract from the total damage dealt.</w:t>
      </w:r>
    </w:p>
    <w:p w:rsidR="00000000" w:rsidDel="00000000" w:rsidP="00000000" w:rsidRDefault="00000000" w:rsidRPr="00000000" w14:paraId="00000A64">
      <w:pPr>
        <w:numPr>
          <w:ilvl w:val="0"/>
          <w:numId w:val="80"/>
        </w:numPr>
        <w:spacing w:after="0" w:afterAutospacing="0"/>
        <w:ind w:left="720" w:hanging="360"/>
      </w:pPr>
      <w:r w:rsidDel="00000000" w:rsidR="00000000" w:rsidRPr="00000000">
        <w:rPr>
          <w:rtl w:val="0"/>
        </w:rPr>
        <w:t xml:space="preserve">It is possible to allow “self” as a target, causing the unit to attack itself.</w:t>
      </w:r>
    </w:p>
    <w:p w:rsidR="00000000" w:rsidDel="00000000" w:rsidP="00000000" w:rsidRDefault="00000000" w:rsidRPr="00000000" w14:paraId="00000A65">
      <w:pPr>
        <w:numPr>
          <w:ilvl w:val="0"/>
          <w:numId w:val="80"/>
        </w:numPr>
        <w:spacing w:after="0" w:afterAutospacing="0"/>
        <w:ind w:left="720" w:hanging="360"/>
      </w:pPr>
      <w:r w:rsidDel="00000000" w:rsidR="00000000" w:rsidRPr="00000000">
        <w:rPr>
          <w:rtl w:val="0"/>
        </w:rPr>
        <w:t xml:space="preserve">Using it manually will not draw aggro, use search engine for “orb walking” for more info.</w:t>
      </w:r>
    </w:p>
    <w:p w:rsidR="00000000" w:rsidDel="00000000" w:rsidP="00000000" w:rsidRDefault="00000000" w:rsidRPr="00000000" w14:paraId="00000A66">
      <w:pPr>
        <w:numPr>
          <w:ilvl w:val="0"/>
          <w:numId w:val="80"/>
        </w:numPr>
        <w:ind w:left="720" w:hanging="360"/>
      </w:pPr>
      <w:r w:rsidDel="00000000" w:rsidR="00000000" w:rsidRPr="00000000">
        <w:rPr>
          <w:rtl w:val="0"/>
        </w:rPr>
        <w:t xml:space="preserve">If the range of this ability is higher than the caster’s attack range, you can still manually cast it on a target outside of the normal attack range… but the attack will always register as a miss.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w:t>
      </w:r>
      <w:r w:rsidDel="00000000" w:rsidR="00000000" w:rsidRPr="00000000">
        <w:rPr>
          <w:rtl w:val="0"/>
        </w:rPr>
      </w:r>
    </w:p>
    <w:p w:rsidR="00000000" w:rsidDel="00000000" w:rsidP="00000000" w:rsidRDefault="00000000" w:rsidRPr="00000000" w14:paraId="00000A67">
      <w:pPr>
        <w:pStyle w:val="Heading2"/>
        <w:ind w:firstLine="720"/>
        <w:rPr/>
      </w:pPr>
      <w:bookmarkStart w:colFirst="0" w:colLast="0" w:name="_ng11wm7l3wgc" w:id="199"/>
      <w:bookmarkEnd w:id="199"/>
      <w:r w:rsidDel="00000000" w:rsidR="00000000" w:rsidRPr="00000000">
        <w:rPr>
          <w:rtl w:val="0"/>
        </w:rPr>
        <w:t xml:space="preserve">-Shadow Strike:</w:t>
      </w:r>
    </w:p>
    <w:p w:rsidR="00000000" w:rsidDel="00000000" w:rsidP="00000000" w:rsidRDefault="00000000" w:rsidRPr="00000000" w14:paraId="00000A68">
      <w:pPr>
        <w:rPr/>
      </w:pPr>
      <w:r w:rsidDel="00000000" w:rsidR="00000000" w:rsidRPr="00000000">
        <w:rPr>
          <w:rtl w:val="0"/>
        </w:rPr>
        <w:tab/>
        <w:tab/>
        <w:t xml:space="preserve">Tags: </w:t>
      </w:r>
      <w:r w:rsidDel="00000000" w:rsidR="00000000" w:rsidRPr="00000000">
        <w:rPr>
          <w:color w:val="0000ff"/>
          <w:rtl w:val="0"/>
        </w:rPr>
        <w:t xml:space="preserve">[Healing] [Healing Over Time] [Damage Over Time] [Attackspeed Increase] [Attackspeed Decrease] [Movespeed Increase] [Movespeed Decrease]</w:t>
      </w:r>
      <w:r w:rsidDel="00000000" w:rsidR="00000000" w:rsidRPr="00000000">
        <w:rPr>
          <w:rtl w:val="0"/>
        </w:rPr>
      </w:r>
    </w:p>
    <w:p w:rsidR="00000000" w:rsidDel="00000000" w:rsidP="00000000" w:rsidRDefault="00000000" w:rsidRPr="00000000" w14:paraId="00000A6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6A">
      <w:pPr>
        <w:ind w:left="720" w:firstLine="720"/>
        <w:rPr/>
      </w:pPr>
      <w:r w:rsidDel="00000000" w:rsidR="00000000" w:rsidRPr="00000000">
        <w:rPr>
          <w:rtl w:val="0"/>
        </w:rPr>
        <w:t xml:space="preserve">Casting by AI: Spammed at every cool down unless victim is already afflicted with Shadow Strike (may prefer target that has less than 100% of his health. Never studied to determine the threshold, but a user has never seen it used on a 100% target)</w:t>
      </w:r>
    </w:p>
    <w:p w:rsidR="00000000" w:rsidDel="00000000" w:rsidP="00000000" w:rsidRDefault="00000000" w:rsidRPr="00000000" w14:paraId="00000A6B">
      <w:pPr>
        <w:ind w:left="720" w:firstLine="720"/>
        <w:rPr/>
      </w:pPr>
      <w:r w:rsidDel="00000000" w:rsidR="00000000" w:rsidRPr="00000000">
        <w:rPr>
          <w:rtl w:val="0"/>
        </w:rPr>
        <w:t xml:space="preserve">RawCode: AEsh</w:t>
      </w:r>
    </w:p>
    <w:p w:rsidR="00000000" w:rsidDel="00000000" w:rsidP="00000000" w:rsidRDefault="00000000" w:rsidRPr="00000000" w14:paraId="00000A6C">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1.28.5.7680</w:t>
      </w:r>
    </w:p>
    <w:p w:rsidR="00000000" w:rsidDel="00000000" w:rsidP="00000000" w:rsidRDefault="00000000" w:rsidRPr="00000000" w14:paraId="00000A6D">
      <w:pPr>
        <w:numPr>
          <w:ilvl w:val="0"/>
          <w:numId w:val="80"/>
        </w:numPr>
        <w:spacing w:after="0" w:afterAutospacing="0"/>
        <w:ind w:left="720" w:hanging="360"/>
      </w:pPr>
      <w:r w:rsidDel="00000000" w:rsidR="00000000" w:rsidRPr="00000000">
        <w:rPr>
          <w:rtl w:val="0"/>
        </w:rPr>
        <w:t xml:space="preserve">“Data - Attack/Movement Speed factor”</w:t>
      </w:r>
    </w:p>
    <w:p w:rsidR="00000000" w:rsidDel="00000000" w:rsidP="00000000" w:rsidRDefault="00000000" w:rsidRPr="00000000" w14:paraId="00000A6E">
      <w:pPr>
        <w:numPr>
          <w:ilvl w:val="1"/>
          <w:numId w:val="80"/>
        </w:numPr>
        <w:spacing w:after="0" w:afterAutospacing="0"/>
        <w:ind w:left="1440" w:hanging="360"/>
      </w:pPr>
      <w:r w:rsidDel="00000000" w:rsidR="00000000" w:rsidRPr="00000000">
        <w:rPr>
          <w:rtl w:val="0"/>
        </w:rPr>
        <w:t xml:space="preserve">Negative values cause it to increase instead.</w:t>
      </w:r>
    </w:p>
    <w:p w:rsidR="00000000" w:rsidDel="00000000" w:rsidP="00000000" w:rsidRDefault="00000000" w:rsidRPr="00000000" w14:paraId="00000A6F">
      <w:pPr>
        <w:numPr>
          <w:ilvl w:val="0"/>
          <w:numId w:val="80"/>
        </w:numPr>
        <w:spacing w:after="0" w:afterAutospacing="0"/>
        <w:ind w:left="720" w:hanging="360"/>
      </w:pPr>
      <w:r w:rsidDel="00000000" w:rsidR="00000000" w:rsidRPr="00000000">
        <w:rPr>
          <w:rtl w:val="0"/>
        </w:rPr>
        <w:t xml:space="preserve">“Data - Decaying damage” and “Data - Initial Damage”</w:t>
      </w:r>
    </w:p>
    <w:p w:rsidR="00000000" w:rsidDel="00000000" w:rsidP="00000000" w:rsidRDefault="00000000" w:rsidRPr="00000000" w14:paraId="00000A70">
      <w:pPr>
        <w:numPr>
          <w:ilvl w:val="1"/>
          <w:numId w:val="80"/>
        </w:numPr>
        <w:spacing w:after="0" w:afterAutospacing="0"/>
        <w:ind w:left="1440" w:hanging="360"/>
      </w:pPr>
      <w:r w:rsidDel="00000000" w:rsidR="00000000" w:rsidRPr="00000000">
        <w:rPr>
          <w:rtl w:val="0"/>
        </w:rPr>
        <w:t xml:space="preserve">Negative values cause healing.</w:t>
      </w:r>
    </w:p>
    <w:p w:rsidR="00000000" w:rsidDel="00000000" w:rsidP="00000000" w:rsidRDefault="00000000" w:rsidRPr="00000000" w14:paraId="00000A71">
      <w:pPr>
        <w:numPr>
          <w:ilvl w:val="0"/>
          <w:numId w:val="80"/>
        </w:numPr>
        <w:spacing w:after="0" w:afterAutospacing="0"/>
        <w:ind w:left="720" w:hanging="360"/>
      </w:pPr>
      <w:r w:rsidDel="00000000" w:rsidR="00000000" w:rsidRPr="00000000">
        <w:rPr>
          <w:rtl w:val="0"/>
        </w:rPr>
        <w:t xml:space="preserve">“Data - Decaying Power”</w:t>
      </w:r>
    </w:p>
    <w:p w:rsidR="00000000" w:rsidDel="00000000" w:rsidP="00000000" w:rsidRDefault="00000000" w:rsidRPr="00000000" w14:paraId="00000A72">
      <w:pPr>
        <w:numPr>
          <w:ilvl w:val="1"/>
          <w:numId w:val="80"/>
        </w:numPr>
        <w:spacing w:after="0" w:afterAutospacing="0"/>
        <w:ind w:left="1440" w:hanging="360"/>
      </w:pPr>
      <w:r w:rsidDel="00000000" w:rsidR="00000000" w:rsidRPr="00000000">
        <w:rPr>
          <w:rtl w:val="0"/>
        </w:rPr>
        <w:t xml:space="preserve"> has to have the same sign as the slow.</w:t>
      </w:r>
    </w:p>
    <w:p w:rsidR="00000000" w:rsidDel="00000000" w:rsidP="00000000" w:rsidRDefault="00000000" w:rsidRPr="00000000" w14:paraId="00000A73">
      <w:pPr>
        <w:numPr>
          <w:ilvl w:val="1"/>
          <w:numId w:val="80"/>
        </w:numPr>
        <w:spacing w:after="0" w:afterAutospacing="0"/>
        <w:ind w:left="1440" w:hanging="360"/>
      </w:pPr>
      <w:r w:rsidDel="00000000" w:rsidR="00000000" w:rsidRPr="00000000">
        <w:rPr>
          <w:rtl w:val="0"/>
        </w:rPr>
        <w:t xml:space="preserve">+Slow and +Decaying Power -&gt; slowed also regain over time.</w:t>
      </w:r>
    </w:p>
    <w:p w:rsidR="00000000" w:rsidDel="00000000" w:rsidP="00000000" w:rsidRDefault="00000000" w:rsidRPr="00000000" w14:paraId="00000A74">
      <w:pPr>
        <w:numPr>
          <w:ilvl w:val="1"/>
          <w:numId w:val="80"/>
        </w:numPr>
        <w:spacing w:after="0" w:afterAutospacing="0"/>
        <w:ind w:left="1440" w:hanging="360"/>
      </w:pPr>
      <w:r w:rsidDel="00000000" w:rsidR="00000000" w:rsidRPr="00000000">
        <w:rPr>
          <w:rtl w:val="0"/>
        </w:rPr>
        <w:t xml:space="preserve">-Speed and -Decaying Power -&gt; speed up speedUp increases over time. (I encountered a bug where the units speed dropped to its minimum after the spell ended)</w:t>
      </w:r>
    </w:p>
    <w:p w:rsidR="00000000" w:rsidDel="00000000" w:rsidP="00000000" w:rsidRDefault="00000000" w:rsidRPr="00000000" w14:paraId="00000A75">
      <w:pPr>
        <w:numPr>
          <w:ilvl w:val="0"/>
          <w:numId w:val="80"/>
        </w:numPr>
        <w:spacing w:after="0" w:afterAutospacing="0"/>
        <w:ind w:left="720" w:hanging="360"/>
      </w:pPr>
      <w:r w:rsidDel="00000000" w:rsidR="00000000" w:rsidRPr="00000000">
        <w:rPr>
          <w:rtl w:val="0"/>
        </w:rPr>
        <w:t xml:space="preserve">“Data - Duration”</w:t>
      </w:r>
    </w:p>
    <w:p w:rsidR="00000000" w:rsidDel="00000000" w:rsidP="00000000" w:rsidRDefault="00000000" w:rsidRPr="00000000" w14:paraId="00000A76">
      <w:pPr>
        <w:numPr>
          <w:ilvl w:val="1"/>
          <w:numId w:val="80"/>
        </w:numPr>
        <w:spacing w:after="0" w:afterAutospacing="0"/>
        <w:ind w:left="1440" w:hanging="360"/>
      </w:pPr>
      <w:r w:rsidDel="00000000" w:rsidR="00000000" w:rsidRPr="00000000">
        <w:rPr>
          <w:rtl w:val="0"/>
        </w:rPr>
        <w:t xml:space="preserve">A 0 second duration makes the duration infinite.</w:t>
      </w:r>
    </w:p>
    <w:p w:rsidR="00000000" w:rsidDel="00000000" w:rsidP="00000000" w:rsidRDefault="00000000" w:rsidRPr="00000000" w14:paraId="00000A77">
      <w:pPr>
        <w:numPr>
          <w:ilvl w:val="0"/>
          <w:numId w:val="80"/>
        </w:numPr>
        <w:spacing w:after="0" w:afterAutospacing="0"/>
        <w:ind w:left="720" w:hanging="360"/>
      </w:pPr>
      <w:r w:rsidDel="00000000" w:rsidR="00000000" w:rsidRPr="00000000">
        <w:rPr>
          <w:rtl w:val="0"/>
        </w:rPr>
        <w:t xml:space="preserve">Tick</w:t>
      </w:r>
      <w:r w:rsidDel="00000000" w:rsidR="00000000" w:rsidRPr="00000000">
        <w:rPr>
          <w:rtl w:val="0"/>
        </w:rPr>
        <w:t xml:space="preserve"> Rate is determined by the Casting Time field.</w:t>
      </w:r>
    </w:p>
    <w:p w:rsidR="00000000" w:rsidDel="00000000" w:rsidP="00000000" w:rsidRDefault="00000000" w:rsidRPr="00000000" w14:paraId="00000A78">
      <w:pPr>
        <w:numPr>
          <w:ilvl w:val="1"/>
          <w:numId w:val="80"/>
        </w:numPr>
        <w:spacing w:after="0" w:afterAutospacing="0"/>
        <w:ind w:left="1440" w:hanging="360"/>
      </w:pPr>
      <w:r w:rsidDel="00000000" w:rsidR="00000000" w:rsidRPr="00000000">
        <w:rPr>
          <w:rtl w:val="0"/>
        </w:rPr>
        <w:t xml:space="preserve">Setting this to 0 will cause an infinite loop, crashing the game.</w:t>
      </w:r>
    </w:p>
    <w:p w:rsidR="00000000" w:rsidDel="00000000" w:rsidP="00000000" w:rsidRDefault="00000000" w:rsidRPr="00000000" w14:paraId="00000A79">
      <w:pPr>
        <w:numPr>
          <w:ilvl w:val="0"/>
          <w:numId w:val="80"/>
        </w:numPr>
        <w:spacing w:after="0" w:afterAutospacing="0"/>
        <w:ind w:left="720" w:hanging="360"/>
      </w:pPr>
      <w:r w:rsidDel="00000000" w:rsidR="00000000" w:rsidRPr="00000000">
        <w:rPr>
          <w:rtl w:val="0"/>
        </w:rPr>
        <w:t xml:space="preserve">Adheres to Targets Allowed.</w:t>
      </w:r>
    </w:p>
    <w:p w:rsidR="00000000" w:rsidDel="00000000" w:rsidP="00000000" w:rsidRDefault="00000000" w:rsidRPr="00000000" w14:paraId="00000A7A">
      <w:pPr>
        <w:numPr>
          <w:ilvl w:val="0"/>
          <w:numId w:val="80"/>
        </w:numPr>
        <w:ind w:left="720" w:hanging="360"/>
      </w:pPr>
      <w:r w:rsidDel="00000000" w:rsidR="00000000" w:rsidRPr="00000000">
        <w:rPr>
          <w:rtl w:val="0"/>
        </w:rPr>
        <w:t xml:space="preserve">Initial damage is of type slow poison, periodic damage is of type shadow strike</w:t>
      </w:r>
    </w:p>
    <w:p w:rsidR="00000000" w:rsidDel="00000000" w:rsidP="00000000" w:rsidRDefault="00000000" w:rsidRPr="00000000" w14:paraId="00000A7B">
      <w:pPr>
        <w:pStyle w:val="Heading2"/>
        <w:ind w:firstLine="720"/>
        <w:rPr/>
      </w:pPr>
      <w:bookmarkStart w:colFirst="0" w:colLast="0" w:name="_knoyiy93b7be" w:id="200"/>
      <w:bookmarkEnd w:id="200"/>
      <w:r w:rsidDel="00000000" w:rsidR="00000000" w:rsidRPr="00000000">
        <w:rPr>
          <w:rtl w:val="0"/>
        </w:rPr>
        <w:t xml:space="preserve">-Starfall:</w:t>
      </w:r>
    </w:p>
    <w:p w:rsidR="00000000" w:rsidDel="00000000" w:rsidP="00000000" w:rsidRDefault="00000000" w:rsidRPr="00000000" w14:paraId="00000A7C">
      <w:pPr>
        <w:rPr/>
      </w:pPr>
      <w:r w:rsidDel="00000000" w:rsidR="00000000" w:rsidRPr="00000000">
        <w:rPr>
          <w:rtl w:val="0"/>
        </w:rPr>
        <w:tab/>
        <w:tab/>
        <w:t xml:space="preserve">Tags: </w:t>
      </w:r>
      <w:r w:rsidDel="00000000" w:rsidR="00000000" w:rsidRPr="00000000">
        <w:rPr>
          <w:color w:val="0000ff"/>
          <w:rtl w:val="0"/>
        </w:rPr>
        <w:t xml:space="preserve">[Healing] [Healing Over Time] [Damage Over Time]</w:t>
      </w:r>
      <w:r w:rsidDel="00000000" w:rsidR="00000000" w:rsidRPr="00000000">
        <w:rPr>
          <w:rtl w:val="0"/>
        </w:rPr>
      </w:r>
    </w:p>
    <w:p w:rsidR="00000000" w:rsidDel="00000000" w:rsidP="00000000" w:rsidRDefault="00000000" w:rsidRPr="00000000" w14:paraId="00000A7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7E">
      <w:pPr>
        <w:ind w:left="720" w:firstLine="720"/>
        <w:rPr/>
      </w:pPr>
      <w:r w:rsidDel="00000000" w:rsidR="00000000" w:rsidRPr="00000000">
        <w:rPr>
          <w:rtl w:val="0"/>
        </w:rPr>
        <w:t xml:space="preserve">Casting by AI: Used when there are 2+ enemy units near the caster.</w:t>
      </w:r>
    </w:p>
    <w:p w:rsidR="00000000" w:rsidDel="00000000" w:rsidP="00000000" w:rsidRDefault="00000000" w:rsidRPr="00000000" w14:paraId="00000A7F">
      <w:pPr>
        <w:ind w:left="720" w:firstLine="720"/>
        <w:rPr/>
      </w:pPr>
      <w:r w:rsidDel="00000000" w:rsidR="00000000" w:rsidRPr="00000000">
        <w:rPr>
          <w:rtl w:val="0"/>
        </w:rPr>
        <w:t xml:space="preserve">RawCode: AEsf</w:t>
      </w:r>
    </w:p>
    <w:p w:rsidR="00000000" w:rsidDel="00000000" w:rsidP="00000000" w:rsidRDefault="00000000" w:rsidRPr="00000000" w14:paraId="00000A8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81">
      <w:pPr>
        <w:numPr>
          <w:ilvl w:val="0"/>
          <w:numId w:val="80"/>
        </w:numPr>
        <w:spacing w:after="0" w:afterAutospacing="0"/>
        <w:ind w:left="720" w:hanging="360"/>
      </w:pPr>
      <w:r w:rsidDel="00000000" w:rsidR="00000000" w:rsidRPr="00000000">
        <w:rPr>
          <w:rtl w:val="0"/>
        </w:rPr>
        <w:t xml:space="preserve">“Data - Damage Dealt”</w:t>
      </w:r>
    </w:p>
    <w:p w:rsidR="00000000" w:rsidDel="00000000" w:rsidP="00000000" w:rsidRDefault="00000000" w:rsidRPr="00000000" w14:paraId="00000A82">
      <w:pPr>
        <w:numPr>
          <w:ilvl w:val="1"/>
          <w:numId w:val="80"/>
        </w:numPr>
        <w:spacing w:after="0" w:afterAutospacing="0"/>
        <w:ind w:left="1440" w:hanging="360"/>
      </w:pPr>
      <w:r w:rsidDel="00000000" w:rsidR="00000000" w:rsidRPr="00000000">
        <w:rPr>
          <w:rtl w:val="0"/>
        </w:rPr>
        <w:t xml:space="preserve">Negative values cause healing.</w:t>
      </w:r>
    </w:p>
    <w:p w:rsidR="00000000" w:rsidDel="00000000" w:rsidP="00000000" w:rsidRDefault="00000000" w:rsidRPr="00000000" w14:paraId="00000A83">
      <w:pPr>
        <w:numPr>
          <w:ilvl w:val="0"/>
          <w:numId w:val="80"/>
        </w:numPr>
        <w:spacing w:after="0" w:afterAutospacing="0"/>
        <w:ind w:left="720" w:hanging="360"/>
      </w:pPr>
      <w:r w:rsidDel="00000000" w:rsidR="00000000" w:rsidRPr="00000000">
        <w:rPr>
          <w:rtl w:val="0"/>
        </w:rPr>
        <w:t xml:space="preserve">Deals universal type damage</w:t>
      </w:r>
    </w:p>
    <w:p w:rsidR="00000000" w:rsidDel="00000000" w:rsidP="00000000" w:rsidRDefault="00000000" w:rsidRPr="00000000" w14:paraId="00000A84">
      <w:pPr>
        <w:numPr>
          <w:ilvl w:val="0"/>
          <w:numId w:val="80"/>
        </w:numPr>
        <w:ind w:left="720" w:hanging="360"/>
      </w:pPr>
      <w:r w:rsidDel="00000000" w:rsidR="00000000" w:rsidRPr="00000000">
        <w:rPr>
          <w:rtl w:val="0"/>
        </w:rPr>
        <w:t xml:space="preserve">Needs vision to hit units </w:t>
      </w:r>
      <w:r w:rsidDel="00000000" w:rsidR="00000000" w:rsidRPr="00000000">
        <w:rPr>
          <w:color w:val="9900ff"/>
          <w:rtl w:val="0"/>
        </w:rPr>
        <w:t xml:space="preserve">(KitsuneTailsPrower)</w:t>
      </w:r>
      <w:r w:rsidDel="00000000" w:rsidR="00000000" w:rsidRPr="00000000">
        <w:rPr>
          <w:rtl w:val="0"/>
        </w:rPr>
      </w:r>
    </w:p>
    <w:p w:rsidR="00000000" w:rsidDel="00000000" w:rsidP="00000000" w:rsidRDefault="00000000" w:rsidRPr="00000000" w14:paraId="00000A85">
      <w:pPr>
        <w:pStyle w:val="Heading2"/>
        <w:ind w:firstLine="720"/>
        <w:rPr/>
      </w:pPr>
      <w:bookmarkStart w:colFirst="0" w:colLast="0" w:name="_7w9sz1hrf75p" w:id="201"/>
      <w:bookmarkEnd w:id="201"/>
      <w:r w:rsidDel="00000000" w:rsidR="00000000" w:rsidRPr="00000000">
        <w:rPr>
          <w:rtl w:val="0"/>
        </w:rPr>
        <w:t xml:space="preserve">-Thorns Aura:</w:t>
      </w:r>
    </w:p>
    <w:p w:rsidR="00000000" w:rsidDel="00000000" w:rsidP="00000000" w:rsidRDefault="00000000" w:rsidRPr="00000000" w14:paraId="00000A86">
      <w:pPr>
        <w:rPr/>
      </w:pPr>
      <w:r w:rsidDel="00000000" w:rsidR="00000000" w:rsidRPr="00000000">
        <w:rPr>
          <w:rtl w:val="0"/>
        </w:rPr>
        <w:tab/>
        <w:tab/>
        <w:t xml:space="preserve">Tags: </w:t>
      </w:r>
      <w:r w:rsidDel="00000000" w:rsidR="00000000" w:rsidRPr="00000000">
        <w:rPr>
          <w:color w:val="0000ff"/>
          <w:rtl w:val="0"/>
        </w:rPr>
        <w:t xml:space="preserve">[AOE Supportive]</w:t>
      </w:r>
      <w:r w:rsidDel="00000000" w:rsidR="00000000" w:rsidRPr="00000000">
        <w:rPr>
          <w:rtl w:val="0"/>
        </w:rPr>
      </w:r>
    </w:p>
    <w:p w:rsidR="00000000" w:rsidDel="00000000" w:rsidP="00000000" w:rsidRDefault="00000000" w:rsidRPr="00000000" w14:paraId="00000A8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88">
      <w:pPr>
        <w:ind w:left="720" w:firstLine="720"/>
        <w:rPr/>
      </w:pPr>
      <w:r w:rsidDel="00000000" w:rsidR="00000000" w:rsidRPr="00000000">
        <w:rPr>
          <w:rtl w:val="0"/>
        </w:rPr>
        <w:t xml:space="preserve">RawCode: AEah</w:t>
      </w:r>
    </w:p>
    <w:p w:rsidR="00000000" w:rsidDel="00000000" w:rsidP="00000000" w:rsidRDefault="00000000" w:rsidRPr="00000000" w14:paraId="00000A8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1.36</w:t>
      </w:r>
      <w:r w:rsidDel="00000000" w:rsidR="00000000" w:rsidRPr="00000000">
        <w:rPr>
          <w:rtl w:val="0"/>
        </w:rPr>
      </w:r>
    </w:p>
    <w:p w:rsidR="00000000" w:rsidDel="00000000" w:rsidP="00000000" w:rsidRDefault="00000000" w:rsidRPr="00000000" w14:paraId="00000A8A">
      <w:pPr>
        <w:numPr>
          <w:ilvl w:val="0"/>
          <w:numId w:val="80"/>
        </w:numPr>
        <w:spacing w:after="0" w:afterAutospacing="0"/>
        <w:ind w:left="720" w:hanging="360"/>
      </w:pPr>
      <w:r w:rsidDel="00000000" w:rsidR="00000000" w:rsidRPr="00000000">
        <w:rPr>
          <w:rtl w:val="0"/>
        </w:rPr>
        <w:t xml:space="preserve">“Data - Damage is Percent Received”</w:t>
      </w:r>
    </w:p>
    <w:p w:rsidR="00000000" w:rsidDel="00000000" w:rsidP="00000000" w:rsidRDefault="00000000" w:rsidRPr="00000000" w14:paraId="00000A8B">
      <w:pPr>
        <w:numPr>
          <w:ilvl w:val="1"/>
          <w:numId w:val="80"/>
        </w:numPr>
        <w:spacing w:after="0" w:afterAutospacing="0"/>
        <w:ind w:left="1440" w:hanging="360"/>
      </w:pPr>
      <w:r w:rsidDel="00000000" w:rsidR="00000000" w:rsidRPr="00000000">
        <w:rPr>
          <w:rtl w:val="0"/>
        </w:rPr>
        <w:t xml:space="preserve">Possible to choose between flat and % damage. </w:t>
      </w:r>
      <w:r w:rsidDel="00000000" w:rsidR="00000000" w:rsidRPr="00000000">
        <w:rPr>
          <w:color w:val="9900ff"/>
          <w:rtl w:val="0"/>
        </w:rPr>
        <w:t xml:space="preserve">(emperor_d3st)</w:t>
      </w:r>
      <w:r w:rsidDel="00000000" w:rsidR="00000000" w:rsidRPr="00000000">
        <w:rPr>
          <w:rtl w:val="0"/>
        </w:rPr>
      </w:r>
    </w:p>
    <w:p w:rsidR="00000000" w:rsidDel="00000000" w:rsidP="00000000" w:rsidRDefault="00000000" w:rsidRPr="00000000" w14:paraId="00000A8C">
      <w:pPr>
        <w:numPr>
          <w:ilvl w:val="0"/>
          <w:numId w:val="80"/>
        </w:numPr>
        <w:spacing w:after="0" w:afterAutospacing="0"/>
        <w:ind w:left="720" w:hanging="360"/>
      </w:pPr>
      <w:r w:rsidDel="00000000" w:rsidR="00000000" w:rsidRPr="00000000">
        <w:rPr>
          <w:rtl w:val="0"/>
        </w:rPr>
        <w:t xml:space="preserve">Flat damage set to 0.000 still seems to do 1 damage to attackers, at least when set with the Field functions. </w:t>
      </w:r>
      <w:r w:rsidDel="00000000" w:rsidR="00000000" w:rsidRPr="00000000">
        <w:rPr>
          <w:color w:val="9900ff"/>
          <w:rtl w:val="0"/>
        </w:rPr>
        <w:t xml:space="preserve">(emperor_d3st)</w:t>
      </w:r>
      <w:r w:rsidDel="00000000" w:rsidR="00000000" w:rsidRPr="00000000">
        <w:rPr>
          <w:rtl w:val="0"/>
        </w:rPr>
      </w:r>
    </w:p>
    <w:p w:rsidR="00000000" w:rsidDel="00000000" w:rsidP="00000000" w:rsidRDefault="00000000" w:rsidRPr="00000000" w14:paraId="00000A8D">
      <w:pPr>
        <w:numPr>
          <w:ilvl w:val="0"/>
          <w:numId w:val="80"/>
        </w:numPr>
        <w:spacing w:after="0" w:afterAutospacing="0"/>
        <w:ind w:left="720" w:hanging="360"/>
      </w:pPr>
      <w:r w:rsidDel="00000000" w:rsidR="00000000" w:rsidRPr="00000000">
        <w:rPr>
          <w:rtl w:val="0"/>
        </w:rPr>
        <w:t xml:space="preserve">Reflect damage is considered either Spell or Magic damage, and is influenced by magic damage reduction abilities. If the enemy has negative magic damage taken, Reflect will heal them. </w:t>
      </w:r>
      <w:r w:rsidDel="00000000" w:rsidR="00000000" w:rsidRPr="00000000">
        <w:rPr>
          <w:color w:val="9900ff"/>
          <w:rtl w:val="0"/>
        </w:rPr>
        <w:t xml:space="preserve">(emperor_d3st)</w:t>
      </w:r>
      <w:r w:rsidDel="00000000" w:rsidR="00000000" w:rsidRPr="00000000">
        <w:rPr>
          <w:rtl w:val="0"/>
        </w:rPr>
      </w:r>
    </w:p>
    <w:p w:rsidR="00000000" w:rsidDel="00000000" w:rsidP="00000000" w:rsidRDefault="00000000" w:rsidRPr="00000000" w14:paraId="00000A8E">
      <w:pPr>
        <w:numPr>
          <w:ilvl w:val="0"/>
          <w:numId w:val="80"/>
        </w:numPr>
        <w:spacing w:after="0" w:afterAutospacing="0"/>
        <w:ind w:left="720" w:hanging="360"/>
      </w:pPr>
      <w:r w:rsidDel="00000000" w:rsidR="00000000" w:rsidRPr="00000000">
        <w:rPr>
          <w:rtl w:val="0"/>
        </w:rPr>
        <w:t xml:space="preserve">“Data - Damage Dealt to Attackers”</w:t>
      </w:r>
    </w:p>
    <w:p w:rsidR="00000000" w:rsidDel="00000000" w:rsidP="00000000" w:rsidRDefault="00000000" w:rsidRPr="00000000" w14:paraId="00000A8F">
      <w:pPr>
        <w:numPr>
          <w:ilvl w:val="1"/>
          <w:numId w:val="80"/>
        </w:numPr>
        <w:spacing w:after="0" w:afterAutospacing="0"/>
        <w:ind w:left="1440" w:hanging="360"/>
      </w:pPr>
      <w:r w:rsidDel="00000000" w:rsidR="00000000" w:rsidRPr="00000000">
        <w:rPr>
          <w:rtl w:val="0"/>
        </w:rPr>
        <w:t xml:space="preserve">Negative values do not cause healing.</w:t>
      </w:r>
    </w:p>
    <w:p w:rsidR="00000000" w:rsidDel="00000000" w:rsidP="00000000" w:rsidRDefault="00000000" w:rsidRPr="00000000" w14:paraId="00000A90">
      <w:pPr>
        <w:numPr>
          <w:ilvl w:val="0"/>
          <w:numId w:val="80"/>
        </w:numPr>
        <w:ind w:left="720" w:hanging="360"/>
      </w:pPr>
      <w:r w:rsidDel="00000000" w:rsidR="00000000" w:rsidRPr="00000000">
        <w:rPr>
          <w:rtl w:val="0"/>
        </w:rPr>
        <w:t xml:space="preserve">The reflected damage factor refers to the received damage before any reductions</w:t>
      </w:r>
    </w:p>
    <w:p w:rsidR="00000000" w:rsidDel="00000000" w:rsidP="00000000" w:rsidRDefault="00000000" w:rsidRPr="00000000" w14:paraId="00000A91">
      <w:pPr>
        <w:numPr>
          <w:ilvl w:val="0"/>
          <w:numId w:val="80"/>
        </w:numPr>
        <w:ind w:left="720" w:hanging="360"/>
      </w:pPr>
      <w:r w:rsidDel="00000000" w:rsidR="00000000" w:rsidRPr="00000000">
        <w:rPr>
          <w:rtl w:val="0"/>
        </w:rPr>
        <w:t xml:space="preserve">The damage is reflected before the unit with Thorns Aura buff (called caster here) effectively takes damage from the damage that triggered Thorns Aura</w:t>
      </w:r>
    </w:p>
    <w:p w:rsidR="00000000" w:rsidDel="00000000" w:rsidP="00000000" w:rsidRDefault="00000000" w:rsidRPr="00000000" w14:paraId="00000A92">
      <w:pPr>
        <w:numPr>
          <w:ilvl w:val="1"/>
          <w:numId w:val="80"/>
        </w:numPr>
        <w:spacing w:after="0" w:afterAutospacing="0"/>
        <w:ind w:left="1440" w:hanging="360"/>
      </w:pPr>
      <w:r w:rsidDel="00000000" w:rsidR="00000000" w:rsidRPr="00000000">
        <w:rPr>
          <w:rtl w:val="0"/>
        </w:rPr>
        <w:t xml:space="preserve">The event order is: caster is about to take damage, target is about to take damage, target takes damage, caster takes damage</w:t>
      </w:r>
    </w:p>
    <w:p w:rsidR="00000000" w:rsidDel="00000000" w:rsidP="00000000" w:rsidRDefault="00000000" w:rsidRPr="00000000" w14:paraId="00000A93">
      <w:pPr>
        <w:numPr>
          <w:ilvl w:val="0"/>
          <w:numId w:val="80"/>
        </w:numPr>
        <w:ind w:left="720" w:hanging="360"/>
      </w:pPr>
      <w:r w:rsidDel="00000000" w:rsidR="00000000" w:rsidRPr="00000000">
        <w:rPr>
          <w:rtl w:val="0"/>
        </w:rPr>
        <w:t xml:space="preserve">Deals spell attack type damage, meaning magic immune units receive no reflection damage</w:t>
      </w:r>
    </w:p>
    <w:p w:rsidR="00000000" w:rsidDel="00000000" w:rsidP="00000000" w:rsidRDefault="00000000" w:rsidRPr="00000000" w14:paraId="00000A94">
      <w:pPr>
        <w:numPr>
          <w:ilvl w:val="0"/>
          <w:numId w:val="80"/>
        </w:numPr>
        <w:ind w:left="720" w:hanging="360"/>
      </w:pPr>
      <w:r w:rsidDel="00000000" w:rsidR="00000000" w:rsidRPr="00000000">
        <w:rPr>
          <w:rtl w:val="0"/>
        </w:rPr>
        <w:t xml:space="preserve">Deals plant type damage</w:t>
      </w:r>
    </w:p>
    <w:p w:rsidR="00000000" w:rsidDel="00000000" w:rsidP="00000000" w:rsidRDefault="00000000" w:rsidRPr="00000000" w14:paraId="00000A95">
      <w:pPr>
        <w:pStyle w:val="Heading2"/>
        <w:ind w:firstLine="720"/>
        <w:rPr/>
      </w:pPr>
      <w:bookmarkStart w:colFirst="0" w:colLast="0" w:name="_5q9p4wo4lcgd" w:id="202"/>
      <w:bookmarkEnd w:id="202"/>
      <w:r w:rsidDel="00000000" w:rsidR="00000000" w:rsidRPr="00000000">
        <w:rPr>
          <w:rtl w:val="0"/>
        </w:rPr>
        <w:t xml:space="preserve">-Tranquility:</w:t>
      </w:r>
    </w:p>
    <w:p w:rsidR="00000000" w:rsidDel="00000000" w:rsidP="00000000" w:rsidRDefault="00000000" w:rsidRPr="00000000" w14:paraId="00000A96">
      <w:pPr>
        <w:rPr/>
      </w:pPr>
      <w:r w:rsidDel="00000000" w:rsidR="00000000" w:rsidRPr="00000000">
        <w:rPr>
          <w:rtl w:val="0"/>
        </w:rPr>
        <w:tab/>
        <w:tab/>
        <w:t xml:space="preserve">Tags: </w:t>
      </w:r>
      <w:r w:rsidDel="00000000" w:rsidR="00000000" w:rsidRPr="00000000">
        <w:rPr>
          <w:color w:val="0000ff"/>
          <w:rtl w:val="0"/>
        </w:rPr>
        <w:t xml:space="preserve">[Healing] [Healing Over Time] [Damage Over Time] [Stackable] [Buff Stackable]</w:t>
      </w:r>
      <w:r w:rsidDel="00000000" w:rsidR="00000000" w:rsidRPr="00000000">
        <w:rPr>
          <w:rtl w:val="0"/>
        </w:rPr>
      </w:r>
    </w:p>
    <w:p w:rsidR="00000000" w:rsidDel="00000000" w:rsidP="00000000" w:rsidRDefault="00000000" w:rsidRPr="00000000" w14:paraId="00000A9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98">
      <w:pPr>
        <w:ind w:left="720" w:firstLine="720"/>
        <w:rPr/>
      </w:pPr>
      <w:r w:rsidDel="00000000" w:rsidR="00000000" w:rsidRPr="00000000">
        <w:rPr>
          <w:rtl w:val="0"/>
        </w:rPr>
        <w:t xml:space="preserve">RawCode: AEtq</w:t>
      </w:r>
    </w:p>
    <w:p w:rsidR="00000000" w:rsidDel="00000000" w:rsidP="00000000" w:rsidRDefault="00000000" w:rsidRPr="00000000" w14:paraId="00000A9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9A">
      <w:pPr>
        <w:numPr>
          <w:ilvl w:val="0"/>
          <w:numId w:val="80"/>
        </w:numPr>
        <w:spacing w:after="0" w:afterAutospacing="0"/>
        <w:ind w:left="720" w:hanging="360"/>
      </w:pPr>
      <w:r w:rsidDel="00000000" w:rsidR="00000000" w:rsidRPr="00000000">
        <w:rPr>
          <w:rtl w:val="0"/>
        </w:rPr>
        <w:t xml:space="preserve">“Data - Life Healed”</w:t>
      </w:r>
    </w:p>
    <w:p w:rsidR="00000000" w:rsidDel="00000000" w:rsidP="00000000" w:rsidRDefault="00000000" w:rsidRPr="00000000" w14:paraId="00000A9B">
      <w:pPr>
        <w:numPr>
          <w:ilvl w:val="1"/>
          <w:numId w:val="80"/>
        </w:numPr>
        <w:spacing w:after="0" w:afterAutospacing="0"/>
        <w:ind w:left="1440" w:hanging="360"/>
      </w:pPr>
      <w:r w:rsidDel="00000000" w:rsidR="00000000" w:rsidRPr="00000000">
        <w:rPr>
          <w:rtl w:val="0"/>
        </w:rPr>
        <w:t xml:space="preserve">Negative values cause damage instead.</w:t>
      </w:r>
    </w:p>
    <w:p w:rsidR="00000000" w:rsidDel="00000000" w:rsidP="00000000" w:rsidRDefault="00000000" w:rsidRPr="00000000" w14:paraId="00000A9C">
      <w:pPr>
        <w:numPr>
          <w:ilvl w:val="0"/>
          <w:numId w:val="80"/>
        </w:numPr>
        <w:spacing w:after="0" w:afterAutospacing="0"/>
        <w:ind w:left="720" w:hanging="360"/>
      </w:pPr>
      <w:r w:rsidDel="00000000" w:rsidR="00000000" w:rsidRPr="00000000">
        <w:rPr>
          <w:rtl w:val="0"/>
        </w:rPr>
        <w:t xml:space="preserve">If another buff or a custom buff is used it stacks with itself. </w:t>
      </w:r>
      <w:r w:rsidDel="00000000" w:rsidR="00000000" w:rsidRPr="00000000">
        <w:rPr>
          <w:color w:val="9900ff"/>
          <w:rtl w:val="0"/>
        </w:rPr>
        <w:t xml:space="preserve">(Khyrberos)</w:t>
      </w:r>
      <w:r w:rsidDel="00000000" w:rsidR="00000000" w:rsidRPr="00000000">
        <w:rPr>
          <w:rtl w:val="0"/>
        </w:rPr>
      </w:r>
    </w:p>
    <w:p w:rsidR="00000000" w:rsidDel="00000000" w:rsidP="00000000" w:rsidRDefault="00000000" w:rsidRPr="00000000" w14:paraId="00000A9D">
      <w:pPr>
        <w:numPr>
          <w:ilvl w:val="1"/>
          <w:numId w:val="80"/>
        </w:numPr>
        <w:spacing w:after="0" w:afterAutospacing="0"/>
        <w:ind w:left="1440" w:hanging="360"/>
      </w:pPr>
      <w:r w:rsidDel="00000000" w:rsidR="00000000" w:rsidRPr="00000000">
        <w:rPr>
          <w:rtl w:val="0"/>
        </w:rPr>
        <w:t xml:space="preserve">If 2 tranquilities with different healing are cast at once, it’s gonna apply the effects of the first tranquility being cast.</w:t>
      </w:r>
    </w:p>
    <w:p w:rsidR="00000000" w:rsidDel="00000000" w:rsidP="00000000" w:rsidRDefault="00000000" w:rsidRPr="00000000" w14:paraId="00000A9E">
      <w:pPr>
        <w:numPr>
          <w:ilvl w:val="2"/>
          <w:numId w:val="80"/>
        </w:numPr>
        <w:ind w:left="2160" w:hanging="360"/>
      </w:pPr>
      <w:r w:rsidDel="00000000" w:rsidR="00000000" w:rsidRPr="00000000">
        <w:rPr>
          <w:rtl w:val="0"/>
        </w:rPr>
        <w:t xml:space="preserve">If the first tranquility is canceled but the second if still going it’s still gonna apply the effects of the first Tranquility instead of switching to the second Tranquility.</w:t>
      </w:r>
    </w:p>
    <w:p w:rsidR="00000000" w:rsidDel="00000000" w:rsidP="00000000" w:rsidRDefault="00000000" w:rsidRPr="00000000" w14:paraId="00000A9F">
      <w:pPr>
        <w:pStyle w:val="Heading2"/>
        <w:ind w:firstLine="720"/>
        <w:rPr/>
      </w:pPr>
      <w:bookmarkStart w:colFirst="0" w:colLast="0" w:name="_fdfr5dea57zt" w:id="203"/>
      <w:bookmarkEnd w:id="203"/>
      <w:r w:rsidDel="00000000" w:rsidR="00000000" w:rsidRPr="00000000">
        <w:rPr>
          <w:rtl w:val="0"/>
        </w:rPr>
        <w:t xml:space="preserve">-Trueshot Aura:</w:t>
      </w:r>
    </w:p>
    <w:p w:rsidR="00000000" w:rsidDel="00000000" w:rsidP="00000000" w:rsidRDefault="00000000" w:rsidRPr="00000000" w14:paraId="00000AA0">
      <w:pPr>
        <w:rPr/>
      </w:pPr>
      <w:r w:rsidDel="00000000" w:rsidR="00000000" w:rsidRPr="00000000">
        <w:rPr>
          <w:rtl w:val="0"/>
        </w:rPr>
        <w:tab/>
        <w:tab/>
        <w:t xml:space="preserve">Tags: </w:t>
      </w:r>
      <w:r w:rsidDel="00000000" w:rsidR="00000000" w:rsidRPr="00000000">
        <w:rPr>
          <w:color w:val="0000ff"/>
          <w:rtl w:val="0"/>
        </w:rPr>
        <w:t xml:space="preserve">[AOE Supportive] [AOE Disabling] [Percent Damage Increase] [Percent Damage Decrease]</w:t>
      </w:r>
      <w:r w:rsidDel="00000000" w:rsidR="00000000" w:rsidRPr="00000000">
        <w:rPr>
          <w:rtl w:val="0"/>
        </w:rPr>
      </w:r>
    </w:p>
    <w:p w:rsidR="00000000" w:rsidDel="00000000" w:rsidP="00000000" w:rsidRDefault="00000000" w:rsidRPr="00000000" w14:paraId="00000AA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A2">
      <w:pPr>
        <w:ind w:left="720" w:firstLine="720"/>
        <w:rPr/>
      </w:pPr>
      <w:r w:rsidDel="00000000" w:rsidR="00000000" w:rsidRPr="00000000">
        <w:rPr>
          <w:rtl w:val="0"/>
        </w:rPr>
        <w:t xml:space="preserve">RawCode: AEar</w:t>
      </w:r>
    </w:p>
    <w:p w:rsidR="00000000" w:rsidDel="00000000" w:rsidP="00000000" w:rsidRDefault="00000000" w:rsidRPr="00000000" w14:paraId="00000AA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A4">
      <w:pPr>
        <w:numPr>
          <w:ilvl w:val="0"/>
          <w:numId w:val="80"/>
        </w:numPr>
        <w:spacing w:after="0" w:afterAutospacing="0"/>
        <w:ind w:left="720" w:hanging="360"/>
      </w:pPr>
      <w:r w:rsidDel="00000000" w:rsidR="00000000" w:rsidRPr="00000000">
        <w:rPr>
          <w:rtl w:val="0"/>
        </w:rPr>
        <w:t xml:space="preserve">“Data - Damage Bonus”</w:t>
      </w:r>
    </w:p>
    <w:p w:rsidR="00000000" w:rsidDel="00000000" w:rsidP="00000000" w:rsidRDefault="00000000" w:rsidRPr="00000000" w14:paraId="00000AA5">
      <w:pPr>
        <w:numPr>
          <w:ilvl w:val="1"/>
          <w:numId w:val="80"/>
        </w:numPr>
        <w:spacing w:after="0" w:afterAutospacing="0"/>
        <w:ind w:left="1440" w:hanging="360"/>
      </w:pPr>
      <w:r w:rsidDel="00000000" w:rsidR="00000000" w:rsidRPr="00000000">
        <w:rPr>
          <w:rtl w:val="0"/>
        </w:rPr>
        <w:t xml:space="preserve">Negative values cause all ranged units to lose damage instead.</w:t>
      </w:r>
    </w:p>
    <w:p w:rsidR="00000000" w:rsidDel="00000000" w:rsidP="00000000" w:rsidRDefault="00000000" w:rsidRPr="00000000" w14:paraId="00000AA6">
      <w:pPr>
        <w:numPr>
          <w:ilvl w:val="0"/>
          <w:numId w:val="80"/>
        </w:numPr>
        <w:ind w:left="720" w:hanging="360"/>
      </w:pPr>
      <w:r w:rsidDel="00000000" w:rsidR="00000000" w:rsidRPr="00000000">
        <w:rPr>
          <w:rtl w:val="0"/>
        </w:rPr>
        <w:t xml:space="preserve">Adheres to Targets Allowed</w:t>
      </w:r>
    </w:p>
    <w:p w:rsidR="00000000" w:rsidDel="00000000" w:rsidP="00000000" w:rsidRDefault="00000000" w:rsidRPr="00000000" w14:paraId="00000AA7">
      <w:pPr>
        <w:pStyle w:val="Heading2"/>
        <w:ind w:firstLine="720"/>
        <w:rPr/>
      </w:pPr>
      <w:bookmarkStart w:colFirst="0" w:colLast="0" w:name="_wi73tdbatqje" w:id="204"/>
      <w:bookmarkEnd w:id="204"/>
      <w:r w:rsidDel="00000000" w:rsidR="00000000" w:rsidRPr="00000000">
        <w:rPr>
          <w:rtl w:val="0"/>
        </w:rPr>
        <w:t xml:space="preserve">-Vengeance:</w:t>
      </w:r>
    </w:p>
    <w:p w:rsidR="00000000" w:rsidDel="00000000" w:rsidP="00000000" w:rsidRDefault="00000000" w:rsidRPr="00000000" w14:paraId="00000AA8">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AA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AA">
      <w:pPr>
        <w:ind w:left="720" w:firstLine="720"/>
        <w:rPr/>
      </w:pPr>
      <w:r w:rsidDel="00000000" w:rsidR="00000000" w:rsidRPr="00000000">
        <w:rPr>
          <w:rtl w:val="0"/>
        </w:rPr>
        <w:t xml:space="preserve">RawCode: AEsv</w:t>
      </w:r>
    </w:p>
    <w:p w:rsidR="00000000" w:rsidDel="00000000" w:rsidP="00000000" w:rsidRDefault="00000000" w:rsidRPr="00000000" w14:paraId="00000AA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AC">
      <w:pPr>
        <w:numPr>
          <w:ilvl w:val="0"/>
          <w:numId w:val="80"/>
        </w:numPr>
        <w:ind w:left="720" w:hanging="360"/>
      </w:pPr>
      <w:r w:rsidDel="00000000" w:rsidR="00000000" w:rsidRPr="00000000">
        <w:rPr>
          <w:rtl w:val="0"/>
        </w:rPr>
        <w:t xml:space="preserve">It summons shit that summons more shit.</w:t>
      </w:r>
    </w:p>
    <w:p w:rsidR="00000000" w:rsidDel="00000000" w:rsidP="00000000" w:rsidRDefault="00000000" w:rsidRPr="00000000" w14:paraId="00000AAD">
      <w:pPr>
        <w:pStyle w:val="Heading1"/>
        <w:rPr/>
      </w:pPr>
      <w:bookmarkStart w:colFirst="0" w:colLast="0" w:name="_vax6hvroui2" w:id="205"/>
      <w:bookmarkEnd w:id="205"/>
      <w:r w:rsidDel="00000000" w:rsidR="00000000" w:rsidRPr="00000000">
        <w:rPr>
          <w:rtl w:val="0"/>
        </w:rPr>
        <w:t xml:space="preserve">@Neutral Hostile</w:t>
      </w:r>
    </w:p>
    <w:p w:rsidR="00000000" w:rsidDel="00000000" w:rsidP="00000000" w:rsidRDefault="00000000" w:rsidRPr="00000000" w14:paraId="00000AAE">
      <w:pPr>
        <w:pStyle w:val="Heading2"/>
        <w:ind w:firstLine="720"/>
        <w:rPr/>
      </w:pPr>
      <w:bookmarkStart w:colFirst="0" w:colLast="0" w:name="_z2ornl4ned3o" w:id="206"/>
      <w:bookmarkEnd w:id="206"/>
      <w:r w:rsidDel="00000000" w:rsidR="00000000" w:rsidRPr="00000000">
        <w:rPr>
          <w:rtl w:val="0"/>
        </w:rPr>
        <w:t xml:space="preserve">-Monsoon:</w:t>
      </w:r>
    </w:p>
    <w:p w:rsidR="00000000" w:rsidDel="00000000" w:rsidP="00000000" w:rsidRDefault="00000000" w:rsidRPr="00000000" w14:paraId="00000AAF">
      <w:pPr>
        <w:rPr/>
      </w:pPr>
      <w:r w:rsidDel="00000000" w:rsidR="00000000" w:rsidRPr="00000000">
        <w:rPr>
          <w:rtl w:val="0"/>
        </w:rPr>
        <w:tab/>
        <w:tab/>
        <w:t xml:space="preserve">Tags: </w:t>
      </w:r>
      <w:r w:rsidDel="00000000" w:rsidR="00000000" w:rsidRPr="00000000">
        <w:rPr>
          <w:color w:val="0000ff"/>
          <w:rtl w:val="0"/>
        </w:rPr>
        <w:t xml:space="preserve">[Healing] [Healing Over Time] [Damage Over Time]</w:t>
      </w:r>
      <w:r w:rsidDel="00000000" w:rsidR="00000000" w:rsidRPr="00000000">
        <w:rPr>
          <w:rtl w:val="0"/>
        </w:rPr>
      </w:r>
    </w:p>
    <w:p w:rsidR="00000000" w:rsidDel="00000000" w:rsidP="00000000" w:rsidRDefault="00000000" w:rsidRPr="00000000" w14:paraId="00000AB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B1">
      <w:pPr>
        <w:ind w:left="720" w:firstLine="720"/>
        <w:rPr/>
      </w:pPr>
      <w:r w:rsidDel="00000000" w:rsidR="00000000" w:rsidRPr="00000000">
        <w:rPr>
          <w:rtl w:val="0"/>
        </w:rPr>
        <w:t xml:space="preserve">RawCode: ACmo</w:t>
      </w:r>
    </w:p>
    <w:p w:rsidR="00000000" w:rsidDel="00000000" w:rsidP="00000000" w:rsidRDefault="00000000" w:rsidRPr="00000000" w14:paraId="00000AB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B3">
      <w:pPr>
        <w:numPr>
          <w:ilvl w:val="0"/>
          <w:numId w:val="80"/>
        </w:numPr>
        <w:spacing w:after="0" w:afterAutospacing="0"/>
        <w:ind w:left="720" w:hanging="360"/>
      </w:pPr>
      <w:r w:rsidDel="00000000" w:rsidR="00000000" w:rsidRPr="00000000">
        <w:rPr>
          <w:rtl w:val="0"/>
        </w:rPr>
        <w:t xml:space="preserve">Acts like Starfall.</w:t>
      </w:r>
    </w:p>
    <w:p w:rsidR="00000000" w:rsidDel="00000000" w:rsidP="00000000" w:rsidRDefault="00000000" w:rsidRPr="00000000" w14:paraId="00000AB4">
      <w:pPr>
        <w:numPr>
          <w:ilvl w:val="0"/>
          <w:numId w:val="80"/>
        </w:numPr>
        <w:spacing w:after="0" w:afterAutospacing="0"/>
        <w:ind w:left="720" w:hanging="360"/>
      </w:pPr>
      <w:r w:rsidDel="00000000" w:rsidR="00000000" w:rsidRPr="00000000">
        <w:rPr>
          <w:rtl w:val="0"/>
        </w:rPr>
        <w:t xml:space="preserve">Instead of being channeled on the caster it’s instead channeled where the ability is targeted.</w:t>
      </w:r>
    </w:p>
    <w:p w:rsidR="00000000" w:rsidDel="00000000" w:rsidP="00000000" w:rsidRDefault="00000000" w:rsidRPr="00000000" w14:paraId="00000AB5">
      <w:pPr>
        <w:numPr>
          <w:ilvl w:val="0"/>
          <w:numId w:val="80"/>
        </w:numPr>
        <w:ind w:left="720" w:hanging="360"/>
      </w:pPr>
      <w:r w:rsidDel="00000000" w:rsidR="00000000" w:rsidRPr="00000000">
        <w:rPr>
          <w:rtl w:val="0"/>
        </w:rPr>
        <w:t xml:space="preserve">Deals universal type damageAs of 1.31+ the monsoon buff is no longer hardcoded.</w:t>
      </w:r>
    </w:p>
    <w:p w:rsidR="00000000" w:rsidDel="00000000" w:rsidP="00000000" w:rsidRDefault="00000000" w:rsidRPr="00000000" w14:paraId="00000AB6">
      <w:pPr>
        <w:pStyle w:val="Heading2"/>
        <w:rPr/>
      </w:pPr>
      <w:bookmarkStart w:colFirst="0" w:colLast="0" w:name="_8jf4nxmgods2" w:id="207"/>
      <w:bookmarkEnd w:id="207"/>
      <w:r w:rsidDel="00000000" w:rsidR="00000000" w:rsidRPr="00000000">
        <w:rPr>
          <w:rtl w:val="0"/>
        </w:rPr>
        <w:t xml:space="preserve">-Breath of Frost</w:t>
      </w:r>
    </w:p>
    <w:p w:rsidR="00000000" w:rsidDel="00000000" w:rsidP="00000000" w:rsidRDefault="00000000" w:rsidRPr="00000000" w14:paraId="00000AB7">
      <w:pPr>
        <w:rPr/>
      </w:pPr>
      <w:r w:rsidDel="00000000" w:rsidR="00000000" w:rsidRPr="00000000">
        <w:rPr>
          <w:rtl w:val="0"/>
        </w:rPr>
        <w:tab/>
        <w:tab/>
        <w:t xml:space="preserve">Tags: </w:t>
      </w:r>
      <w:r w:rsidDel="00000000" w:rsidR="00000000" w:rsidRPr="00000000">
        <w:rPr>
          <w:color w:val="0000ff"/>
          <w:rtl w:val="0"/>
        </w:rPr>
        <w:t xml:space="preserve">[Copy] [Damage Over Time] [Healing Over Time??]</w:t>
      </w:r>
      <w:r w:rsidDel="00000000" w:rsidR="00000000" w:rsidRPr="00000000">
        <w:rPr>
          <w:rtl w:val="0"/>
        </w:rPr>
      </w:r>
    </w:p>
    <w:p w:rsidR="00000000" w:rsidDel="00000000" w:rsidP="00000000" w:rsidRDefault="00000000" w:rsidRPr="00000000" w14:paraId="00000AB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B9">
      <w:pPr>
        <w:ind w:left="720" w:firstLine="720"/>
        <w:rPr/>
      </w:pPr>
      <w:r w:rsidDel="00000000" w:rsidR="00000000" w:rsidRPr="00000000">
        <w:rPr>
          <w:rtl w:val="0"/>
        </w:rPr>
        <w:t xml:space="preserve">RawCode: ACbf</w:t>
      </w:r>
    </w:p>
    <w:p w:rsidR="00000000" w:rsidDel="00000000" w:rsidP="00000000" w:rsidRDefault="00000000" w:rsidRPr="00000000" w14:paraId="00000AB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BB">
      <w:pPr>
        <w:numPr>
          <w:ilvl w:val="0"/>
          <w:numId w:val="80"/>
        </w:numPr>
        <w:spacing w:after="0" w:afterAutospacing="0"/>
        <w:ind w:left="720" w:hanging="360"/>
      </w:pPr>
      <w:r w:rsidDel="00000000" w:rsidR="00000000" w:rsidRPr="00000000">
        <w:rPr>
          <w:rtl w:val="0"/>
        </w:rPr>
        <w:t xml:space="preserve">Is similar to Pandaren Brewmaster’s “Breath of Fire”, except it has a field for/applies a  Damage Over Time! </w:t>
      </w:r>
      <w:r w:rsidDel="00000000" w:rsidR="00000000" w:rsidRPr="00000000">
        <w:rPr>
          <w:color w:val="9900ff"/>
          <w:rtl w:val="0"/>
        </w:rPr>
        <w:t xml:space="preserve">(Khyrberos)</w:t>
      </w:r>
      <w:r w:rsidDel="00000000" w:rsidR="00000000" w:rsidRPr="00000000">
        <w:rPr>
          <w:rtl w:val="0"/>
        </w:rPr>
      </w:r>
    </w:p>
    <w:p w:rsidR="00000000" w:rsidDel="00000000" w:rsidP="00000000" w:rsidRDefault="00000000" w:rsidRPr="00000000" w14:paraId="00000ABC">
      <w:pPr>
        <w:numPr>
          <w:ilvl w:val="0"/>
          <w:numId w:val="80"/>
        </w:numPr>
        <w:spacing w:after="0" w:afterAutospacing="0"/>
        <w:ind w:left="720" w:hanging="360"/>
      </w:pPr>
      <w:r w:rsidDel="00000000" w:rsidR="00000000" w:rsidRPr="00000000">
        <w:rPr>
          <w:rtl w:val="0"/>
        </w:rPr>
        <w:t xml:space="preserve">Comes with its own buff, icon, &amp; SFX. </w:t>
      </w:r>
      <w:r w:rsidDel="00000000" w:rsidR="00000000" w:rsidRPr="00000000">
        <w:rPr>
          <w:color w:val="9900ff"/>
          <w:rtl w:val="0"/>
        </w:rPr>
        <w:t xml:space="preserve">(Khyrberos)</w:t>
      </w:r>
    </w:p>
    <w:p w:rsidR="00000000" w:rsidDel="00000000" w:rsidP="00000000" w:rsidRDefault="00000000" w:rsidRPr="00000000" w14:paraId="00000ABD">
      <w:pPr>
        <w:numPr>
          <w:ilvl w:val="0"/>
          <w:numId w:val="80"/>
        </w:numPr>
        <w:spacing w:after="0" w:afterAutospacing="0"/>
        <w:ind w:left="720" w:hanging="360"/>
        <w:rPr>
          <w:ins w:author="Anonymous" w:id="60" w:date="2025-07-26T09:53:32Z"/>
        </w:rPr>
      </w:pPr>
      <w:r w:rsidDel="00000000" w:rsidR="00000000" w:rsidRPr="00000000">
        <w:rPr>
          <w:rtl w:val="0"/>
        </w:rPr>
        <w:t xml:space="preserve">Unlike Breath of Fire, this does not need the Drunken Haze buff to deal DPS to enemies.</w:t>
      </w:r>
      <w:ins w:author="Anonymous" w:id="60" w:date="2025-07-26T09:53:32Z">
        <w:r w:rsidDel="00000000" w:rsidR="00000000" w:rsidRPr="00000000">
          <w:rPr>
            <w:rtl w:val="0"/>
          </w:rPr>
        </w:r>
      </w:ins>
    </w:p>
    <w:p w:rsidR="00000000" w:rsidDel="00000000" w:rsidP="00000000" w:rsidRDefault="00000000" w:rsidRPr="00000000" w14:paraId="00000ABE">
      <w:pPr>
        <w:numPr>
          <w:ilvl w:val="0"/>
          <w:numId w:val="80"/>
        </w:numPr>
        <w:spacing w:after="0" w:afterAutospacing="0"/>
        <w:ind w:left="720" w:hanging="360"/>
      </w:pPr>
      <w:ins w:author="Anonymous" w:id="60" w:date="2025-07-26T09:53:32Z">
        <w:r w:rsidDel="00000000" w:rsidR="00000000" w:rsidRPr="00000000">
          <w:rPr>
            <w:rtl w:val="0"/>
          </w:rPr>
          <w:t xml:space="preserve">If DPS is set to 0, the buff </w:t>
        </w:r>
      </w:ins>
      <w:ins w:author="Anonymous" w:id="61" w:date="2025-07-26T09:54:01Z">
        <w:del w:author="Anonymous" w:id="62" w:date="2025-07-26T09:54:23Z">
          <w:r w:rsidDel="00000000" w:rsidR="00000000" w:rsidRPr="00000000">
            <w:rPr>
              <w:rtl w:val="0"/>
            </w:rPr>
            <w:delText xml:space="preserve">will not apply</w:delText>
          </w:r>
        </w:del>
      </w:ins>
      <w:ins w:author="Anonymous" w:id="60" w:date="2025-07-26T09:53:32Z">
        <w:del w:author="Anonymous" w:id="61" w:date="2025-07-26T09:54:01Z">
          <w:r w:rsidDel="00000000" w:rsidR="00000000" w:rsidRPr="00000000">
            <w:rPr>
              <w:rtl w:val="0"/>
            </w:rPr>
            <w:delText xml:space="preserve">is not applie</w:delText>
          </w:r>
        </w:del>
      </w:ins>
      <w:ins w:author="Anonymous" w:id="63" w:date="2025-07-26T09:53:56Z">
        <w:del w:author="Anonymous" w:id="61" w:date="2025-07-26T09:54:01Z">
          <w:r w:rsidDel="00000000" w:rsidR="00000000" w:rsidRPr="00000000">
            <w:rPr>
              <w:rtl w:val="0"/>
            </w:rPr>
            <w:delText xml:space="preserve">d</w:delText>
          </w:r>
        </w:del>
      </w:ins>
      <w:ins w:author="Anonymous" w:id="60" w:date="2025-07-26T09:53:32Z">
        <w:del w:author="Anonymous" w:id="61" w:date="2025-07-26T09:54:01Z">
          <w:r w:rsidDel="00000000" w:rsidR="00000000" w:rsidRPr="00000000">
            <w:rPr>
              <w:rtl w:val="0"/>
            </w:rPr>
            <w:delText xml:space="preserve">s</w:delText>
          </w:r>
        </w:del>
      </w:ins>
      <w:ins w:author="Anonymous" w:id="64" w:date="2025-07-26T09:53:48Z">
        <w:r w:rsidDel="00000000" w:rsidR="00000000" w:rsidRPr="00000000">
          <w:rPr>
            <w:rtl w:val="0"/>
          </w:rPr>
          <w:t xml:space="preserve">. (Ljusdahl)</w:t>
        </w:r>
      </w:ins>
      <w:r w:rsidDel="00000000" w:rsidR="00000000" w:rsidRPr="00000000">
        <w:rPr>
          <w:rtl w:val="0"/>
        </w:rPr>
      </w:r>
    </w:p>
    <w:p w:rsidR="00000000" w:rsidDel="00000000" w:rsidP="00000000" w:rsidRDefault="00000000" w:rsidRPr="00000000" w14:paraId="00000ABF">
      <w:pPr>
        <w:numPr>
          <w:ilvl w:val="0"/>
          <w:numId w:val="80"/>
        </w:numPr>
        <w:ind w:left="720" w:hanging="360"/>
      </w:pPr>
      <w:r w:rsidDel="00000000" w:rsidR="00000000" w:rsidRPr="00000000">
        <w:rPr>
          <w:rtl w:val="0"/>
        </w:rPr>
        <w:t xml:space="preserve">Initial damage is of type sonic, periodic damage is of type fire</w:t>
      </w:r>
    </w:p>
    <w:p w:rsidR="00000000" w:rsidDel="00000000" w:rsidP="00000000" w:rsidRDefault="00000000" w:rsidRPr="00000000" w14:paraId="00000AC0">
      <w:pPr>
        <w:pStyle w:val="Heading2"/>
        <w:ind w:firstLine="720"/>
        <w:rPr/>
      </w:pPr>
      <w:bookmarkStart w:colFirst="0" w:colLast="0" w:name="_pji7o2p4bgfe" w:id="208"/>
      <w:bookmarkEnd w:id="208"/>
      <w:r w:rsidDel="00000000" w:rsidR="00000000" w:rsidRPr="00000000">
        <w:rPr>
          <w:rtl w:val="0"/>
        </w:rPr>
        <w:t xml:space="preserve">-Charge Gold and Lumber:</w:t>
      </w:r>
    </w:p>
    <w:p w:rsidR="00000000" w:rsidDel="00000000" w:rsidP="00000000" w:rsidRDefault="00000000" w:rsidRPr="00000000" w14:paraId="00000AC1">
      <w:pPr>
        <w:rPr>
          <w:color w:val="ff00ff"/>
        </w:rPr>
      </w:pPr>
      <w:r w:rsidDel="00000000" w:rsidR="00000000" w:rsidRPr="00000000">
        <w:rPr>
          <w:rtl w:val="0"/>
        </w:rPr>
        <w:tab/>
        <w:tab/>
        <w:t xml:space="preserve">Internal ID: </w:t>
      </w:r>
      <w:r w:rsidDel="00000000" w:rsidR="00000000" w:rsidRPr="00000000">
        <w:rPr>
          <w:color w:val="ff00ff"/>
          <w:rtl w:val="0"/>
        </w:rPr>
        <w:t xml:space="preserve">[AAns]</w:t>
      </w:r>
    </w:p>
    <w:p w:rsidR="00000000" w:rsidDel="00000000" w:rsidP="00000000" w:rsidRDefault="00000000" w:rsidRPr="00000000" w14:paraId="00000AC2">
      <w:pPr>
        <w:rPr/>
      </w:pPr>
      <w:r w:rsidDel="00000000" w:rsidR="00000000" w:rsidRPr="00000000">
        <w:rPr>
          <w:rtl w:val="0"/>
        </w:rPr>
        <w:tab/>
        <w:tab/>
        <w:t xml:space="preserve">Tags: </w:t>
      </w:r>
      <w:r w:rsidDel="00000000" w:rsidR="00000000" w:rsidRPr="00000000">
        <w:rPr>
          <w:color w:val="0000ff"/>
          <w:rtl w:val="0"/>
        </w:rPr>
        <w:t xml:space="preserve">[Dummy Ability]</w:t>
      </w:r>
      <w:r w:rsidDel="00000000" w:rsidR="00000000" w:rsidRPr="00000000">
        <w:rPr>
          <w:rtl w:val="0"/>
        </w:rPr>
      </w:r>
    </w:p>
    <w:p w:rsidR="00000000" w:rsidDel="00000000" w:rsidP="00000000" w:rsidRDefault="00000000" w:rsidRPr="00000000" w14:paraId="00000AC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Very similar to just buying an item.</w:t>
      </w:r>
    </w:p>
    <w:p w:rsidR="00000000" w:rsidDel="00000000" w:rsidP="00000000" w:rsidRDefault="00000000" w:rsidRPr="00000000" w14:paraId="00000AC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C5">
      <w:pPr>
        <w:numPr>
          <w:ilvl w:val="0"/>
          <w:numId w:val="80"/>
        </w:numPr>
        <w:spacing w:after="0" w:afterAutospacing="0"/>
        <w:ind w:left="720" w:hanging="360"/>
      </w:pPr>
      <w:r w:rsidDel="00000000" w:rsidR="00000000" w:rsidRPr="00000000">
        <w:rPr>
          <w:rtl w:val="0"/>
        </w:rPr>
        <w:t xml:space="preserve">“Data - Charge Owning Player”</w:t>
      </w:r>
    </w:p>
    <w:p w:rsidR="00000000" w:rsidDel="00000000" w:rsidP="00000000" w:rsidRDefault="00000000" w:rsidRPr="00000000" w14:paraId="00000AC6">
      <w:pPr>
        <w:numPr>
          <w:ilvl w:val="1"/>
          <w:numId w:val="80"/>
        </w:numPr>
        <w:spacing w:after="0" w:afterAutospacing="0"/>
        <w:ind w:left="1440" w:hanging="360"/>
      </w:pPr>
      <w:r w:rsidDel="00000000" w:rsidR="00000000" w:rsidRPr="00000000">
        <w:rPr>
          <w:rtl w:val="0"/>
        </w:rPr>
        <w:t xml:space="preserve">If set to true the player that owns the unit is the one paying.</w:t>
      </w:r>
    </w:p>
    <w:p w:rsidR="00000000" w:rsidDel="00000000" w:rsidP="00000000" w:rsidRDefault="00000000" w:rsidRPr="00000000" w14:paraId="00000AC7">
      <w:pPr>
        <w:numPr>
          <w:ilvl w:val="1"/>
          <w:numId w:val="80"/>
        </w:numPr>
        <w:spacing w:after="0" w:afterAutospacing="0"/>
        <w:ind w:left="1440" w:hanging="360"/>
      </w:pPr>
      <w:r w:rsidDel="00000000" w:rsidR="00000000" w:rsidRPr="00000000">
        <w:rPr>
          <w:rtl w:val="0"/>
        </w:rPr>
        <w:t xml:space="preserve">If set to false the player that presses the ability is the one paying.</w:t>
      </w:r>
    </w:p>
    <w:p w:rsidR="00000000" w:rsidDel="00000000" w:rsidP="00000000" w:rsidRDefault="00000000" w:rsidRPr="00000000" w14:paraId="00000AC8">
      <w:pPr>
        <w:numPr>
          <w:ilvl w:val="0"/>
          <w:numId w:val="80"/>
        </w:numPr>
        <w:spacing w:after="0" w:afterAutospacing="0"/>
        <w:ind w:left="720" w:hanging="360"/>
      </w:pPr>
      <w:r w:rsidDel="00000000" w:rsidR="00000000" w:rsidRPr="00000000">
        <w:rPr>
          <w:rtl w:val="0"/>
        </w:rPr>
        <w:t xml:space="preserve">“Data - Gold/Lumber cost”</w:t>
      </w:r>
    </w:p>
    <w:p w:rsidR="00000000" w:rsidDel="00000000" w:rsidP="00000000" w:rsidRDefault="00000000" w:rsidRPr="00000000" w14:paraId="00000AC9">
      <w:pPr>
        <w:numPr>
          <w:ilvl w:val="1"/>
          <w:numId w:val="80"/>
        </w:numPr>
        <w:spacing w:after="0" w:afterAutospacing="0"/>
        <w:ind w:left="1440" w:hanging="360"/>
      </w:pPr>
      <w:r w:rsidDel="00000000" w:rsidR="00000000" w:rsidRPr="00000000">
        <w:rPr>
          <w:rtl w:val="0"/>
        </w:rPr>
        <w:t xml:space="preserve">Negative values cause you to gain resources instead.</w:t>
      </w:r>
    </w:p>
    <w:p w:rsidR="00000000" w:rsidDel="00000000" w:rsidP="00000000" w:rsidRDefault="00000000" w:rsidRPr="00000000" w14:paraId="00000ACA">
      <w:pPr>
        <w:numPr>
          <w:ilvl w:val="1"/>
          <w:numId w:val="80"/>
        </w:numPr>
        <w:spacing w:after="0" w:afterAutospacing="0"/>
        <w:ind w:left="1440" w:hanging="360"/>
      </w:pPr>
      <w:r w:rsidDel="00000000" w:rsidR="00000000" w:rsidRPr="00000000">
        <w:rPr>
          <w:rtl w:val="0"/>
        </w:rPr>
        <w:t xml:space="preserve">If you set 1 value to negative and 1 to positive you can use it to convert gold to lumber or vice versa, it will fail if you lack the appropriate amount of the resource with the positive value </w:t>
      </w:r>
      <w:r w:rsidDel="00000000" w:rsidR="00000000" w:rsidRPr="00000000">
        <w:rPr>
          <w:color w:val="ff00ff"/>
          <w:rtl w:val="0"/>
        </w:rPr>
        <w:t xml:space="preserve">(KitsuneTailsPrower)</w:t>
      </w:r>
    </w:p>
    <w:p w:rsidR="00000000" w:rsidDel="00000000" w:rsidP="00000000" w:rsidRDefault="00000000" w:rsidRPr="00000000" w14:paraId="00000ACB">
      <w:pPr>
        <w:numPr>
          <w:ilvl w:val="0"/>
          <w:numId w:val="80"/>
        </w:numPr>
        <w:spacing w:after="0" w:afterAutospacing="0"/>
        <w:ind w:left="720" w:hanging="360"/>
      </w:pPr>
      <w:r w:rsidDel="00000000" w:rsidR="00000000" w:rsidRPr="00000000">
        <w:rPr>
          <w:rtl w:val="0"/>
        </w:rPr>
        <w:t xml:space="preserve">“Data - Base Order ID”</w:t>
      </w:r>
    </w:p>
    <w:p w:rsidR="00000000" w:rsidDel="00000000" w:rsidP="00000000" w:rsidRDefault="00000000" w:rsidRPr="00000000" w14:paraId="00000ACC">
      <w:pPr>
        <w:numPr>
          <w:ilvl w:val="1"/>
          <w:numId w:val="80"/>
        </w:numPr>
        <w:spacing w:after="0" w:afterAutospacing="0"/>
        <w:ind w:left="1440" w:hanging="360"/>
      </w:pPr>
      <w:r w:rsidDel="00000000" w:rsidR="00000000" w:rsidRPr="00000000">
        <w:rPr>
          <w:rtl w:val="0"/>
        </w:rPr>
        <w:t xml:space="preserve">This is the Order ID, it’s assumed it’s the order string (for triggers and the command grid)</w:t>
      </w:r>
    </w:p>
    <w:p w:rsidR="00000000" w:rsidDel="00000000" w:rsidP="00000000" w:rsidRDefault="00000000" w:rsidRPr="00000000" w14:paraId="00000ACD">
      <w:pPr>
        <w:numPr>
          <w:ilvl w:val="1"/>
          <w:numId w:val="80"/>
        </w:numPr>
        <w:spacing w:after="0" w:afterAutospacing="0"/>
        <w:ind w:left="1440" w:hanging="360"/>
      </w:pPr>
      <w:r w:rsidDel="00000000" w:rsidR="00000000" w:rsidRPr="00000000">
        <w:rPr>
          <w:rtl w:val="0"/>
        </w:rPr>
        <w:t xml:space="preserve">If you change this to different Order ID’s the ability stack.</w:t>
      </w:r>
    </w:p>
    <w:p w:rsidR="00000000" w:rsidDel="00000000" w:rsidP="00000000" w:rsidRDefault="00000000" w:rsidRPr="00000000" w14:paraId="00000ACE">
      <w:pPr>
        <w:numPr>
          <w:ilvl w:val="0"/>
          <w:numId w:val="80"/>
        </w:numPr>
        <w:spacing w:after="0" w:afterAutospacing="0"/>
        <w:ind w:left="720" w:hanging="360"/>
      </w:pPr>
      <w:r w:rsidDel="00000000" w:rsidR="00000000" w:rsidRPr="00000000">
        <w:rPr>
          <w:rtl w:val="0"/>
        </w:rPr>
        <w:t xml:space="preserve">This ability interrupts current orders sadly.</w:t>
      </w:r>
    </w:p>
    <w:p w:rsidR="00000000" w:rsidDel="00000000" w:rsidP="00000000" w:rsidRDefault="00000000" w:rsidRPr="00000000" w14:paraId="00000ACF">
      <w:pPr>
        <w:numPr>
          <w:ilvl w:val="0"/>
          <w:numId w:val="80"/>
        </w:numPr>
        <w:spacing w:after="0" w:afterAutospacing="0"/>
        <w:ind w:left="720" w:hanging="360"/>
      </w:pPr>
      <w:r w:rsidDel="00000000" w:rsidR="00000000" w:rsidRPr="00000000">
        <w:rPr>
          <w:rtl w:val="0"/>
        </w:rPr>
        <w:t xml:space="preserve">This ability ignores Techtree Requirements.</w:t>
      </w:r>
    </w:p>
    <w:p w:rsidR="00000000" w:rsidDel="00000000" w:rsidP="00000000" w:rsidRDefault="00000000" w:rsidRPr="00000000" w14:paraId="00000AD0">
      <w:pPr>
        <w:numPr>
          <w:ilvl w:val="0"/>
          <w:numId w:val="80"/>
        </w:numPr>
        <w:spacing w:after="0" w:afterAutospacing="0"/>
        <w:ind w:left="720" w:hanging="360"/>
      </w:pPr>
      <w:r w:rsidDel="00000000" w:rsidR="00000000" w:rsidRPr="00000000">
        <w:rPr>
          <w:rtl w:val="0"/>
        </w:rPr>
        <w:t xml:space="preserve">This ability ignores cooldown. </w:t>
      </w:r>
      <w:r w:rsidDel="00000000" w:rsidR="00000000" w:rsidRPr="00000000">
        <w:rPr>
          <w:color w:val="9900ff"/>
          <w:rtl w:val="0"/>
        </w:rPr>
        <w:t xml:space="preserve">(PauloHPBender)</w:t>
      </w:r>
    </w:p>
    <w:p w:rsidR="00000000" w:rsidDel="00000000" w:rsidP="00000000" w:rsidRDefault="00000000" w:rsidRPr="00000000" w14:paraId="00000AD1">
      <w:pPr>
        <w:numPr>
          <w:ilvl w:val="0"/>
          <w:numId w:val="80"/>
        </w:numPr>
        <w:spacing w:after="0" w:afterAutospacing="0"/>
        <w:ind w:left="720" w:hanging="360"/>
      </w:pPr>
      <w:r w:rsidDel="00000000" w:rsidR="00000000" w:rsidRPr="00000000">
        <w:rPr>
          <w:rtl w:val="0"/>
        </w:rPr>
        <w:t xml:space="preserve">This ability can’t be disabled by triggers of any kind. </w:t>
      </w:r>
      <w:r w:rsidDel="00000000" w:rsidR="00000000" w:rsidRPr="00000000">
        <w:rPr>
          <w:color w:val="9900ff"/>
          <w:rtl w:val="0"/>
        </w:rPr>
        <w:t xml:space="preserve">(PauloHPBender)</w:t>
      </w:r>
    </w:p>
    <w:p w:rsidR="00000000" w:rsidDel="00000000" w:rsidP="00000000" w:rsidRDefault="00000000" w:rsidRPr="00000000" w14:paraId="00000AD2">
      <w:pPr>
        <w:numPr>
          <w:ilvl w:val="0"/>
          <w:numId w:val="80"/>
        </w:numPr>
        <w:spacing w:after="0" w:afterAutospacing="0"/>
        <w:ind w:left="720" w:hanging="360"/>
        <w:rPr>
          <w:ins w:author="CS David" w:id="65" w:date="2025-08-24T11:03:08Z"/>
        </w:rPr>
      </w:pPr>
      <w:r w:rsidDel="00000000" w:rsidR="00000000" w:rsidRPr="00000000">
        <w:rPr>
          <w:rtl w:val="0"/>
        </w:rPr>
        <w:t xml:space="preserve">This ability can’t have it’s icon changed via triggers</w:t>
      </w:r>
      <w:r w:rsidDel="00000000" w:rsidR="00000000" w:rsidRPr="00000000">
        <w:rPr>
          <w:color w:val="9900ff"/>
          <w:rtl w:val="0"/>
        </w:rPr>
        <w:t xml:space="preserve"> (Kam)</w:t>
      </w:r>
      <w:ins w:author="CS David" w:id="65" w:date="2025-08-24T11:03:08Z">
        <w:r w:rsidDel="00000000" w:rsidR="00000000" w:rsidRPr="00000000">
          <w:rPr>
            <w:rtl w:val="0"/>
          </w:rPr>
        </w:r>
      </w:ins>
    </w:p>
    <w:p w:rsidR="00000000" w:rsidDel="00000000" w:rsidP="00000000" w:rsidRDefault="00000000" w:rsidRPr="00000000" w14:paraId="00000AD3">
      <w:pPr>
        <w:numPr>
          <w:ilvl w:val="0"/>
          <w:numId w:val="80"/>
        </w:numPr>
        <w:ind w:left="720" w:hanging="360"/>
        <w:rPr>
          <w:del w:author="gospodar vremena" w:id="66" w:date="2026-06-01T21:17:16Z"/>
          <w:color w:val="9900ff"/>
        </w:rPr>
      </w:pPr>
      <w:ins w:author="CS David" w:id="65" w:date="2025-08-24T11:03:08Z">
        <w:del w:author="gospodar vremena" w:id="66" w:date="2026-06-01T21:17:16Z">
          <w:commentRangeStart w:id="32"/>
          <w:r w:rsidDel="00000000" w:rsidR="00000000" w:rsidRPr="00000000">
            <w:rPr>
              <w:color w:val="9900ff"/>
              <w:rtl w:val="0"/>
            </w:rPr>
            <w:delText xml:space="preserve">This ability cannot be added using “Add ability to unit” triggers.</w:delText>
          </w:r>
        </w:del>
      </w:ins>
      <w:del w:author="gospodar vremena" w:id="66" w:date="2026-06-01T21:17:16Z">
        <w:commentRangeEnd w:id="32"/>
        <w:r w:rsidDel="00000000" w:rsidR="00000000" w:rsidRPr="00000000">
          <w:commentReference w:id="32"/>
        </w:r>
        <w:r w:rsidDel="00000000" w:rsidR="00000000" w:rsidRPr="00000000">
          <w:rPr>
            <w:rtl w:val="0"/>
          </w:rPr>
        </w:r>
      </w:del>
    </w:p>
    <w:p w:rsidR="00000000" w:rsidDel="00000000" w:rsidP="00000000" w:rsidRDefault="00000000" w:rsidRPr="00000000" w14:paraId="00000AD4">
      <w:pPr>
        <w:pStyle w:val="Heading2"/>
        <w:ind w:firstLine="720"/>
        <w:rPr/>
      </w:pPr>
      <w:bookmarkStart w:colFirst="0" w:colLast="0" w:name="_nvgg22i21ztv" w:id="209"/>
      <w:bookmarkEnd w:id="209"/>
      <w:r w:rsidDel="00000000" w:rsidR="00000000" w:rsidRPr="00000000">
        <w:rPr>
          <w:rtl w:val="0"/>
        </w:rPr>
        <w:t xml:space="preserve">-Cold Arrows:</w:t>
      </w:r>
    </w:p>
    <w:p w:rsidR="00000000" w:rsidDel="00000000" w:rsidP="00000000" w:rsidRDefault="00000000" w:rsidRPr="00000000" w14:paraId="00000AD5">
      <w:pPr>
        <w:rPr/>
      </w:pPr>
      <w:r w:rsidDel="00000000" w:rsidR="00000000" w:rsidRPr="00000000">
        <w:rPr>
          <w:rtl w:val="0"/>
        </w:rPr>
        <w:tab/>
        <w:tab/>
        <w:t xml:space="preserve">Tags: </w:t>
      </w:r>
      <w:r w:rsidDel="00000000" w:rsidR="00000000" w:rsidRPr="00000000">
        <w:rPr>
          <w:color w:val="0000ff"/>
          <w:rtl w:val="0"/>
        </w:rPr>
        <w:t xml:space="preserve">[Copy] [Movespeed Increase] [Movespeed Decrease] [Attackspeed Increase] [Attackspeed Decrease]</w:t>
      </w:r>
      <w:r w:rsidDel="00000000" w:rsidR="00000000" w:rsidRPr="00000000">
        <w:rPr>
          <w:rtl w:val="0"/>
        </w:rPr>
      </w:r>
    </w:p>
    <w:p w:rsidR="00000000" w:rsidDel="00000000" w:rsidP="00000000" w:rsidRDefault="00000000" w:rsidRPr="00000000" w14:paraId="00000AD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D7">
      <w:pPr>
        <w:ind w:left="720" w:firstLine="720"/>
        <w:rPr/>
      </w:pPr>
      <w:r w:rsidDel="00000000" w:rsidR="00000000" w:rsidRPr="00000000">
        <w:rPr>
          <w:rtl w:val="0"/>
        </w:rPr>
        <w:t xml:space="preserve">RawCode: AHca</w:t>
      </w:r>
    </w:p>
    <w:p w:rsidR="00000000" w:rsidDel="00000000" w:rsidP="00000000" w:rsidRDefault="00000000" w:rsidRPr="00000000" w14:paraId="00000AD8">
      <w:pPr>
        <w:ind w:left="720" w:firstLine="720"/>
        <w:rPr/>
      </w:pPr>
      <w:r w:rsidDel="00000000" w:rsidR="00000000" w:rsidRPr="00000000">
        <w:rPr>
          <w:rtl w:val="0"/>
        </w:rPr>
        <w:t xml:space="preserve">Casting by AI: Has priority over Searing Arrows in the case the hero/unit has both spells.</w:t>
      </w:r>
    </w:p>
    <w:p w:rsidR="00000000" w:rsidDel="00000000" w:rsidP="00000000" w:rsidRDefault="00000000" w:rsidRPr="00000000" w14:paraId="00000AD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DA">
      <w:pPr>
        <w:numPr>
          <w:ilvl w:val="0"/>
          <w:numId w:val="80"/>
        </w:numPr>
        <w:spacing w:after="0" w:afterAutospacing="0"/>
        <w:ind w:left="720" w:hanging="360"/>
      </w:pPr>
      <w:r w:rsidDel="00000000" w:rsidR="00000000" w:rsidRPr="00000000">
        <w:rPr>
          <w:rtl w:val="0"/>
        </w:rPr>
        <w:t xml:space="preserve">Very similar to Venomous Spears.</w:t>
      </w:r>
    </w:p>
    <w:p w:rsidR="00000000" w:rsidDel="00000000" w:rsidP="00000000" w:rsidRDefault="00000000" w:rsidRPr="00000000" w14:paraId="00000ADB">
      <w:pPr>
        <w:numPr>
          <w:ilvl w:val="0"/>
          <w:numId w:val="80"/>
        </w:numPr>
        <w:spacing w:after="0" w:afterAutospacing="0"/>
        <w:ind w:left="720" w:hanging="360"/>
      </w:pPr>
      <w:r w:rsidDel="00000000" w:rsidR="00000000" w:rsidRPr="00000000">
        <w:rPr>
          <w:rtl w:val="0"/>
        </w:rPr>
        <w:t xml:space="preserve">Flat damage boost instead of DOT</w:t>
      </w:r>
    </w:p>
    <w:p w:rsidR="00000000" w:rsidDel="00000000" w:rsidP="00000000" w:rsidRDefault="00000000" w:rsidRPr="00000000" w14:paraId="00000ADC">
      <w:pPr>
        <w:numPr>
          <w:ilvl w:val="0"/>
          <w:numId w:val="80"/>
        </w:numPr>
        <w:spacing w:after="0" w:afterAutospacing="0"/>
        <w:ind w:left="720" w:hanging="360"/>
      </w:pPr>
      <w:r w:rsidDel="00000000" w:rsidR="00000000" w:rsidRPr="00000000">
        <w:rPr>
          <w:rtl w:val="0"/>
        </w:rPr>
        <w:t xml:space="preserve">It is possible to allow “self” as a target, causing the unit to attack itself.</w:t>
      </w:r>
    </w:p>
    <w:p w:rsidR="00000000" w:rsidDel="00000000" w:rsidP="00000000" w:rsidRDefault="00000000" w:rsidRPr="00000000" w14:paraId="00000ADD">
      <w:pPr>
        <w:numPr>
          <w:ilvl w:val="0"/>
          <w:numId w:val="80"/>
        </w:numPr>
        <w:spacing w:after="0" w:afterAutospacing="0"/>
        <w:ind w:left="720" w:hanging="360"/>
        <w:rPr>
          <w:ins w:author="theyugiohcardforger" w:id="67" w:date="2025-07-16T21:50:25Z"/>
        </w:rPr>
      </w:pPr>
      <w:r w:rsidDel="00000000" w:rsidR="00000000" w:rsidRPr="00000000">
        <w:rPr>
          <w:rtl w:val="0"/>
        </w:rPr>
        <w:t xml:space="preserve">Periodic damage is of type cold</w:t>
      </w:r>
      <w:ins w:author="theyugiohcardforger" w:id="67" w:date="2025-07-16T21:50:25Z">
        <w:r w:rsidDel="00000000" w:rsidR="00000000" w:rsidRPr="00000000">
          <w:rPr>
            <w:rtl w:val="0"/>
          </w:rPr>
        </w:r>
      </w:ins>
    </w:p>
    <w:p w:rsidR="00000000" w:rsidDel="00000000" w:rsidP="00000000" w:rsidRDefault="00000000" w:rsidRPr="00000000" w14:paraId="00000ADE">
      <w:pPr>
        <w:numPr>
          <w:ilvl w:val="0"/>
          <w:numId w:val="80"/>
        </w:numPr>
        <w:ind w:left="720" w:hanging="360"/>
      </w:pPr>
      <w:ins w:author="theyugiohcardforger" w:id="67" w:date="2025-07-16T21:50:25Z">
        <w:r w:rsidDel="00000000" w:rsidR="00000000" w:rsidRPr="00000000">
          <w:rPr>
            <w:rtl w:val="0"/>
          </w:rPr>
          <w:t xml:space="preserve">Only works correctly for ranged attacks. Deducts mana without effect for melee attacks. </w:t>
        </w:r>
        <w:r w:rsidDel="00000000" w:rsidR="00000000" w:rsidRPr="00000000">
          <w:rPr>
            <w:color w:val="9900ff"/>
            <w:rtl w:val="0"/>
          </w:rPr>
          <w:t xml:space="preserve">(KitsuneTailsPrower)</w:t>
        </w:r>
      </w:ins>
      <w:r w:rsidDel="00000000" w:rsidR="00000000" w:rsidRPr="00000000">
        <w:rPr>
          <w:rtl w:val="0"/>
        </w:rPr>
      </w:r>
    </w:p>
    <w:p w:rsidR="00000000" w:rsidDel="00000000" w:rsidP="00000000" w:rsidRDefault="00000000" w:rsidRPr="00000000" w14:paraId="00000ADF">
      <w:pPr>
        <w:pStyle w:val="Heading2"/>
        <w:ind w:firstLine="720"/>
        <w:rPr/>
      </w:pPr>
      <w:bookmarkStart w:colFirst="0" w:colLast="0" w:name="_b9a4ckkfud6q" w:id="210"/>
      <w:bookmarkEnd w:id="210"/>
      <w:r w:rsidDel="00000000" w:rsidR="00000000" w:rsidRPr="00000000">
        <w:rPr>
          <w:rtl w:val="0"/>
        </w:rPr>
        <w:t xml:space="preserve">-Command Aura:</w:t>
      </w:r>
    </w:p>
    <w:p w:rsidR="00000000" w:rsidDel="00000000" w:rsidP="00000000" w:rsidRDefault="00000000" w:rsidRPr="00000000" w14:paraId="00000AE0">
      <w:pPr>
        <w:rPr/>
      </w:pPr>
      <w:r w:rsidDel="00000000" w:rsidR="00000000" w:rsidRPr="00000000">
        <w:rPr>
          <w:rtl w:val="0"/>
        </w:rPr>
        <w:tab/>
        <w:tab/>
        <w:t xml:space="preserve">Tags: </w:t>
      </w:r>
      <w:r w:rsidDel="00000000" w:rsidR="00000000" w:rsidRPr="00000000">
        <w:rPr>
          <w:color w:val="0000ff"/>
          <w:rtl w:val="0"/>
        </w:rPr>
        <w:t xml:space="preserve">[AOE Supportive] [AOE Disabling] [Percent Damage Increase] [Percent Damage Decrease]</w:t>
      </w:r>
      <w:r w:rsidDel="00000000" w:rsidR="00000000" w:rsidRPr="00000000">
        <w:rPr>
          <w:rtl w:val="0"/>
        </w:rPr>
      </w:r>
    </w:p>
    <w:p w:rsidR="00000000" w:rsidDel="00000000" w:rsidP="00000000" w:rsidRDefault="00000000" w:rsidRPr="00000000" w14:paraId="00000AE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E2">
      <w:pPr>
        <w:ind w:left="720" w:firstLine="720"/>
        <w:rPr/>
      </w:pPr>
      <w:r w:rsidDel="00000000" w:rsidR="00000000" w:rsidRPr="00000000">
        <w:rPr>
          <w:rtl w:val="0"/>
        </w:rPr>
        <w:t xml:space="preserve">RawCode: ACac</w:t>
      </w:r>
    </w:p>
    <w:p w:rsidR="00000000" w:rsidDel="00000000" w:rsidP="00000000" w:rsidRDefault="00000000" w:rsidRPr="00000000" w14:paraId="00000AE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E4">
      <w:pPr>
        <w:numPr>
          <w:ilvl w:val="0"/>
          <w:numId w:val="80"/>
        </w:numPr>
        <w:spacing w:after="0" w:afterAutospacing="0"/>
        <w:ind w:left="720" w:hanging="360"/>
      </w:pPr>
      <w:r w:rsidDel="00000000" w:rsidR="00000000" w:rsidRPr="00000000">
        <w:rPr>
          <w:rtl w:val="0"/>
        </w:rPr>
        <w:t xml:space="preserve">It’s exactly like War Drums, with its own icon and buff.</w:t>
      </w:r>
    </w:p>
    <w:p w:rsidR="00000000" w:rsidDel="00000000" w:rsidP="00000000" w:rsidRDefault="00000000" w:rsidRPr="00000000" w14:paraId="00000AE5">
      <w:pPr>
        <w:numPr>
          <w:ilvl w:val="0"/>
          <w:numId w:val="80"/>
        </w:numPr>
        <w:ind w:left="720" w:hanging="360"/>
      </w:pPr>
      <w:r w:rsidDel="00000000" w:rsidR="00000000" w:rsidRPr="00000000">
        <w:rPr>
          <w:rtl w:val="0"/>
        </w:rPr>
        <w:t xml:space="preserve">It stacks with War Drums.</w:t>
      </w:r>
    </w:p>
    <w:p w:rsidR="00000000" w:rsidDel="00000000" w:rsidP="00000000" w:rsidRDefault="00000000" w:rsidRPr="00000000" w14:paraId="00000AE6">
      <w:pPr>
        <w:pStyle w:val="Heading2"/>
        <w:ind w:firstLine="720"/>
        <w:rPr/>
      </w:pPr>
      <w:bookmarkStart w:colFirst="0" w:colLast="0" w:name="_fy0cbnbrximx" w:id="211"/>
      <w:bookmarkEnd w:id="211"/>
      <w:r w:rsidDel="00000000" w:rsidR="00000000" w:rsidRPr="00000000">
        <w:rPr>
          <w:rtl w:val="0"/>
        </w:rPr>
        <w:t xml:space="preserve">-Finger of Death:</w:t>
      </w:r>
    </w:p>
    <w:p w:rsidR="00000000" w:rsidDel="00000000" w:rsidP="00000000" w:rsidRDefault="00000000" w:rsidRPr="00000000" w14:paraId="00000AE7">
      <w:pPr>
        <w:rPr/>
      </w:pPr>
      <w:r w:rsidDel="00000000" w:rsidR="00000000" w:rsidRPr="00000000">
        <w:rPr>
          <w:rtl w:val="0"/>
        </w:rPr>
        <w:tab/>
        <w:tab/>
        <w:t xml:space="preserve">Tags: </w:t>
      </w:r>
      <w:r w:rsidDel="00000000" w:rsidR="00000000" w:rsidRPr="00000000">
        <w:rPr>
          <w:color w:val="0000ff"/>
          <w:rtl w:val="0"/>
        </w:rPr>
        <w:t xml:space="preserve">[Healing]</w:t>
      </w:r>
      <w:r w:rsidDel="00000000" w:rsidR="00000000" w:rsidRPr="00000000">
        <w:rPr>
          <w:rtl w:val="0"/>
        </w:rPr>
      </w:r>
    </w:p>
    <w:p w:rsidR="00000000" w:rsidDel="00000000" w:rsidP="00000000" w:rsidRDefault="00000000" w:rsidRPr="00000000" w14:paraId="00000AE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E9">
      <w:pPr>
        <w:ind w:left="720" w:firstLine="720"/>
        <w:rPr/>
      </w:pPr>
      <w:r w:rsidDel="00000000" w:rsidR="00000000" w:rsidRPr="00000000">
        <w:rPr>
          <w:rtl w:val="0"/>
        </w:rPr>
        <w:t xml:space="preserve">RawCode: Afod</w:t>
      </w:r>
    </w:p>
    <w:p w:rsidR="00000000" w:rsidDel="00000000" w:rsidP="00000000" w:rsidRDefault="00000000" w:rsidRPr="00000000" w14:paraId="00000AEA">
      <w:pPr>
        <w:ind w:left="720" w:firstLine="720"/>
        <w:rPr/>
      </w:pPr>
      <w:r w:rsidDel="00000000" w:rsidR="00000000" w:rsidRPr="00000000">
        <w:rPr>
          <w:rtl w:val="0"/>
        </w:rPr>
        <w:t xml:space="preserve">Casting by AI: Tendency to target furthest away, but still within range. Used whenever off cooldown.</w:t>
      </w:r>
    </w:p>
    <w:p w:rsidR="00000000" w:rsidDel="00000000" w:rsidP="00000000" w:rsidRDefault="00000000" w:rsidRPr="00000000" w14:paraId="00000AE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EC">
      <w:pPr>
        <w:numPr>
          <w:ilvl w:val="0"/>
          <w:numId w:val="80"/>
        </w:numPr>
        <w:spacing w:after="0" w:afterAutospacing="0"/>
        <w:ind w:left="720" w:hanging="360"/>
      </w:pPr>
      <w:r w:rsidDel="00000000" w:rsidR="00000000" w:rsidRPr="00000000">
        <w:rPr>
          <w:rtl w:val="0"/>
        </w:rPr>
        <w:t xml:space="preserve">“Data - Damage”</w:t>
      </w:r>
    </w:p>
    <w:p w:rsidR="00000000" w:rsidDel="00000000" w:rsidP="00000000" w:rsidRDefault="00000000" w:rsidRPr="00000000" w14:paraId="00000AED">
      <w:pPr>
        <w:numPr>
          <w:ilvl w:val="1"/>
          <w:numId w:val="80"/>
        </w:numPr>
        <w:spacing w:after="0" w:afterAutospacing="0"/>
        <w:ind w:left="1440" w:hanging="360"/>
      </w:pPr>
      <w:r w:rsidDel="00000000" w:rsidR="00000000" w:rsidRPr="00000000">
        <w:rPr>
          <w:rtl w:val="0"/>
        </w:rPr>
        <w:t xml:space="preserve">Negative values cause healing.</w:t>
      </w:r>
    </w:p>
    <w:p w:rsidR="00000000" w:rsidDel="00000000" w:rsidP="00000000" w:rsidRDefault="00000000" w:rsidRPr="00000000" w14:paraId="00000AEE">
      <w:pPr>
        <w:numPr>
          <w:ilvl w:val="0"/>
          <w:numId w:val="80"/>
        </w:numPr>
        <w:spacing w:after="0" w:afterAutospacing="0"/>
        <w:ind w:left="720" w:hanging="360"/>
      </w:pPr>
      <w:r w:rsidDel="00000000" w:rsidR="00000000" w:rsidRPr="00000000">
        <w:rPr>
          <w:rtl w:val="0"/>
        </w:rPr>
        <w:t xml:space="preserve">Killing things with finger of death causes them to explode.</w:t>
      </w:r>
    </w:p>
    <w:p w:rsidR="00000000" w:rsidDel="00000000" w:rsidP="00000000" w:rsidRDefault="00000000" w:rsidRPr="00000000" w14:paraId="00000AEF">
      <w:pPr>
        <w:numPr>
          <w:ilvl w:val="0"/>
          <w:numId w:val="80"/>
        </w:numPr>
        <w:ind w:left="720" w:hanging="360"/>
      </w:pPr>
      <w:r w:rsidDel="00000000" w:rsidR="00000000" w:rsidRPr="00000000">
        <w:rPr>
          <w:rtl w:val="0"/>
        </w:rPr>
        <w:t xml:space="preserve">Deals magic type damage</w:t>
      </w:r>
    </w:p>
    <w:p w:rsidR="00000000" w:rsidDel="00000000" w:rsidP="00000000" w:rsidRDefault="00000000" w:rsidRPr="00000000" w14:paraId="00000AF0">
      <w:pPr>
        <w:pStyle w:val="Heading2"/>
        <w:ind w:firstLine="720"/>
        <w:rPr/>
      </w:pPr>
      <w:bookmarkStart w:colFirst="0" w:colLast="0" w:name="_6nw552xyrm1u" w:id="212"/>
      <w:bookmarkEnd w:id="212"/>
      <w:r w:rsidDel="00000000" w:rsidR="00000000" w:rsidRPr="00000000">
        <w:rPr>
          <w:rtl w:val="0"/>
        </w:rPr>
        <w:t xml:space="preserve">-Firebolt / -Frost Bolt:</w:t>
      </w:r>
    </w:p>
    <w:p w:rsidR="00000000" w:rsidDel="00000000" w:rsidP="00000000" w:rsidRDefault="00000000" w:rsidRPr="00000000" w14:paraId="00000AF1">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0AF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F3">
      <w:pPr>
        <w:ind w:left="720" w:firstLine="720"/>
        <w:rPr/>
      </w:pPr>
      <w:r w:rsidDel="00000000" w:rsidR="00000000" w:rsidRPr="00000000">
        <w:rPr>
          <w:rtl w:val="0"/>
        </w:rPr>
        <w:t xml:space="preserve">RawCode: ACfb ACcb Awfb(orc warlock)</w:t>
      </w:r>
    </w:p>
    <w:p w:rsidR="00000000" w:rsidDel="00000000" w:rsidP="00000000" w:rsidRDefault="00000000" w:rsidRPr="00000000" w14:paraId="00000AF4">
      <w:pPr>
        <w:ind w:left="720" w:firstLine="720"/>
        <w:rPr/>
      </w:pPr>
      <w:r w:rsidDel="00000000" w:rsidR="00000000" w:rsidRPr="00000000">
        <w:rPr>
          <w:rtl w:val="0"/>
        </w:rPr>
        <w:t xml:space="preserve">Casting by AI: Spammed at every cool down, has preference to target heroes.</w:t>
      </w:r>
    </w:p>
    <w:p w:rsidR="00000000" w:rsidDel="00000000" w:rsidP="00000000" w:rsidRDefault="00000000" w:rsidRPr="00000000" w14:paraId="00000AF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F6">
      <w:pPr>
        <w:numPr>
          <w:ilvl w:val="0"/>
          <w:numId w:val="80"/>
        </w:numPr>
        <w:spacing w:after="0" w:afterAutospacing="0"/>
        <w:ind w:left="720" w:hanging="360"/>
      </w:pPr>
      <w:r w:rsidDel="00000000" w:rsidR="00000000" w:rsidRPr="00000000">
        <w:rPr>
          <w:rtl w:val="0"/>
        </w:rPr>
        <w:t xml:space="preserve">It’s actually Storm Bolt.</w:t>
      </w:r>
    </w:p>
    <w:p w:rsidR="00000000" w:rsidDel="00000000" w:rsidP="00000000" w:rsidRDefault="00000000" w:rsidRPr="00000000" w14:paraId="00000AF7">
      <w:pPr>
        <w:numPr>
          <w:ilvl w:val="0"/>
          <w:numId w:val="80"/>
        </w:numPr>
        <w:spacing w:after="0" w:afterAutospacing="0"/>
        <w:ind w:left="720" w:hanging="360"/>
      </w:pPr>
      <w:r w:rsidDel="00000000" w:rsidR="00000000" w:rsidRPr="00000000">
        <w:rPr>
          <w:rtl w:val="0"/>
        </w:rPr>
        <w:t xml:space="preserve">It has a separate order string from normal Thunderbolt. You can give a unit both Firebolt and Storm Bolt, and they won’t mess each other up.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w:t>
      </w:r>
    </w:p>
    <w:p w:rsidR="00000000" w:rsidDel="00000000" w:rsidP="00000000" w:rsidRDefault="00000000" w:rsidRPr="00000000" w14:paraId="00000AF8">
      <w:pPr>
        <w:numPr>
          <w:ilvl w:val="0"/>
          <w:numId w:val="80"/>
        </w:numPr>
        <w:ind w:left="720" w:hanging="360"/>
        <w:rPr>
          <w:color w:val="660000"/>
        </w:rPr>
      </w:pPr>
      <w:r w:rsidDel="00000000" w:rsidR="00000000" w:rsidRPr="00000000">
        <w:rPr>
          <w:color w:val="660000"/>
          <w:rtl w:val="0"/>
        </w:rPr>
        <w:t xml:space="preserve">Deals fire type damage</w:t>
      </w:r>
      <w:r w:rsidDel="00000000" w:rsidR="00000000" w:rsidRPr="00000000">
        <w:rPr>
          <w:rtl w:val="0"/>
        </w:rPr>
      </w:r>
    </w:p>
    <w:p w:rsidR="00000000" w:rsidDel="00000000" w:rsidP="00000000" w:rsidRDefault="00000000" w:rsidRPr="00000000" w14:paraId="00000AF9">
      <w:pPr>
        <w:pStyle w:val="Heading2"/>
        <w:ind w:firstLine="720"/>
        <w:rPr/>
      </w:pPr>
      <w:bookmarkStart w:colFirst="0" w:colLast="0" w:name="_np1r2q2dyv8x" w:id="213"/>
      <w:bookmarkEnd w:id="213"/>
      <w:r w:rsidDel="00000000" w:rsidR="00000000" w:rsidRPr="00000000">
        <w:rPr>
          <w:rtl w:val="0"/>
        </w:rPr>
        <w:t xml:space="preserve">-Frenzy:</w:t>
      </w:r>
    </w:p>
    <w:p w:rsidR="00000000" w:rsidDel="00000000" w:rsidP="00000000" w:rsidRDefault="00000000" w:rsidRPr="00000000" w14:paraId="00000AFA">
      <w:pPr>
        <w:rPr/>
      </w:pPr>
      <w:r w:rsidDel="00000000" w:rsidR="00000000" w:rsidRPr="00000000">
        <w:rPr>
          <w:rtl w:val="0"/>
        </w:rPr>
        <w:tab/>
        <w:tab/>
        <w:t xml:space="preserve">Tags: </w:t>
      </w:r>
      <w:r w:rsidDel="00000000" w:rsidR="00000000" w:rsidRPr="00000000">
        <w:rPr>
          <w:color w:val="0000ff"/>
          <w:rtl w:val="0"/>
        </w:rPr>
        <w:t xml:space="preserve">[Copy] [Autocast]</w:t>
      </w:r>
      <w:r w:rsidDel="00000000" w:rsidR="00000000" w:rsidRPr="00000000">
        <w:rPr>
          <w:rtl w:val="0"/>
        </w:rPr>
      </w:r>
    </w:p>
    <w:p w:rsidR="00000000" w:rsidDel="00000000" w:rsidP="00000000" w:rsidRDefault="00000000" w:rsidRPr="00000000" w14:paraId="00000AF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AFC">
      <w:pPr>
        <w:ind w:left="720" w:firstLine="720"/>
        <w:rPr/>
      </w:pPr>
      <w:r w:rsidDel="00000000" w:rsidR="00000000" w:rsidRPr="00000000">
        <w:rPr>
          <w:rtl w:val="0"/>
        </w:rPr>
        <w:t xml:space="preserve">RawCode: Afzy</w:t>
      </w:r>
    </w:p>
    <w:p w:rsidR="00000000" w:rsidDel="00000000" w:rsidP="00000000" w:rsidRDefault="00000000" w:rsidRPr="00000000" w14:paraId="00000AF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AFE">
      <w:pPr>
        <w:numPr>
          <w:ilvl w:val="0"/>
          <w:numId w:val="80"/>
        </w:numPr>
        <w:spacing w:after="0" w:afterAutospacing="0"/>
        <w:ind w:left="720" w:hanging="360"/>
      </w:pPr>
      <w:r w:rsidDel="00000000" w:rsidR="00000000" w:rsidRPr="00000000">
        <w:rPr>
          <w:rtl w:val="0"/>
        </w:rPr>
        <w:t xml:space="preserve">It’s a self cast version of Bloodlust.</w:t>
      </w:r>
      <w:r w:rsidDel="00000000" w:rsidR="00000000" w:rsidRPr="00000000">
        <w:rPr>
          <w:rtl w:val="0"/>
        </w:rPr>
      </w:r>
    </w:p>
    <w:p w:rsidR="00000000" w:rsidDel="00000000" w:rsidP="00000000" w:rsidRDefault="00000000" w:rsidRPr="00000000" w14:paraId="00000AFF">
      <w:pPr>
        <w:numPr>
          <w:ilvl w:val="1"/>
          <w:numId w:val="80"/>
        </w:numPr>
        <w:spacing w:after="0" w:afterAutospacing="0"/>
        <w:ind w:left="1440" w:hanging="360"/>
      </w:pPr>
      <w:r w:rsidDel="00000000" w:rsidR="00000000" w:rsidRPr="00000000">
        <w:rPr>
          <w:rtl w:val="0"/>
        </w:rPr>
        <w:t xml:space="preserve">In triggers it will trigger as a “Spell without a target” event.</w:t>
      </w:r>
    </w:p>
    <w:p w:rsidR="00000000" w:rsidDel="00000000" w:rsidP="00000000" w:rsidRDefault="00000000" w:rsidRPr="00000000" w14:paraId="00000B00">
      <w:pPr>
        <w:numPr>
          <w:ilvl w:val="0"/>
          <w:numId w:val="80"/>
        </w:numPr>
        <w:spacing w:after="0" w:afterAutospacing="0"/>
        <w:ind w:left="720" w:hanging="360"/>
      </w:pPr>
      <w:r w:rsidDel="00000000" w:rsidR="00000000" w:rsidRPr="00000000">
        <w:rPr>
          <w:rtl w:val="0"/>
        </w:rPr>
        <w:t xml:space="preserve">Stacks with Bloodlust (?) (Yes, Confirmed) </w:t>
      </w:r>
      <w:r w:rsidDel="00000000" w:rsidR="00000000" w:rsidRPr="00000000">
        <w:rPr>
          <w:color w:val="9900ff"/>
          <w:rtl w:val="0"/>
        </w:rPr>
        <w:t xml:space="preserve">(Rairus)</w:t>
      </w:r>
    </w:p>
    <w:p w:rsidR="00000000" w:rsidDel="00000000" w:rsidP="00000000" w:rsidRDefault="00000000" w:rsidRPr="00000000" w14:paraId="00000B01">
      <w:pPr>
        <w:numPr>
          <w:ilvl w:val="0"/>
          <w:numId w:val="80"/>
        </w:numPr>
        <w:spacing w:after="0" w:afterAutospacing="0"/>
        <w:ind w:left="720" w:hanging="360"/>
      </w:pPr>
      <w:r w:rsidDel="00000000" w:rsidR="00000000" w:rsidRPr="00000000">
        <w:rPr>
          <w:rtl w:val="0"/>
        </w:rPr>
        <w:t xml:space="preserve">Does not apply size changes (“Scaling Value” field deprecated. Very sad.) </w:t>
      </w:r>
      <w:r w:rsidDel="00000000" w:rsidR="00000000" w:rsidRPr="00000000">
        <w:rPr>
          <w:color w:val="9900ff"/>
          <w:rtl w:val="0"/>
        </w:rPr>
        <w:t xml:space="preserve">(Khyrberos)</w:t>
      </w:r>
    </w:p>
    <w:p w:rsidR="00000000" w:rsidDel="00000000" w:rsidP="00000000" w:rsidRDefault="00000000" w:rsidRPr="00000000" w14:paraId="00000B02">
      <w:pPr>
        <w:numPr>
          <w:ilvl w:val="0"/>
          <w:numId w:val="80"/>
        </w:numPr>
        <w:ind w:left="720" w:hanging="360"/>
      </w:pPr>
      <w:r w:rsidDel="00000000" w:rsidR="00000000" w:rsidRPr="00000000">
        <w:rPr>
          <w:rtl w:val="0"/>
        </w:rPr>
        <w:t xml:space="preserve">The buff cannot be stolen with Spell Steal. </w:t>
      </w:r>
    </w:p>
    <w:p w:rsidR="00000000" w:rsidDel="00000000" w:rsidP="00000000" w:rsidRDefault="00000000" w:rsidRPr="00000000" w14:paraId="00000B03">
      <w:pPr>
        <w:pStyle w:val="Heading2"/>
        <w:ind w:firstLine="720"/>
        <w:rPr/>
      </w:pPr>
      <w:bookmarkStart w:colFirst="0" w:colLast="0" w:name="_c0eupjdpu4av" w:id="214"/>
      <w:bookmarkEnd w:id="214"/>
      <w:r w:rsidDel="00000000" w:rsidR="00000000" w:rsidRPr="00000000">
        <w:rPr>
          <w:rtl w:val="0"/>
        </w:rPr>
        <w:t xml:space="preserve">-Hurl Boulder:</w:t>
      </w:r>
    </w:p>
    <w:p w:rsidR="00000000" w:rsidDel="00000000" w:rsidP="00000000" w:rsidRDefault="00000000" w:rsidRPr="00000000" w14:paraId="00000B04">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0B0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06">
      <w:pPr>
        <w:ind w:left="720" w:firstLine="720"/>
        <w:rPr/>
      </w:pPr>
      <w:r w:rsidDel="00000000" w:rsidR="00000000" w:rsidRPr="00000000">
        <w:rPr>
          <w:rtl w:val="0"/>
        </w:rPr>
        <w:t xml:space="preserve">RawCode: ACtb</w:t>
      </w:r>
    </w:p>
    <w:p w:rsidR="00000000" w:rsidDel="00000000" w:rsidP="00000000" w:rsidRDefault="00000000" w:rsidRPr="00000000" w14:paraId="00000B07">
      <w:pPr>
        <w:ind w:left="720" w:firstLine="720"/>
        <w:rPr/>
      </w:pPr>
      <w:r w:rsidDel="00000000" w:rsidR="00000000" w:rsidRPr="00000000">
        <w:rPr>
          <w:rtl w:val="0"/>
        </w:rPr>
        <w:t xml:space="preserve">Casting by AI: Spammed at every cool down, has preference to target heroes.</w:t>
      </w:r>
    </w:p>
    <w:p w:rsidR="00000000" w:rsidDel="00000000" w:rsidP="00000000" w:rsidRDefault="00000000" w:rsidRPr="00000000" w14:paraId="00000B0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09">
      <w:pPr>
        <w:numPr>
          <w:ilvl w:val="0"/>
          <w:numId w:val="80"/>
        </w:numPr>
        <w:spacing w:after="0" w:afterAutospacing="0"/>
        <w:ind w:left="720" w:hanging="360"/>
      </w:pPr>
      <w:r w:rsidDel="00000000" w:rsidR="00000000" w:rsidRPr="00000000">
        <w:rPr>
          <w:rtl w:val="0"/>
        </w:rPr>
        <w:t xml:space="preserve">It’s actually Storm Bolt.</w:t>
      </w:r>
    </w:p>
    <w:p w:rsidR="00000000" w:rsidDel="00000000" w:rsidP="00000000" w:rsidRDefault="00000000" w:rsidRPr="00000000" w14:paraId="00000B0A">
      <w:pPr>
        <w:numPr>
          <w:ilvl w:val="0"/>
          <w:numId w:val="80"/>
        </w:numPr>
        <w:spacing w:after="0" w:afterAutospacing="0"/>
        <w:ind w:left="720" w:hanging="360"/>
      </w:pPr>
      <w:r w:rsidDel="00000000" w:rsidR="00000000" w:rsidRPr="00000000">
        <w:rPr>
          <w:rtl w:val="0"/>
        </w:rPr>
        <w:t xml:space="preserve">It has a separate order string from normal Storm Bolt.</w:t>
      </w:r>
    </w:p>
    <w:p w:rsidR="00000000" w:rsidDel="00000000" w:rsidP="00000000" w:rsidRDefault="00000000" w:rsidRPr="00000000" w14:paraId="00000B0B">
      <w:pPr>
        <w:numPr>
          <w:ilvl w:val="0"/>
          <w:numId w:val="80"/>
        </w:numPr>
        <w:ind w:left="720" w:hanging="360"/>
      </w:pPr>
      <w:r w:rsidDel="00000000" w:rsidR="00000000" w:rsidRPr="00000000">
        <w:rPr>
          <w:rtl w:val="0"/>
        </w:rPr>
        <w:t xml:space="preserve">Deals sonic type damage</w:t>
      </w:r>
    </w:p>
    <w:p w:rsidR="00000000" w:rsidDel="00000000" w:rsidP="00000000" w:rsidRDefault="00000000" w:rsidRPr="00000000" w14:paraId="00000B0C">
      <w:pPr>
        <w:pStyle w:val="Heading2"/>
        <w:ind w:firstLine="720"/>
        <w:rPr/>
      </w:pPr>
      <w:bookmarkStart w:colFirst="0" w:colLast="0" w:name="_ibgb3tal87o2" w:id="215"/>
      <w:bookmarkEnd w:id="215"/>
      <w:r w:rsidDel="00000000" w:rsidR="00000000" w:rsidRPr="00000000">
        <w:rPr>
          <w:rtl w:val="0"/>
        </w:rPr>
        <w:t xml:space="preserve">-Kaboom!</w:t>
      </w:r>
    </w:p>
    <w:p w:rsidR="00000000" w:rsidDel="00000000" w:rsidP="00000000" w:rsidRDefault="00000000" w:rsidRPr="00000000" w14:paraId="00000B0D">
      <w:pPr>
        <w:rPr/>
      </w:pPr>
      <w:r w:rsidDel="00000000" w:rsidR="00000000" w:rsidRPr="00000000">
        <w:rPr>
          <w:rtl w:val="0"/>
        </w:rPr>
        <w:tab/>
        <w:tab/>
        <w:t xml:space="preserve">Tags: </w:t>
      </w:r>
      <w:r w:rsidDel="00000000" w:rsidR="00000000" w:rsidRPr="00000000">
        <w:rPr>
          <w:color w:val="0000ff"/>
          <w:rtl w:val="0"/>
        </w:rPr>
        <w:t xml:space="preserve">[Autocast]</w:t>
      </w:r>
      <w:r w:rsidDel="00000000" w:rsidR="00000000" w:rsidRPr="00000000">
        <w:rPr>
          <w:rtl w:val="0"/>
        </w:rPr>
      </w:r>
    </w:p>
    <w:p w:rsidR="00000000" w:rsidDel="00000000" w:rsidP="00000000" w:rsidRDefault="00000000" w:rsidRPr="00000000" w14:paraId="00000B0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0F">
      <w:pPr>
        <w:ind w:left="720" w:firstLine="720"/>
        <w:rPr/>
      </w:pPr>
      <w:r w:rsidDel="00000000" w:rsidR="00000000" w:rsidRPr="00000000">
        <w:rPr>
          <w:rtl w:val="0"/>
        </w:rPr>
        <w:t xml:space="preserve">RawCode: Asds Asdg Asd2 Asd3</w:t>
      </w:r>
    </w:p>
    <w:p w:rsidR="00000000" w:rsidDel="00000000" w:rsidP="00000000" w:rsidRDefault="00000000" w:rsidRPr="00000000" w14:paraId="00000B10">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1.28.5.7680</w:t>
      </w:r>
    </w:p>
    <w:p w:rsidR="00000000" w:rsidDel="00000000" w:rsidP="00000000" w:rsidRDefault="00000000" w:rsidRPr="00000000" w14:paraId="00000B11">
      <w:pPr>
        <w:numPr>
          <w:ilvl w:val="0"/>
          <w:numId w:val="80"/>
        </w:numPr>
        <w:spacing w:after="0" w:afterAutospacing="0"/>
        <w:ind w:left="720" w:hanging="360"/>
      </w:pPr>
      <w:r w:rsidDel="00000000" w:rsidR="00000000" w:rsidRPr="00000000">
        <w:rPr>
          <w:rtl w:val="0"/>
        </w:rPr>
        <w:t xml:space="preserve">“Data - Explodes on Death”</w:t>
      </w:r>
    </w:p>
    <w:p w:rsidR="00000000" w:rsidDel="00000000" w:rsidP="00000000" w:rsidRDefault="00000000" w:rsidRPr="00000000" w14:paraId="00000B12">
      <w:pPr>
        <w:numPr>
          <w:ilvl w:val="1"/>
          <w:numId w:val="80"/>
        </w:numPr>
        <w:spacing w:after="0" w:afterAutospacing="0"/>
        <w:ind w:left="1440" w:hanging="360"/>
      </w:pPr>
      <w:r w:rsidDel="00000000" w:rsidR="00000000" w:rsidRPr="00000000">
        <w:rPr>
          <w:rtl w:val="0"/>
        </w:rPr>
        <w:t xml:space="preserve">If set to true, then the caster explodes on death as if it was killed by finger of death.</w:t>
      </w:r>
    </w:p>
    <w:p w:rsidR="00000000" w:rsidDel="00000000" w:rsidP="00000000" w:rsidRDefault="00000000" w:rsidRPr="00000000" w14:paraId="00000B13">
      <w:pPr>
        <w:numPr>
          <w:ilvl w:val="0"/>
          <w:numId w:val="80"/>
        </w:numPr>
        <w:spacing w:after="0" w:afterAutospacing="0"/>
        <w:ind w:left="720" w:hanging="360"/>
      </w:pPr>
      <w:r w:rsidDel="00000000" w:rsidR="00000000" w:rsidRPr="00000000">
        <w:rPr>
          <w:rtl w:val="0"/>
        </w:rPr>
        <w:t xml:space="preserve">“Data - Damage Amount”</w:t>
      </w:r>
    </w:p>
    <w:p w:rsidR="00000000" w:rsidDel="00000000" w:rsidP="00000000" w:rsidRDefault="00000000" w:rsidRPr="00000000" w14:paraId="00000B14">
      <w:pPr>
        <w:numPr>
          <w:ilvl w:val="1"/>
          <w:numId w:val="80"/>
        </w:numPr>
        <w:spacing w:after="0" w:afterAutospacing="0"/>
        <w:ind w:left="1440" w:hanging="360"/>
      </w:pPr>
      <w:r w:rsidDel="00000000" w:rsidR="00000000" w:rsidRPr="00000000">
        <w:rPr>
          <w:rtl w:val="0"/>
        </w:rPr>
        <w:t xml:space="preserve">Negative values does not cause healing</w:t>
      </w:r>
    </w:p>
    <w:p w:rsidR="00000000" w:rsidDel="00000000" w:rsidP="00000000" w:rsidRDefault="00000000" w:rsidRPr="00000000" w14:paraId="00000B15">
      <w:pPr>
        <w:numPr>
          <w:ilvl w:val="0"/>
          <w:numId w:val="80"/>
        </w:numPr>
        <w:spacing w:after="0" w:afterAutospacing="0"/>
        <w:ind w:left="720" w:hanging="360"/>
        <w:rPr>
          <w:ins w:author="Florian Wege" w:id="68" w:date="2025-11-16T13:58:51Z"/>
        </w:rPr>
      </w:pPr>
      <w:ins w:author="Florian Wege" w:id="68" w:date="2025-11-16T13:58:51Z">
        <w:r w:rsidDel="00000000" w:rsidR="00000000" w:rsidRPr="00000000">
          <w:rPr>
            <w:rtl w:val="0"/>
          </w:rPr>
          <w:t xml:space="preserve">The AoE damage seems to have no unit limit (tested 10k units)..</w:t>
        </w:r>
        <w:r w:rsidDel="00000000" w:rsidR="00000000" w:rsidRPr="00000000">
          <w:rPr>
            <w:rtl w:val="0"/>
          </w:rPr>
        </w:r>
      </w:ins>
    </w:p>
    <w:p w:rsidR="00000000" w:rsidDel="00000000" w:rsidP="00000000" w:rsidRDefault="00000000" w:rsidRPr="00000000" w14:paraId="00000B16">
      <w:pPr>
        <w:numPr>
          <w:ilvl w:val="0"/>
          <w:numId w:val="80"/>
        </w:numPr>
        <w:ind w:left="720" w:hanging="360"/>
      </w:pPr>
      <w:r w:rsidDel="00000000" w:rsidR="00000000" w:rsidRPr="00000000">
        <w:rPr>
          <w:rtl w:val="0"/>
        </w:rPr>
        <w:t xml:space="preserve">Deals normal type damage</w:t>
      </w:r>
    </w:p>
    <w:p w:rsidR="00000000" w:rsidDel="00000000" w:rsidP="00000000" w:rsidRDefault="00000000" w:rsidRPr="00000000" w14:paraId="00000B17">
      <w:pPr>
        <w:pStyle w:val="Heading2"/>
        <w:ind w:firstLine="720"/>
        <w:rPr/>
      </w:pPr>
      <w:bookmarkStart w:colFirst="0" w:colLast="0" w:name="_lwe5e9weulcl" w:id="216"/>
      <w:bookmarkEnd w:id="216"/>
      <w:r w:rsidDel="00000000" w:rsidR="00000000" w:rsidRPr="00000000">
        <w:rPr>
          <w:rtl w:val="0"/>
        </w:rPr>
        <w:t xml:space="preserve">-Life Regeneration Aura:</w:t>
      </w:r>
    </w:p>
    <w:p w:rsidR="00000000" w:rsidDel="00000000" w:rsidP="00000000" w:rsidRDefault="00000000" w:rsidRPr="00000000" w14:paraId="00000B18">
      <w:pPr>
        <w:rPr/>
      </w:pPr>
      <w:r w:rsidDel="00000000" w:rsidR="00000000" w:rsidRPr="00000000">
        <w:rPr>
          <w:rtl w:val="0"/>
        </w:rPr>
        <w:tab/>
        <w:tab/>
        <w:t xml:space="preserve">Tags: </w:t>
      </w:r>
      <w:r w:rsidDel="00000000" w:rsidR="00000000" w:rsidRPr="00000000">
        <w:rPr>
          <w:color w:val="0000ff"/>
          <w:rtl w:val="0"/>
        </w:rPr>
        <w:t xml:space="preserve">[Healing] [Healing Over Time] [Damage Over Time]</w:t>
      </w:r>
      <w:r w:rsidDel="00000000" w:rsidR="00000000" w:rsidRPr="00000000">
        <w:rPr>
          <w:rtl w:val="0"/>
        </w:rPr>
      </w:r>
    </w:p>
    <w:p w:rsidR="00000000" w:rsidDel="00000000" w:rsidP="00000000" w:rsidRDefault="00000000" w:rsidRPr="00000000" w14:paraId="00000B1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1A">
      <w:pPr>
        <w:ind w:left="720" w:firstLine="720"/>
        <w:rPr/>
      </w:pPr>
      <w:r w:rsidDel="00000000" w:rsidR="00000000" w:rsidRPr="00000000">
        <w:rPr>
          <w:rtl w:val="0"/>
        </w:rPr>
        <w:t xml:space="preserve">RawCode: ACnr</w:t>
      </w:r>
    </w:p>
    <w:p w:rsidR="00000000" w:rsidDel="00000000" w:rsidP="00000000" w:rsidRDefault="00000000" w:rsidRPr="00000000" w14:paraId="00000B1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1.36</w:t>
      </w:r>
      <w:r w:rsidDel="00000000" w:rsidR="00000000" w:rsidRPr="00000000">
        <w:rPr>
          <w:rtl w:val="0"/>
        </w:rPr>
      </w:r>
    </w:p>
    <w:p w:rsidR="00000000" w:rsidDel="00000000" w:rsidP="00000000" w:rsidRDefault="00000000" w:rsidRPr="00000000" w14:paraId="00000B1C">
      <w:pPr>
        <w:numPr>
          <w:ilvl w:val="0"/>
          <w:numId w:val="80"/>
        </w:numPr>
        <w:spacing w:after="0" w:afterAutospacing="0"/>
        <w:ind w:left="720" w:hanging="360"/>
      </w:pPr>
      <w:r w:rsidDel="00000000" w:rsidR="00000000" w:rsidRPr="00000000">
        <w:rPr>
          <w:rtl w:val="0"/>
        </w:rPr>
        <w:t xml:space="preserve">Unlike most auras this does not put a buff on the buff UI (</w:t>
      </w:r>
      <w:r w:rsidDel="00000000" w:rsidR="00000000" w:rsidRPr="00000000">
        <w:rPr>
          <w:color w:val="9900ff"/>
          <w:rtl w:val="0"/>
        </w:rPr>
        <w:t xml:space="preserve">emperor_d3st</w:t>
      </w:r>
      <w:r w:rsidDel="00000000" w:rsidR="00000000" w:rsidRPr="00000000">
        <w:rPr>
          <w:rtl w:val="0"/>
        </w:rPr>
        <w:t xml:space="preserve">)</w:t>
      </w:r>
    </w:p>
    <w:p w:rsidR="00000000" w:rsidDel="00000000" w:rsidP="00000000" w:rsidRDefault="00000000" w:rsidRPr="00000000" w14:paraId="00000B1D">
      <w:pPr>
        <w:numPr>
          <w:ilvl w:val="0"/>
          <w:numId w:val="80"/>
        </w:numPr>
        <w:spacing w:after="0" w:afterAutospacing="0"/>
        <w:ind w:left="720" w:hanging="360"/>
      </w:pPr>
      <w:r w:rsidDel="00000000" w:rsidR="00000000" w:rsidRPr="00000000">
        <w:rPr>
          <w:rtl w:val="0"/>
        </w:rPr>
        <w:t xml:space="preserve">“Data - Percentage”</w:t>
      </w:r>
    </w:p>
    <w:p w:rsidR="00000000" w:rsidDel="00000000" w:rsidP="00000000" w:rsidRDefault="00000000" w:rsidRPr="00000000" w14:paraId="00000B1E">
      <w:pPr>
        <w:numPr>
          <w:ilvl w:val="1"/>
          <w:numId w:val="80"/>
        </w:numPr>
        <w:spacing w:after="0" w:afterAutospacing="0"/>
        <w:ind w:left="1440" w:hanging="360"/>
      </w:pPr>
      <w:r w:rsidDel="00000000" w:rsidR="00000000" w:rsidRPr="00000000">
        <w:rPr>
          <w:rtl w:val="0"/>
        </w:rPr>
        <w:t xml:space="preserve">When set to True it will heal a percentage of the unit’s max HP instead. A value of 0.01 is 1% healed per second. (</w:t>
      </w:r>
      <w:r w:rsidDel="00000000" w:rsidR="00000000" w:rsidRPr="00000000">
        <w:rPr>
          <w:color w:val="9900ff"/>
          <w:rtl w:val="0"/>
        </w:rPr>
        <w:t xml:space="preserve">emperor_d3st</w:t>
      </w:r>
      <w:r w:rsidDel="00000000" w:rsidR="00000000" w:rsidRPr="00000000">
        <w:rPr>
          <w:rtl w:val="0"/>
        </w:rPr>
        <w:t xml:space="preserve">)</w:t>
      </w:r>
    </w:p>
    <w:p w:rsidR="00000000" w:rsidDel="00000000" w:rsidP="00000000" w:rsidRDefault="00000000" w:rsidRPr="00000000" w14:paraId="00000B1F">
      <w:pPr>
        <w:numPr>
          <w:ilvl w:val="0"/>
          <w:numId w:val="80"/>
        </w:numPr>
        <w:spacing w:after="0" w:afterAutospacing="0"/>
        <w:ind w:left="720" w:hanging="360"/>
      </w:pPr>
      <w:r w:rsidDel="00000000" w:rsidR="00000000" w:rsidRPr="00000000">
        <w:rPr>
          <w:rtl w:val="0"/>
        </w:rPr>
        <w:t xml:space="preserve">“Data - Amount of Hit Points”</w:t>
      </w:r>
    </w:p>
    <w:p w:rsidR="00000000" w:rsidDel="00000000" w:rsidP="00000000" w:rsidRDefault="00000000" w:rsidRPr="00000000" w14:paraId="00000B20">
      <w:pPr>
        <w:numPr>
          <w:ilvl w:val="1"/>
          <w:numId w:val="80"/>
        </w:numPr>
        <w:spacing w:after="0" w:afterAutospacing="0"/>
        <w:ind w:left="1440" w:hanging="360"/>
      </w:pPr>
      <w:r w:rsidDel="00000000" w:rsidR="00000000" w:rsidRPr="00000000">
        <w:rPr>
          <w:rtl w:val="0"/>
        </w:rPr>
        <w:t xml:space="preserve">Negative values cause damage.</w:t>
      </w:r>
    </w:p>
    <w:p w:rsidR="00000000" w:rsidDel="00000000" w:rsidP="00000000" w:rsidRDefault="00000000" w:rsidRPr="00000000" w14:paraId="00000B21">
      <w:pPr>
        <w:numPr>
          <w:ilvl w:val="1"/>
          <w:numId w:val="80"/>
        </w:numPr>
        <w:ind w:left="1440" w:hanging="360"/>
      </w:pPr>
      <w:r w:rsidDel="00000000" w:rsidR="00000000" w:rsidRPr="00000000">
        <w:rPr>
          <w:rtl w:val="0"/>
        </w:rPr>
        <w:t xml:space="preserve">If the unit has full health it won’t start taking damage until it’s decreased.</w:t>
      </w:r>
    </w:p>
    <w:p w:rsidR="00000000" w:rsidDel="00000000" w:rsidP="00000000" w:rsidRDefault="00000000" w:rsidRPr="00000000" w14:paraId="00000B22">
      <w:pPr>
        <w:pStyle w:val="Heading2"/>
        <w:ind w:firstLine="720"/>
        <w:rPr/>
      </w:pPr>
      <w:bookmarkStart w:colFirst="0" w:colLast="0" w:name="_uym9shttdu9b" w:id="217"/>
      <w:bookmarkEnd w:id="217"/>
      <w:r w:rsidDel="00000000" w:rsidR="00000000" w:rsidRPr="00000000">
        <w:rPr>
          <w:rtl w:val="0"/>
        </w:rPr>
        <w:t xml:space="preserve">-Life Steal:</w:t>
      </w:r>
    </w:p>
    <w:p w:rsidR="00000000" w:rsidDel="00000000" w:rsidP="00000000" w:rsidRDefault="00000000" w:rsidRPr="00000000" w14:paraId="00000B23">
      <w:pPr>
        <w:rPr/>
      </w:pPr>
      <w:r w:rsidDel="00000000" w:rsidR="00000000" w:rsidRPr="00000000">
        <w:rPr>
          <w:rtl w:val="0"/>
        </w:rPr>
        <w:tab/>
        <w:tab/>
        <w:t xml:space="preserve">Tags: </w:t>
      </w:r>
      <w:r w:rsidDel="00000000" w:rsidR="00000000" w:rsidRPr="00000000">
        <w:rPr>
          <w:color w:val="0000ff"/>
          <w:rtl w:val="0"/>
        </w:rPr>
        <w:t xml:space="preserve">[Healing]</w:t>
      </w:r>
      <w:r w:rsidDel="00000000" w:rsidR="00000000" w:rsidRPr="00000000">
        <w:rPr>
          <w:rtl w:val="0"/>
        </w:rPr>
      </w:r>
    </w:p>
    <w:p w:rsidR="00000000" w:rsidDel="00000000" w:rsidP="00000000" w:rsidRDefault="00000000" w:rsidRPr="00000000" w14:paraId="00000B2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25">
      <w:pPr>
        <w:ind w:left="720" w:firstLine="720"/>
        <w:rPr/>
      </w:pPr>
      <w:r w:rsidDel="00000000" w:rsidR="00000000" w:rsidRPr="00000000">
        <w:rPr>
          <w:rtl w:val="0"/>
        </w:rPr>
        <w:t xml:space="preserve">RawCode: SCva</w:t>
      </w:r>
    </w:p>
    <w:p w:rsidR="00000000" w:rsidDel="00000000" w:rsidP="00000000" w:rsidRDefault="00000000" w:rsidRPr="00000000" w14:paraId="00000B2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1.36</w:t>
      </w:r>
      <w:r w:rsidDel="00000000" w:rsidR="00000000" w:rsidRPr="00000000">
        <w:rPr>
          <w:rtl w:val="0"/>
        </w:rPr>
      </w:r>
    </w:p>
    <w:p w:rsidR="00000000" w:rsidDel="00000000" w:rsidP="00000000" w:rsidRDefault="00000000" w:rsidRPr="00000000" w14:paraId="00000B27">
      <w:pPr>
        <w:numPr>
          <w:ilvl w:val="0"/>
          <w:numId w:val="80"/>
        </w:numPr>
        <w:spacing w:after="0" w:afterAutospacing="0"/>
        <w:ind w:left="720" w:hanging="360"/>
      </w:pPr>
      <w:r w:rsidDel="00000000" w:rsidR="00000000" w:rsidRPr="00000000">
        <w:rPr>
          <w:rtl w:val="0"/>
        </w:rPr>
        <w:t xml:space="preserve">“Data - Life Stolen Per Attack”</w:t>
      </w:r>
    </w:p>
    <w:p w:rsidR="00000000" w:rsidDel="00000000" w:rsidP="00000000" w:rsidRDefault="00000000" w:rsidRPr="00000000" w14:paraId="00000B28">
      <w:pPr>
        <w:numPr>
          <w:ilvl w:val="1"/>
          <w:numId w:val="80"/>
        </w:numPr>
        <w:spacing w:after="0" w:afterAutospacing="0"/>
        <w:ind w:left="1440" w:hanging="360"/>
      </w:pPr>
      <w:r w:rsidDel="00000000" w:rsidR="00000000" w:rsidRPr="00000000">
        <w:rPr>
          <w:rtl w:val="0"/>
        </w:rPr>
        <w:t xml:space="preserve">Negative values cause damage instead.</w:t>
      </w:r>
    </w:p>
    <w:p w:rsidR="00000000" w:rsidDel="00000000" w:rsidP="00000000" w:rsidRDefault="00000000" w:rsidRPr="00000000" w14:paraId="00000B29">
      <w:pPr>
        <w:numPr>
          <w:ilvl w:val="1"/>
          <w:numId w:val="80"/>
        </w:numPr>
        <w:spacing w:after="0" w:afterAutospacing="0"/>
        <w:ind w:left="1440" w:hanging="360"/>
      </w:pPr>
      <w:r w:rsidDel="00000000" w:rsidR="00000000" w:rsidRPr="00000000">
        <w:rPr>
          <w:rtl w:val="0"/>
        </w:rPr>
        <w:t xml:space="preserve">Heals the X% of the final damage dealt.</w:t>
      </w:r>
    </w:p>
    <w:p w:rsidR="00000000" w:rsidDel="00000000" w:rsidP="00000000" w:rsidRDefault="00000000" w:rsidRPr="00000000" w14:paraId="00000B2A">
      <w:pPr>
        <w:numPr>
          <w:ilvl w:val="0"/>
          <w:numId w:val="80"/>
        </w:numPr>
        <w:spacing w:after="0" w:afterAutospacing="0"/>
        <w:ind w:left="720" w:hanging="360"/>
      </w:pPr>
      <w:r w:rsidDel="00000000" w:rsidR="00000000" w:rsidRPr="00000000">
        <w:rPr>
          <w:rtl w:val="0"/>
        </w:rPr>
        <w:t xml:space="preserve">Always hidden in the UI. (Except Hero Level Up menu)</w:t>
      </w:r>
    </w:p>
    <w:p w:rsidR="00000000" w:rsidDel="00000000" w:rsidP="00000000" w:rsidRDefault="00000000" w:rsidRPr="00000000" w14:paraId="00000B2B">
      <w:pPr>
        <w:numPr>
          <w:ilvl w:val="0"/>
          <w:numId w:val="80"/>
        </w:numPr>
        <w:ind w:left="720" w:hanging="360"/>
      </w:pPr>
      <w:r w:rsidDel="00000000" w:rsidR="00000000" w:rsidRPr="00000000">
        <w:rPr>
          <w:rtl w:val="0"/>
        </w:rPr>
        <w:t xml:space="preserve">Changes the art of the projectile of the unit if it has a ranged attack</w:t>
      </w:r>
    </w:p>
    <w:p w:rsidR="00000000" w:rsidDel="00000000" w:rsidP="00000000" w:rsidRDefault="00000000" w:rsidRPr="00000000" w14:paraId="00000B2C">
      <w:pPr>
        <w:pStyle w:val="Heading2"/>
        <w:ind w:firstLine="720"/>
        <w:rPr/>
      </w:pPr>
      <w:bookmarkStart w:colFirst="0" w:colLast="0" w:name="_vdncy69wrosv" w:id="218"/>
      <w:bookmarkEnd w:id="218"/>
      <w:r w:rsidDel="00000000" w:rsidR="00000000" w:rsidRPr="00000000">
        <w:rPr>
          <w:rtl w:val="0"/>
        </w:rPr>
        <w:t xml:space="preserve">-Mind Rot:</w:t>
      </w:r>
    </w:p>
    <w:p w:rsidR="00000000" w:rsidDel="00000000" w:rsidP="00000000" w:rsidRDefault="00000000" w:rsidRPr="00000000" w14:paraId="00000B2D">
      <w:pPr>
        <w:rPr/>
      </w:pPr>
      <w:r w:rsidDel="00000000" w:rsidR="00000000" w:rsidRPr="00000000">
        <w:rPr>
          <w:rtl w:val="0"/>
        </w:rPr>
        <w:tab/>
        <w:tab/>
        <w:t xml:space="preserve">Tags: </w:t>
      </w:r>
      <w:r w:rsidDel="00000000" w:rsidR="00000000" w:rsidRPr="00000000">
        <w:rPr>
          <w:color w:val="0000ff"/>
          <w:rtl w:val="0"/>
        </w:rPr>
        <w:t xml:space="preserve">[Mana Drain] [Mana Regen]</w:t>
      </w:r>
      <w:r w:rsidDel="00000000" w:rsidR="00000000" w:rsidRPr="00000000">
        <w:rPr>
          <w:rtl w:val="0"/>
        </w:rPr>
      </w:r>
    </w:p>
    <w:p w:rsidR="00000000" w:rsidDel="00000000" w:rsidP="00000000" w:rsidRDefault="00000000" w:rsidRPr="00000000" w14:paraId="00000B2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Should have an anime picture as its icon</w:t>
      </w:r>
    </w:p>
    <w:p w:rsidR="00000000" w:rsidDel="00000000" w:rsidP="00000000" w:rsidRDefault="00000000" w:rsidRPr="00000000" w14:paraId="00000B2F">
      <w:pPr>
        <w:ind w:left="720" w:firstLine="720"/>
        <w:rPr/>
      </w:pPr>
      <w:r w:rsidDel="00000000" w:rsidR="00000000" w:rsidRPr="00000000">
        <w:rPr>
          <w:rtl w:val="0"/>
        </w:rPr>
        <w:t xml:space="preserve">RawCode: ANmr</w:t>
      </w:r>
    </w:p>
    <w:p w:rsidR="00000000" w:rsidDel="00000000" w:rsidP="00000000" w:rsidRDefault="00000000" w:rsidRPr="00000000" w14:paraId="00000B3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31">
      <w:pPr>
        <w:numPr>
          <w:ilvl w:val="0"/>
          <w:numId w:val="80"/>
        </w:numPr>
        <w:spacing w:after="0" w:afterAutospacing="0"/>
        <w:ind w:left="720" w:hanging="360"/>
      </w:pPr>
      <w:r w:rsidDel="00000000" w:rsidR="00000000" w:rsidRPr="00000000">
        <w:rPr>
          <w:rtl w:val="0"/>
        </w:rPr>
        <w:t xml:space="preserve">“Data - Mana Drained per Second”</w:t>
      </w:r>
    </w:p>
    <w:p w:rsidR="00000000" w:rsidDel="00000000" w:rsidP="00000000" w:rsidRDefault="00000000" w:rsidRPr="00000000" w14:paraId="00000B32">
      <w:pPr>
        <w:numPr>
          <w:ilvl w:val="1"/>
          <w:numId w:val="80"/>
        </w:numPr>
        <w:spacing w:after="0" w:afterAutospacing="0"/>
        <w:ind w:left="1440" w:hanging="360"/>
      </w:pPr>
      <w:r w:rsidDel="00000000" w:rsidR="00000000" w:rsidRPr="00000000">
        <w:rPr>
          <w:rtl w:val="0"/>
        </w:rPr>
        <w:t xml:space="preserve">Negative values cause the target to regenerate mana instead.</w:t>
      </w:r>
    </w:p>
    <w:p w:rsidR="00000000" w:rsidDel="00000000" w:rsidP="00000000" w:rsidRDefault="00000000" w:rsidRPr="00000000" w14:paraId="00000B33">
      <w:pPr>
        <w:numPr>
          <w:ilvl w:val="0"/>
          <w:numId w:val="80"/>
        </w:numPr>
        <w:ind w:left="720" w:hanging="360"/>
      </w:pPr>
      <w:r w:rsidDel="00000000" w:rsidR="00000000" w:rsidRPr="00000000">
        <w:rPr>
          <w:rtl w:val="0"/>
        </w:rPr>
        <w:t xml:space="preserve">The Buff is lost when the unit's Mana drops to 0.1 or lower.</w:t>
      </w:r>
    </w:p>
    <w:p w:rsidR="00000000" w:rsidDel="00000000" w:rsidP="00000000" w:rsidRDefault="00000000" w:rsidRPr="00000000" w14:paraId="00000B34">
      <w:pPr>
        <w:pStyle w:val="Heading2"/>
        <w:ind w:firstLine="720"/>
        <w:rPr/>
      </w:pPr>
      <w:bookmarkStart w:colFirst="0" w:colLast="0" w:name="_l66zhtgoa9bx" w:id="219"/>
      <w:bookmarkEnd w:id="219"/>
      <w:r w:rsidDel="00000000" w:rsidR="00000000" w:rsidRPr="00000000">
        <w:rPr>
          <w:rtl w:val="0"/>
        </w:rPr>
        <w:t xml:space="preserve">-Mana Regeneration:</w:t>
      </w:r>
    </w:p>
    <w:p w:rsidR="00000000" w:rsidDel="00000000" w:rsidP="00000000" w:rsidRDefault="00000000" w:rsidRPr="00000000" w14:paraId="00000B35">
      <w:pPr>
        <w:rPr/>
      </w:pPr>
      <w:r w:rsidDel="00000000" w:rsidR="00000000" w:rsidRPr="00000000">
        <w:rPr>
          <w:rtl w:val="0"/>
        </w:rPr>
        <w:tab/>
        <w:tab/>
        <w:t xml:space="preserve">Tags: </w:t>
      </w:r>
      <w:r w:rsidDel="00000000" w:rsidR="00000000" w:rsidRPr="00000000">
        <w:rPr>
          <w:color w:val="0000ff"/>
          <w:rtl w:val="0"/>
        </w:rPr>
        <w:t xml:space="preserve">[Mana Regen]</w:t>
      </w:r>
      <w:r w:rsidDel="00000000" w:rsidR="00000000" w:rsidRPr="00000000">
        <w:rPr>
          <w:rtl w:val="0"/>
        </w:rPr>
      </w:r>
    </w:p>
    <w:p w:rsidR="00000000" w:rsidDel="00000000" w:rsidP="00000000" w:rsidRDefault="00000000" w:rsidRPr="00000000" w14:paraId="00000B3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37">
      <w:pPr>
        <w:ind w:left="720" w:firstLine="720"/>
        <w:rPr/>
      </w:pPr>
      <w:r w:rsidDel="00000000" w:rsidR="00000000" w:rsidRPr="00000000">
        <w:rPr>
          <w:rtl w:val="0"/>
        </w:rPr>
        <w:t xml:space="preserve">RawCode: ANre</w:t>
      </w:r>
    </w:p>
    <w:p w:rsidR="00000000" w:rsidDel="00000000" w:rsidP="00000000" w:rsidRDefault="00000000" w:rsidRPr="00000000" w14:paraId="00000B3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1.36</w:t>
      </w:r>
      <w:r w:rsidDel="00000000" w:rsidR="00000000" w:rsidRPr="00000000">
        <w:rPr>
          <w:rtl w:val="0"/>
        </w:rPr>
      </w:r>
    </w:p>
    <w:p w:rsidR="00000000" w:rsidDel="00000000" w:rsidP="00000000" w:rsidRDefault="00000000" w:rsidRPr="00000000" w14:paraId="00000B39">
      <w:pPr>
        <w:numPr>
          <w:ilvl w:val="0"/>
          <w:numId w:val="80"/>
        </w:numPr>
        <w:spacing w:after="0" w:afterAutospacing="0"/>
        <w:ind w:left="720" w:hanging="360"/>
      </w:pPr>
      <w:r w:rsidDel="00000000" w:rsidR="00000000" w:rsidRPr="00000000">
        <w:rPr>
          <w:rtl w:val="0"/>
        </w:rPr>
        <w:t xml:space="preserve">Unlike most auras this does not put a buff on the buff UI (</w:t>
      </w:r>
      <w:r w:rsidDel="00000000" w:rsidR="00000000" w:rsidRPr="00000000">
        <w:rPr>
          <w:color w:val="9900ff"/>
          <w:rtl w:val="0"/>
        </w:rPr>
        <w:t xml:space="preserve">emperor_d3st</w:t>
      </w:r>
      <w:r w:rsidDel="00000000" w:rsidR="00000000" w:rsidRPr="00000000">
        <w:rPr>
          <w:rtl w:val="0"/>
        </w:rPr>
        <w:t xml:space="preserve">)</w:t>
      </w:r>
    </w:p>
    <w:p w:rsidR="00000000" w:rsidDel="00000000" w:rsidP="00000000" w:rsidRDefault="00000000" w:rsidRPr="00000000" w14:paraId="00000B3A">
      <w:pPr>
        <w:numPr>
          <w:ilvl w:val="1"/>
          <w:numId w:val="80"/>
        </w:numPr>
        <w:spacing w:after="0" w:afterAutospacing="0"/>
        <w:ind w:left="1440" w:hanging="360"/>
      </w:pPr>
      <w:r w:rsidDel="00000000" w:rsidR="00000000" w:rsidRPr="00000000">
        <w:rPr>
          <w:rtl w:val="0"/>
        </w:rPr>
        <w:t xml:space="preserve">Will give a default one showing mana regen</w:t>
      </w:r>
    </w:p>
    <w:p w:rsidR="00000000" w:rsidDel="00000000" w:rsidP="00000000" w:rsidRDefault="00000000" w:rsidRPr="00000000" w14:paraId="00000B3B">
      <w:pPr>
        <w:numPr>
          <w:ilvl w:val="1"/>
          <w:numId w:val="80"/>
        </w:numPr>
        <w:spacing w:after="0" w:afterAutospacing="0"/>
        <w:ind w:left="1440" w:hanging="360"/>
      </w:pPr>
      <w:r w:rsidDel="00000000" w:rsidR="00000000" w:rsidRPr="00000000">
        <w:rPr>
          <w:rtl w:val="0"/>
        </w:rPr>
        <w:t xml:space="preserve">Can be replaced by any buff, changing effectively the visuals</w:t>
      </w:r>
    </w:p>
    <w:p w:rsidR="00000000" w:rsidDel="00000000" w:rsidP="00000000" w:rsidRDefault="00000000" w:rsidRPr="00000000" w14:paraId="00000B3C">
      <w:pPr>
        <w:numPr>
          <w:ilvl w:val="0"/>
          <w:numId w:val="80"/>
        </w:numPr>
        <w:spacing w:after="0" w:afterAutospacing="0"/>
        <w:ind w:left="720" w:hanging="360"/>
      </w:pPr>
      <w:r w:rsidDel="00000000" w:rsidR="00000000" w:rsidRPr="00000000">
        <w:rPr>
          <w:rtl w:val="0"/>
        </w:rPr>
        <w:t xml:space="preserve">“Data - Percentage”</w:t>
      </w:r>
    </w:p>
    <w:p w:rsidR="00000000" w:rsidDel="00000000" w:rsidP="00000000" w:rsidRDefault="00000000" w:rsidRPr="00000000" w14:paraId="00000B3D">
      <w:pPr>
        <w:numPr>
          <w:ilvl w:val="1"/>
          <w:numId w:val="80"/>
        </w:numPr>
        <w:spacing w:after="0" w:afterAutospacing="0"/>
        <w:ind w:left="1440" w:hanging="360"/>
      </w:pPr>
      <w:r w:rsidDel="00000000" w:rsidR="00000000" w:rsidRPr="00000000">
        <w:rPr>
          <w:rtl w:val="0"/>
        </w:rPr>
        <w:t xml:space="preserve">When set to True it will heal a percentage of the unit’s max Mana instead. A value of 0.01 is 1% recovered per second. (</w:t>
      </w:r>
      <w:r w:rsidDel="00000000" w:rsidR="00000000" w:rsidRPr="00000000">
        <w:rPr>
          <w:color w:val="9900ff"/>
          <w:rtl w:val="0"/>
        </w:rPr>
        <w:t xml:space="preserve">emperor_d3st</w:t>
      </w:r>
      <w:r w:rsidDel="00000000" w:rsidR="00000000" w:rsidRPr="00000000">
        <w:rPr>
          <w:rtl w:val="0"/>
        </w:rPr>
        <w:t xml:space="preserve">)</w:t>
      </w:r>
    </w:p>
    <w:p w:rsidR="00000000" w:rsidDel="00000000" w:rsidP="00000000" w:rsidRDefault="00000000" w:rsidRPr="00000000" w14:paraId="00000B3E">
      <w:pPr>
        <w:numPr>
          <w:ilvl w:val="0"/>
          <w:numId w:val="80"/>
        </w:numPr>
        <w:spacing w:after="0" w:afterAutospacing="0"/>
        <w:ind w:left="720" w:hanging="360"/>
      </w:pPr>
      <w:r w:rsidDel="00000000" w:rsidR="00000000" w:rsidRPr="00000000">
        <w:rPr>
          <w:rtl w:val="0"/>
        </w:rPr>
        <w:t xml:space="preserve">“Data - Amount Regenerated”</w:t>
      </w:r>
    </w:p>
    <w:p w:rsidR="00000000" w:rsidDel="00000000" w:rsidP="00000000" w:rsidRDefault="00000000" w:rsidRPr="00000000" w14:paraId="00000B3F">
      <w:pPr>
        <w:numPr>
          <w:ilvl w:val="1"/>
          <w:numId w:val="80"/>
        </w:numPr>
        <w:ind w:left="1440" w:hanging="360"/>
      </w:pPr>
      <w:r w:rsidDel="00000000" w:rsidR="00000000" w:rsidRPr="00000000">
        <w:rPr>
          <w:rtl w:val="0"/>
        </w:rPr>
        <w:t xml:space="preserve">Negative values cause unit to start losing mana instead. (</w:t>
      </w:r>
      <w:r w:rsidDel="00000000" w:rsidR="00000000" w:rsidRPr="00000000">
        <w:rPr>
          <w:color w:val="9900ff"/>
          <w:rtl w:val="0"/>
        </w:rPr>
        <w:t xml:space="preserve">emperor_d3st</w:t>
      </w:r>
      <w:r w:rsidDel="00000000" w:rsidR="00000000" w:rsidRPr="00000000">
        <w:rPr>
          <w:rtl w:val="0"/>
        </w:rPr>
        <w:t xml:space="preserve">)</w:t>
      </w:r>
    </w:p>
    <w:p w:rsidR="00000000" w:rsidDel="00000000" w:rsidP="00000000" w:rsidRDefault="00000000" w:rsidRPr="00000000" w14:paraId="00000B40">
      <w:pPr>
        <w:pStyle w:val="Heading2"/>
        <w:ind w:firstLine="720"/>
        <w:rPr/>
      </w:pPr>
      <w:bookmarkStart w:colFirst="0" w:colLast="0" w:name="_k4fmbkyq6zat" w:id="220"/>
      <w:bookmarkEnd w:id="220"/>
      <w:r w:rsidDel="00000000" w:rsidR="00000000" w:rsidRPr="00000000">
        <w:rPr>
          <w:rtl w:val="0"/>
        </w:rPr>
        <w:t xml:space="preserve">-Parasite: </w:t>
      </w:r>
      <w:ins w:author="Aldo Mam Sul" w:id="69" w:date="2026-06-20T21:50:07Z">
        <w:r w:rsidDel="00000000" w:rsidR="00000000" w:rsidRPr="00000000">
          <w:rPr>
            <w:rtl w:val="0"/>
          </w:rPr>
          <w:t xml:space="preserve">buff</w:t>
        </w:r>
      </w:ins>
      <w:r w:rsidDel="00000000" w:rsidR="00000000" w:rsidRPr="00000000">
        <w:rPr>
          <w:rtl w:val="0"/>
        </w:rPr>
      </w:r>
    </w:p>
    <w:p w:rsidR="00000000" w:rsidDel="00000000" w:rsidP="00000000" w:rsidRDefault="00000000" w:rsidRPr="00000000" w14:paraId="00000B41">
      <w:pPr>
        <w:rPr/>
      </w:pPr>
      <w:r w:rsidDel="00000000" w:rsidR="00000000" w:rsidRPr="00000000">
        <w:rPr>
          <w:rtl w:val="0"/>
        </w:rPr>
        <w:tab/>
        <w:tab/>
        <w:t xml:space="preserve">Tags: </w:t>
      </w:r>
      <w:r w:rsidDel="00000000" w:rsidR="00000000" w:rsidRPr="00000000">
        <w:rPr>
          <w:color w:val="0000ff"/>
          <w:rtl w:val="0"/>
        </w:rPr>
        <w:t xml:space="preserve">[Summon] [Damage Over time] [Attackspeed Increase] [Attackspeed Decrease] [Movespeed Increase] [Movespeed Decrease] [Autocast]</w:t>
      </w:r>
      <w:r w:rsidDel="00000000" w:rsidR="00000000" w:rsidRPr="00000000">
        <w:rPr>
          <w:rtl w:val="0"/>
        </w:rPr>
      </w:r>
    </w:p>
    <w:p w:rsidR="00000000" w:rsidDel="00000000" w:rsidP="00000000" w:rsidRDefault="00000000" w:rsidRPr="00000000" w14:paraId="00000B42">
      <w:pPr>
        <w:ind w:left="720" w:firstLine="720"/>
        <w:rPr/>
      </w:pPr>
      <w:r w:rsidDel="00000000" w:rsidR="00000000" w:rsidRPr="00000000">
        <w:rPr>
          <w:rtl w:val="0"/>
        </w:rPr>
        <w:t xml:space="preserve">Notes: This single target ability at its default stage, when cast, deals damage over time and spawns a unit upon its victims death. Can not be Dispelled</w:t>
      </w:r>
    </w:p>
    <w:p w:rsidR="00000000" w:rsidDel="00000000" w:rsidP="00000000" w:rsidRDefault="00000000" w:rsidRPr="00000000" w14:paraId="00000B43">
      <w:pPr>
        <w:ind w:left="720" w:firstLine="720"/>
        <w:rPr>
          <w:color w:val="ff9900"/>
        </w:rPr>
      </w:pPr>
      <w:r w:rsidDel="00000000" w:rsidR="00000000" w:rsidRPr="00000000">
        <w:rPr>
          <w:rtl w:val="0"/>
        </w:rPr>
        <w:t xml:space="preserve">Casting by AI:  Always cast on the furthest target inside the range</w:t>
      </w:r>
      <w:r w:rsidDel="00000000" w:rsidR="00000000" w:rsidRPr="00000000">
        <w:rPr>
          <w:rtl w:val="0"/>
        </w:rPr>
      </w:r>
    </w:p>
    <w:p w:rsidR="00000000" w:rsidDel="00000000" w:rsidP="00000000" w:rsidRDefault="00000000" w:rsidRPr="00000000" w14:paraId="00000B44">
      <w:pPr>
        <w:ind w:left="720" w:firstLine="720"/>
        <w:rPr/>
      </w:pPr>
      <w:r w:rsidDel="00000000" w:rsidR="00000000" w:rsidRPr="00000000">
        <w:rPr>
          <w:rtl w:val="0"/>
        </w:rPr>
        <w:t xml:space="preserve">RawCode: ANpa ACpa(eredar)</w:t>
      </w:r>
    </w:p>
    <w:p w:rsidR="00000000" w:rsidDel="00000000" w:rsidP="00000000" w:rsidRDefault="00000000" w:rsidRPr="00000000" w14:paraId="00000B4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46">
      <w:pPr>
        <w:numPr>
          <w:ilvl w:val="0"/>
          <w:numId w:val="80"/>
        </w:numPr>
        <w:spacing w:after="0" w:afterAutospacing="0"/>
        <w:ind w:left="720" w:hanging="360"/>
      </w:pPr>
      <w:r w:rsidDel="00000000" w:rsidR="00000000" w:rsidRPr="00000000">
        <w:rPr>
          <w:rtl w:val="0"/>
        </w:rPr>
        <w:t xml:space="preserve">Functions like a unit-, autocastable- version of “Doom”.</w:t>
      </w:r>
    </w:p>
    <w:p w:rsidR="00000000" w:rsidDel="00000000" w:rsidP="00000000" w:rsidRDefault="00000000" w:rsidRPr="00000000" w14:paraId="00000B47">
      <w:pPr>
        <w:numPr>
          <w:ilvl w:val="0"/>
          <w:numId w:val="80"/>
        </w:numPr>
        <w:spacing w:after="0" w:afterAutospacing="0"/>
        <w:ind w:left="720" w:hanging="360"/>
      </w:pPr>
      <w:r w:rsidDel="00000000" w:rsidR="00000000" w:rsidRPr="00000000">
        <w:rPr>
          <w:rtl w:val="0"/>
        </w:rPr>
        <w:t xml:space="preserve">Like Doom, the debuff cannot be dispelled.</w:t>
      </w:r>
    </w:p>
    <w:p w:rsidR="00000000" w:rsidDel="00000000" w:rsidP="00000000" w:rsidRDefault="00000000" w:rsidRPr="00000000" w14:paraId="00000B48">
      <w:pPr>
        <w:numPr>
          <w:ilvl w:val="0"/>
          <w:numId w:val="80"/>
        </w:numPr>
        <w:spacing w:after="0" w:afterAutospacing="0"/>
        <w:ind w:left="720" w:hanging="360"/>
      </w:pPr>
      <w:r w:rsidDel="00000000" w:rsidR="00000000" w:rsidRPr="00000000">
        <w:rPr>
          <w:rtl w:val="0"/>
        </w:rPr>
        <w:t xml:space="preserve">However, unlike Doom, this does not silence the target enemy unit, nor forbid it to use items.</w:t>
      </w:r>
    </w:p>
    <w:p w:rsidR="00000000" w:rsidDel="00000000" w:rsidP="00000000" w:rsidRDefault="00000000" w:rsidRPr="00000000" w14:paraId="00000B49">
      <w:pPr>
        <w:numPr>
          <w:ilvl w:val="0"/>
          <w:numId w:val="80"/>
        </w:numPr>
        <w:spacing w:after="0" w:afterAutospacing="0"/>
        <w:ind w:left="720" w:hanging="360"/>
      </w:pPr>
      <w:r w:rsidDel="00000000" w:rsidR="00000000" w:rsidRPr="00000000">
        <w:rPr>
          <w:rtl w:val="0"/>
        </w:rPr>
        <w:t xml:space="preserve">Creates a unit when a unit dies.</w:t>
      </w:r>
    </w:p>
    <w:p w:rsidR="00000000" w:rsidDel="00000000" w:rsidP="00000000" w:rsidRDefault="00000000" w:rsidRPr="00000000" w14:paraId="00000B4A">
      <w:pPr>
        <w:numPr>
          <w:ilvl w:val="1"/>
          <w:numId w:val="80"/>
        </w:numPr>
        <w:spacing w:after="0" w:afterAutospacing="0"/>
        <w:ind w:left="1440" w:hanging="360"/>
      </w:pPr>
      <w:r w:rsidDel="00000000" w:rsidR="00000000" w:rsidRPr="00000000">
        <w:rPr>
          <w:rtl w:val="0"/>
        </w:rPr>
        <w:t xml:space="preserve">The summoner of the unit appears as the unit who dies (In triggers).</w:t>
      </w:r>
    </w:p>
    <w:p w:rsidR="00000000" w:rsidDel="00000000" w:rsidP="00000000" w:rsidRDefault="00000000" w:rsidRPr="00000000" w14:paraId="00000B4B">
      <w:pPr>
        <w:numPr>
          <w:ilvl w:val="0"/>
          <w:numId w:val="80"/>
        </w:numPr>
        <w:spacing w:after="0" w:afterAutospacing="0"/>
        <w:ind w:left="720" w:hanging="360"/>
        <w:rPr>
          <w:ins w:author="Paulo HP Bender" w:id="70" w:date="2026-04-14T01:08:58Z"/>
        </w:rPr>
      </w:pPr>
      <w:r w:rsidDel="00000000" w:rsidR="00000000" w:rsidRPr="00000000">
        <w:rPr>
          <w:rtl w:val="0"/>
        </w:rPr>
        <w:t xml:space="preserve">Periodic damage is of type poison</w:t>
      </w:r>
      <w:ins w:author="Paulo HP Bender" w:id="70" w:date="2026-04-14T01:08:58Z">
        <w:r w:rsidDel="00000000" w:rsidR="00000000" w:rsidRPr="00000000">
          <w:rPr>
            <w:rtl w:val="0"/>
          </w:rPr>
        </w:r>
      </w:ins>
    </w:p>
    <w:p w:rsidR="00000000" w:rsidDel="00000000" w:rsidP="00000000" w:rsidRDefault="00000000" w:rsidRPr="00000000" w14:paraId="00000B4C">
      <w:pPr>
        <w:numPr>
          <w:ilvl w:val="0"/>
          <w:numId w:val="80"/>
        </w:numPr>
        <w:ind w:left="720" w:hanging="360"/>
      </w:pPr>
      <w:ins w:author="Paulo HP Bender" w:id="70" w:date="2026-04-14T01:08:58Z">
        <w:r w:rsidDel="00000000" w:rsidR="00000000" w:rsidRPr="00000000">
          <w:rPr>
            <w:rtl w:val="0"/>
          </w:rPr>
          <w:t xml:space="preserve">If the caster is dead/gone (e.g.: this ability was cast by a dummy), the ability becomes non-lethal (forcing the target at 1HP) (tested in 2.0.4) @PauloHPBender</w:t>
        </w:r>
      </w:ins>
      <w:r w:rsidDel="00000000" w:rsidR="00000000" w:rsidRPr="00000000">
        <w:rPr>
          <w:rtl w:val="0"/>
        </w:rPr>
      </w:r>
    </w:p>
    <w:p w:rsidR="00000000" w:rsidDel="00000000" w:rsidP="00000000" w:rsidRDefault="00000000" w:rsidRPr="00000000" w14:paraId="00000B4D">
      <w:pPr>
        <w:spacing w:after="0" w:lineRule="auto"/>
        <w:ind w:left="720" w:firstLine="720"/>
        <w:rPr>
          <w:i w:val="1"/>
          <w:iCs w:val="1"/>
        </w:rPr>
      </w:pPr>
      <w:r w:rsidDel="00000000" w:rsidR="00000000" w:rsidRPr="00000000">
        <w:rPr>
          <w:rtl w:val="0"/>
        </w:rPr>
        <w:t xml:space="preserve">Latest tested version: </w:t>
      </w:r>
      <w:r w:rsidDel="00000000" w:rsidR="00000000" w:rsidRPr="00000000">
        <w:rPr>
          <w:color w:val="00bf00"/>
          <w:rtl w:val="0"/>
        </w:rPr>
        <w:t xml:space="preserve">1.31</w:t>
      </w:r>
      <w:r w:rsidDel="00000000" w:rsidR="00000000" w:rsidRPr="00000000">
        <w:rPr>
          <w:i w:val="1"/>
          <w:iCs w:val="1"/>
          <w:rtl w:val="0"/>
        </w:rPr>
        <w:t xml:space="preserve"> (//Not sure why there were two versions of this in different places, but I have combined them as much as possible (-Khyrberos)) </w:t>
      </w:r>
    </w:p>
    <w:p w:rsidR="00000000" w:rsidDel="00000000" w:rsidP="00000000" w:rsidRDefault="00000000" w:rsidRPr="00000000" w14:paraId="00000B4E">
      <w:pPr>
        <w:numPr>
          <w:ilvl w:val="0"/>
          <w:numId w:val="80"/>
        </w:numPr>
        <w:spacing w:after="0" w:afterAutospacing="0"/>
        <w:ind w:left="720" w:hanging="360"/>
      </w:pPr>
      <w:r w:rsidDel="00000000" w:rsidR="00000000" w:rsidRPr="00000000">
        <w:rPr>
          <w:rtl w:val="0"/>
        </w:rPr>
        <w:t xml:space="preserve">”Data - Attack Speed Factor”, ”Data - Damage Per Second”, ”Data - Movement Speed Factor”, *Data - Summoned unit Count*, </w:t>
        <w:br w:type="textWrapping"/>
        <w:t xml:space="preserve">*Data - Summoned unit Duration*, *Data - Unit Type*</w:t>
      </w:r>
    </w:p>
    <w:p w:rsidR="00000000" w:rsidDel="00000000" w:rsidP="00000000" w:rsidRDefault="00000000" w:rsidRPr="00000000" w14:paraId="00000B4F">
      <w:pPr>
        <w:numPr>
          <w:ilvl w:val="1"/>
          <w:numId w:val="80"/>
        </w:numPr>
        <w:ind w:left="1440" w:hanging="360"/>
      </w:pPr>
      <w:r w:rsidDel="00000000" w:rsidR="00000000" w:rsidRPr="00000000">
        <w:rPr>
          <w:rtl w:val="0"/>
        </w:rPr>
        <w:t xml:space="preserve">Negative values provide positive buffs instead.</w:t>
        <w:br w:type="textWrapping"/>
        <w:t xml:space="preserve">• Unlike all auto cast buff abilities that are only automatically applied when units engage in combat, the unit with this ability;</w:t>
        <w:br w:type="textWrapping"/>
        <w:t xml:space="preserve">will cast it on any unit that its targets allowed permits upon sight, from allies to enemies to whatever. </w:t>
        <w:br w:type="textWrapping"/>
        <w:t xml:space="preserve">• Personal note: I think it's quite advantageous for this ability to not obey what other similar single target buff abilities do. </w:t>
      </w:r>
    </w:p>
    <w:p w:rsidR="00000000" w:rsidDel="00000000" w:rsidP="00000000" w:rsidRDefault="00000000" w:rsidRPr="00000000" w14:paraId="00000B50">
      <w:pPr>
        <w:pStyle w:val="Heading2"/>
        <w:ind w:firstLine="720"/>
        <w:rPr/>
      </w:pPr>
      <w:bookmarkStart w:colFirst="0" w:colLast="0" w:name="_4syf1jqysppc" w:id="221"/>
      <w:bookmarkEnd w:id="221"/>
      <w:r w:rsidDel="00000000" w:rsidR="00000000" w:rsidRPr="00000000">
        <w:rPr>
          <w:rtl w:val="0"/>
        </w:rPr>
        <w:t xml:space="preserve">-Quill Spray:</w:t>
      </w:r>
    </w:p>
    <w:p w:rsidR="00000000" w:rsidDel="00000000" w:rsidP="00000000" w:rsidRDefault="00000000" w:rsidRPr="00000000" w14:paraId="00000B51">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B5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53">
      <w:pPr>
        <w:ind w:left="720" w:firstLine="720"/>
        <w:rPr/>
      </w:pPr>
      <w:r w:rsidDel="00000000" w:rsidR="00000000" w:rsidRPr="00000000">
        <w:rPr>
          <w:rtl w:val="0"/>
        </w:rPr>
        <w:t xml:space="preserve">RawCode: ANak</w:t>
      </w:r>
    </w:p>
    <w:p w:rsidR="00000000" w:rsidDel="00000000" w:rsidP="00000000" w:rsidRDefault="00000000" w:rsidRPr="00000000" w14:paraId="00000B5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55">
      <w:pPr>
        <w:numPr>
          <w:ilvl w:val="0"/>
          <w:numId w:val="80"/>
        </w:numPr>
        <w:ind w:left="720" w:hanging="360"/>
      </w:pPr>
      <w:r w:rsidDel="00000000" w:rsidR="00000000" w:rsidRPr="00000000">
        <w:rPr>
          <w:rtl w:val="0"/>
        </w:rPr>
        <w:t xml:space="preserve">Basically a copy of the Undead Destroyer's “Orb of Annihilation”.</w:t>
      </w:r>
    </w:p>
    <w:p w:rsidR="00000000" w:rsidDel="00000000" w:rsidP="00000000" w:rsidRDefault="00000000" w:rsidRPr="00000000" w14:paraId="00000B56">
      <w:pPr>
        <w:pStyle w:val="Heading2"/>
        <w:ind w:firstLine="720"/>
        <w:rPr/>
      </w:pPr>
      <w:bookmarkStart w:colFirst="0" w:colLast="0" w:name="_6w6fnnifomdw" w:id="222"/>
      <w:bookmarkEnd w:id="222"/>
      <w:r w:rsidDel="00000000" w:rsidR="00000000" w:rsidRPr="00000000">
        <w:rPr>
          <w:rtl w:val="0"/>
        </w:rPr>
        <w:t xml:space="preserve">-Ray of Disruption:</w:t>
      </w:r>
    </w:p>
    <w:p w:rsidR="00000000" w:rsidDel="00000000" w:rsidP="00000000" w:rsidRDefault="00000000" w:rsidRPr="00000000" w14:paraId="00000B57">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B5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59">
      <w:pPr>
        <w:ind w:left="720" w:firstLine="720"/>
        <w:rPr/>
      </w:pPr>
      <w:r w:rsidDel="00000000" w:rsidR="00000000" w:rsidRPr="00000000">
        <w:rPr>
          <w:rtl w:val="0"/>
        </w:rPr>
        <w:t xml:space="preserve">RawCode: Ache</w:t>
      </w:r>
    </w:p>
    <w:p w:rsidR="00000000" w:rsidDel="00000000" w:rsidP="00000000" w:rsidRDefault="00000000" w:rsidRPr="00000000" w14:paraId="00000B5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5B">
      <w:pPr>
        <w:numPr>
          <w:ilvl w:val="0"/>
          <w:numId w:val="80"/>
        </w:numPr>
        <w:spacing w:after="0" w:afterAutospacing="0"/>
        <w:ind w:left="720" w:hanging="360"/>
      </w:pPr>
      <w:r w:rsidDel="00000000" w:rsidR="00000000" w:rsidRPr="00000000">
        <w:rPr>
          <w:rtl w:val="0"/>
        </w:rPr>
        <w:t xml:space="preserve">“Data - Summoned Unit Damage”</w:t>
      </w:r>
    </w:p>
    <w:p w:rsidR="00000000" w:rsidDel="00000000" w:rsidP="00000000" w:rsidRDefault="00000000" w:rsidRPr="00000000" w14:paraId="00000B5C">
      <w:pPr>
        <w:numPr>
          <w:ilvl w:val="1"/>
          <w:numId w:val="80"/>
        </w:numPr>
        <w:spacing w:after="0" w:afterAutospacing="0"/>
        <w:ind w:left="1440" w:hanging="360"/>
      </w:pPr>
      <w:r w:rsidDel="00000000" w:rsidR="00000000" w:rsidRPr="00000000">
        <w:rPr>
          <w:rtl w:val="0"/>
        </w:rPr>
        <w:t xml:space="preserve">Negative values do not heal.</w:t>
      </w:r>
    </w:p>
    <w:p w:rsidR="00000000" w:rsidDel="00000000" w:rsidP="00000000" w:rsidRDefault="00000000" w:rsidRPr="00000000" w14:paraId="00000B5D">
      <w:pPr>
        <w:numPr>
          <w:ilvl w:val="0"/>
          <w:numId w:val="80"/>
        </w:numPr>
        <w:spacing w:after="0" w:afterAutospacing="0"/>
        <w:ind w:left="720" w:hanging="360"/>
      </w:pPr>
      <w:r w:rsidDel="00000000" w:rsidR="00000000" w:rsidRPr="00000000">
        <w:rPr>
          <w:rtl w:val="0"/>
        </w:rPr>
        <w:t xml:space="preserve">Adheres to “Targets Allowed</w:t>
      </w:r>
    </w:p>
    <w:p w:rsidR="00000000" w:rsidDel="00000000" w:rsidP="00000000" w:rsidRDefault="00000000" w:rsidRPr="00000000" w14:paraId="00000B5E">
      <w:pPr>
        <w:numPr>
          <w:ilvl w:val="0"/>
          <w:numId w:val="80"/>
        </w:numPr>
        <w:ind w:left="720" w:hanging="360"/>
      </w:pPr>
      <w:r w:rsidDel="00000000" w:rsidR="00000000" w:rsidRPr="00000000">
        <w:rPr>
          <w:rtl w:val="0"/>
        </w:rPr>
        <w:t xml:space="preserve">Deals magic type damage to summons</w:t>
      </w:r>
    </w:p>
    <w:p w:rsidR="00000000" w:rsidDel="00000000" w:rsidP="00000000" w:rsidRDefault="00000000" w:rsidRPr="00000000" w14:paraId="00000B5F">
      <w:pPr>
        <w:pStyle w:val="Heading2"/>
        <w:ind w:firstLine="720"/>
        <w:rPr/>
      </w:pPr>
      <w:bookmarkStart w:colFirst="0" w:colLast="0" w:name="_ddqa5z41vpy" w:id="223"/>
      <w:bookmarkEnd w:id="223"/>
      <w:r w:rsidDel="00000000" w:rsidR="00000000" w:rsidRPr="00000000">
        <w:rPr>
          <w:rtl w:val="0"/>
        </w:rPr>
        <w:t xml:space="preserve">-Reveal:</w:t>
      </w:r>
    </w:p>
    <w:p w:rsidR="00000000" w:rsidDel="00000000" w:rsidP="00000000" w:rsidRDefault="00000000" w:rsidRPr="00000000" w14:paraId="00000B60">
      <w:pPr>
        <w:rPr/>
      </w:pPr>
      <w:r w:rsidDel="00000000" w:rsidR="00000000" w:rsidRPr="00000000">
        <w:rPr>
          <w:rtl w:val="0"/>
        </w:rPr>
        <w:tab/>
        <w:tab/>
        <w:t xml:space="preserve">Tags: </w:t>
      </w:r>
      <w:r w:rsidDel="00000000" w:rsidR="00000000" w:rsidRPr="00000000">
        <w:rPr>
          <w:color w:val="0000ff"/>
          <w:rtl w:val="0"/>
        </w:rPr>
        <w:t xml:space="preserve">[Copy] [Vision]</w:t>
      </w:r>
      <w:r w:rsidDel="00000000" w:rsidR="00000000" w:rsidRPr="00000000">
        <w:rPr>
          <w:rtl w:val="0"/>
        </w:rPr>
      </w:r>
    </w:p>
    <w:p w:rsidR="00000000" w:rsidDel="00000000" w:rsidP="00000000" w:rsidRDefault="00000000" w:rsidRPr="00000000" w14:paraId="00000B6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62">
      <w:pPr>
        <w:ind w:left="720" w:firstLine="720"/>
        <w:rPr/>
      </w:pPr>
      <w:r w:rsidDel="00000000" w:rsidR="00000000" w:rsidRPr="00000000">
        <w:rPr>
          <w:rtl w:val="0"/>
        </w:rPr>
        <w:t xml:space="preserve">RawCode: Andt</w:t>
      </w:r>
    </w:p>
    <w:p w:rsidR="00000000" w:rsidDel="00000000" w:rsidP="00000000" w:rsidRDefault="00000000" w:rsidRPr="00000000" w14:paraId="00000B6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64">
      <w:pPr>
        <w:numPr>
          <w:ilvl w:val="0"/>
          <w:numId w:val="80"/>
        </w:numPr>
        <w:spacing w:after="0" w:afterAutospacing="0"/>
        <w:ind w:left="720" w:hanging="360"/>
      </w:pPr>
      <w:r w:rsidDel="00000000" w:rsidR="00000000" w:rsidRPr="00000000">
        <w:rPr>
          <w:rtl w:val="0"/>
        </w:rPr>
        <w:t xml:space="preserve">“Data - Gold/lumber cost”</w:t>
      </w:r>
    </w:p>
    <w:p w:rsidR="00000000" w:rsidDel="00000000" w:rsidP="00000000" w:rsidRDefault="00000000" w:rsidRPr="00000000" w14:paraId="00000B65">
      <w:pPr>
        <w:numPr>
          <w:ilvl w:val="1"/>
          <w:numId w:val="80"/>
        </w:numPr>
        <w:spacing w:after="0" w:afterAutospacing="0"/>
        <w:ind w:left="1440" w:hanging="360"/>
      </w:pPr>
      <w:r w:rsidDel="00000000" w:rsidR="00000000" w:rsidRPr="00000000">
        <w:rPr>
          <w:rtl w:val="0"/>
        </w:rPr>
        <w:t xml:space="preserve">Negative values cause resource gain.</w:t>
      </w:r>
    </w:p>
    <w:p w:rsidR="00000000" w:rsidDel="00000000" w:rsidP="00000000" w:rsidRDefault="00000000" w:rsidRPr="00000000" w14:paraId="00000B66">
      <w:pPr>
        <w:numPr>
          <w:ilvl w:val="0"/>
          <w:numId w:val="80"/>
        </w:numPr>
        <w:spacing w:after="0" w:afterAutospacing="0"/>
        <w:ind w:left="720" w:hanging="360"/>
      </w:pPr>
      <w:r w:rsidDel="00000000" w:rsidR="00000000" w:rsidRPr="00000000">
        <w:rPr>
          <w:rtl w:val="0"/>
        </w:rPr>
        <w:t xml:space="preserve">“Data - mana cost” doesn’t show mana cost in UI nor using it (2.0.1)</w:t>
      </w:r>
    </w:p>
    <w:p w:rsidR="00000000" w:rsidDel="00000000" w:rsidP="00000000" w:rsidRDefault="00000000" w:rsidRPr="00000000" w14:paraId="00000B67">
      <w:pPr>
        <w:numPr>
          <w:ilvl w:val="0"/>
          <w:numId w:val="80"/>
        </w:numPr>
        <w:spacing w:after="0" w:afterAutospacing="0"/>
        <w:ind w:left="720" w:hanging="360"/>
      </w:pPr>
      <w:r w:rsidDel="00000000" w:rsidR="00000000" w:rsidRPr="00000000">
        <w:rPr>
          <w:rtl w:val="0"/>
        </w:rPr>
        <w:t xml:space="preserve">Otherwise it functions like “Far Sight”</w:t>
      </w:r>
      <w:r w:rsidDel="00000000" w:rsidR="00000000" w:rsidRPr="00000000">
        <w:rPr>
          <w:rtl w:val="0"/>
        </w:rPr>
        <w:t xml:space="preserve"> except it won’t interrupt orders. </w:t>
      </w:r>
      <w:r w:rsidDel="00000000" w:rsidR="00000000" w:rsidRPr="00000000">
        <w:rPr>
          <w:color w:val="9900ff"/>
          <w:rtl w:val="0"/>
        </w:rPr>
        <w:t xml:space="preserve">(Wonder Wiz)</w:t>
      </w:r>
      <w:r w:rsidDel="00000000" w:rsidR="00000000" w:rsidRPr="00000000">
        <w:rPr>
          <w:rtl w:val="0"/>
        </w:rPr>
      </w:r>
    </w:p>
    <w:p w:rsidR="00000000" w:rsidDel="00000000" w:rsidP="00000000" w:rsidRDefault="00000000" w:rsidRPr="00000000" w14:paraId="00000B68">
      <w:pPr>
        <w:numPr>
          <w:ilvl w:val="0"/>
          <w:numId w:val="80"/>
        </w:numPr>
        <w:spacing w:after="0" w:afterAutospacing="0"/>
        <w:ind w:left="720" w:hanging="360"/>
        <w:rPr>
          <w:ins w:author="theyugiohcardforger" w:id="71" w:date="2026-03-30T04:27:33Z"/>
        </w:rPr>
      </w:pPr>
      <w:r w:rsidDel="00000000" w:rsidR="00000000" w:rsidRPr="00000000">
        <w:rPr>
          <w:rtl w:val="0"/>
        </w:rPr>
        <w:t xml:space="preserve">Triggers don’t notice this spell being cast. You can however detect it by catching the order, as the effect is instant.</w:t>
      </w:r>
      <w:ins w:author="theyugiohcardforger" w:id="71" w:date="2026-03-30T04:27:33Z">
        <w:r w:rsidDel="00000000" w:rsidR="00000000" w:rsidRPr="00000000">
          <w:rPr>
            <w:rtl w:val="0"/>
          </w:rPr>
          <w:t xml:space="preserve"> Not the case in 2.0.4</w:t>
        </w:r>
      </w:ins>
    </w:p>
    <w:p w:rsidR="00000000" w:rsidDel="00000000" w:rsidP="00000000" w:rsidRDefault="00000000" w:rsidRPr="00000000" w14:paraId="00000B69">
      <w:pPr>
        <w:numPr>
          <w:ilvl w:val="0"/>
          <w:numId w:val="80"/>
        </w:numPr>
        <w:spacing w:after="0" w:afterAutospacing="0"/>
        <w:ind w:left="720" w:hanging="360"/>
        <w:rPr>
          <w:ins w:author="theyugiohcardforger" w:id="71" w:date="2026-03-30T04:27:33Z"/>
        </w:rPr>
      </w:pPr>
      <w:ins w:author="theyugiohcardforger" w:id="71" w:date="2026-03-30T04:27:33Z">
        <w:r w:rsidDel="00000000" w:rsidR="00000000" w:rsidRPr="00000000">
          <w:rPr>
            <w:rtl w:val="0"/>
          </w:rPr>
          <w:t xml:space="preserve">Ignores tech requirements</w:t>
        </w:r>
      </w:ins>
    </w:p>
    <w:p w:rsidR="00000000" w:rsidDel="00000000" w:rsidP="00000000" w:rsidRDefault="00000000" w:rsidRPr="00000000" w14:paraId="00000B6A">
      <w:pPr>
        <w:numPr>
          <w:ilvl w:val="0"/>
          <w:numId w:val="80"/>
        </w:numPr>
        <w:spacing w:after="0" w:afterAutospacing="0"/>
        <w:ind w:left="720" w:hanging="360"/>
        <w:rPr>
          <w:ins w:author="theyugiohcardforger" w:id="71" w:date="2026-03-30T04:27:33Z"/>
        </w:rPr>
      </w:pPr>
      <w:ins w:author="theyugiohcardforger" w:id="71" w:date="2026-03-30T04:27:33Z">
        <w:r w:rsidDel="00000000" w:rsidR="00000000" w:rsidRPr="00000000">
          <w:rPr>
            <w:rtl w:val="0"/>
          </w:rPr>
          <w:t xml:space="preserve">Cannot have a cooldown through object editor and cannot be put on cooldown via triggers </w:t>
        </w:r>
        <w:r w:rsidDel="00000000" w:rsidR="00000000" w:rsidRPr="00000000">
          <w:rPr>
            <w:color w:val="ff00ff"/>
            <w:rtl w:val="0"/>
          </w:rPr>
          <w:t xml:space="preserve">(KitsuneTailsPrower)</w:t>
        </w:r>
      </w:ins>
    </w:p>
    <w:p w:rsidR="00000000" w:rsidDel="00000000" w:rsidP="00000000" w:rsidRDefault="00000000" w:rsidRPr="00000000" w14:paraId="00000B6B">
      <w:pPr>
        <w:numPr>
          <w:ilvl w:val="0"/>
          <w:numId w:val="80"/>
        </w:numPr>
        <w:ind w:left="720" w:hanging="360"/>
        <w:rPr>
          <w:color w:val="ff00ff"/>
        </w:rPr>
      </w:pPr>
      <w:ins w:author="theyugiohcardforger" w:id="71" w:date="2026-03-30T04:27:33Z">
        <w:r w:rsidDel="00000000" w:rsidR="00000000" w:rsidRPr="00000000">
          <w:rPr>
            <w:color w:val="ff00ff"/>
            <w:rtl w:val="0"/>
          </w:rPr>
          <w:t xml:space="preserve">Cannot be disabled by using SetPlayerAbilityAvailable function</w:t>
        </w:r>
      </w:ins>
      <w:r w:rsidDel="00000000" w:rsidR="00000000" w:rsidRPr="00000000">
        <w:rPr>
          <w:rtl w:val="0"/>
        </w:rPr>
      </w:r>
    </w:p>
    <w:p w:rsidR="00000000" w:rsidDel="00000000" w:rsidP="00000000" w:rsidRDefault="00000000" w:rsidRPr="00000000" w14:paraId="00000B6C">
      <w:pPr>
        <w:pStyle w:val="Heading2"/>
        <w:ind w:firstLine="720"/>
        <w:rPr/>
      </w:pPr>
      <w:bookmarkStart w:colFirst="0" w:colLast="0" w:name="_5etu792jm8ku" w:id="224"/>
      <w:bookmarkEnd w:id="224"/>
      <w:r w:rsidDel="00000000" w:rsidR="00000000" w:rsidRPr="00000000">
        <w:rPr>
          <w:rtl w:val="0"/>
        </w:rPr>
        <w:t xml:space="preserve">-Sleep Always:</w:t>
      </w:r>
    </w:p>
    <w:p w:rsidR="00000000" w:rsidDel="00000000" w:rsidP="00000000" w:rsidRDefault="00000000" w:rsidRPr="00000000" w14:paraId="00000B6D">
      <w:pPr>
        <w:rPr/>
      </w:pPr>
      <w:r w:rsidDel="00000000" w:rsidR="00000000" w:rsidRPr="00000000">
        <w:rPr>
          <w:rtl w:val="0"/>
        </w:rPr>
        <w:tab/>
        <w:tab/>
        <w:t xml:space="preserve">Tags: </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B6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6F">
      <w:pPr>
        <w:ind w:left="720" w:firstLine="720"/>
        <w:rPr/>
      </w:pPr>
      <w:r w:rsidDel="00000000" w:rsidR="00000000" w:rsidRPr="00000000">
        <w:rPr>
          <w:rtl w:val="0"/>
        </w:rPr>
        <w:t xml:space="preserve">RawCode: Asla</w:t>
      </w:r>
    </w:p>
    <w:p w:rsidR="00000000" w:rsidDel="00000000" w:rsidP="00000000" w:rsidRDefault="00000000" w:rsidRPr="00000000" w14:paraId="00000B7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71">
      <w:pPr>
        <w:numPr>
          <w:ilvl w:val="0"/>
          <w:numId w:val="80"/>
        </w:numPr>
        <w:spacing w:after="0" w:afterAutospacing="0"/>
        <w:ind w:left="720" w:hanging="360"/>
      </w:pPr>
      <w:r w:rsidDel="00000000" w:rsidR="00000000" w:rsidRPr="00000000">
        <w:rPr>
          <w:rtl w:val="0"/>
        </w:rPr>
        <w:t xml:space="preserve">“Data - Allow On Any Player Slot”</w:t>
      </w:r>
    </w:p>
    <w:p w:rsidR="00000000" w:rsidDel="00000000" w:rsidP="00000000" w:rsidRDefault="00000000" w:rsidRPr="00000000" w14:paraId="00000B72">
      <w:pPr>
        <w:numPr>
          <w:ilvl w:val="1"/>
          <w:numId w:val="80"/>
        </w:numPr>
        <w:spacing w:after="0" w:afterAutospacing="0"/>
        <w:ind w:left="1440" w:hanging="360"/>
      </w:pPr>
      <w:r w:rsidDel="00000000" w:rsidR="00000000" w:rsidRPr="00000000">
        <w:rPr>
          <w:rtl w:val="0"/>
        </w:rPr>
        <w:t xml:space="preserve">Not only for neutral players.</w:t>
      </w:r>
    </w:p>
    <w:p w:rsidR="00000000" w:rsidDel="00000000" w:rsidP="00000000" w:rsidRDefault="00000000" w:rsidRPr="00000000" w14:paraId="00000B73">
      <w:pPr>
        <w:numPr>
          <w:ilvl w:val="0"/>
          <w:numId w:val="80"/>
        </w:numPr>
        <w:spacing w:after="0" w:afterAutospacing="0"/>
        <w:ind w:left="720" w:hanging="360"/>
      </w:pPr>
      <w:r w:rsidDel="00000000" w:rsidR="00000000" w:rsidRPr="00000000">
        <w:rPr>
          <w:rtl w:val="0"/>
        </w:rPr>
        <w:t xml:space="preserve">“Data - Sleep Once”</w:t>
      </w:r>
    </w:p>
    <w:p w:rsidR="00000000" w:rsidDel="00000000" w:rsidP="00000000" w:rsidRDefault="00000000" w:rsidRPr="00000000" w14:paraId="00000B74">
      <w:pPr>
        <w:numPr>
          <w:ilvl w:val="1"/>
          <w:numId w:val="80"/>
        </w:numPr>
        <w:spacing w:after="0" w:afterAutospacing="0"/>
        <w:ind w:left="1440" w:hanging="360"/>
      </w:pPr>
      <w:r w:rsidDel="00000000" w:rsidR="00000000" w:rsidRPr="00000000">
        <w:rPr>
          <w:rtl w:val="0"/>
        </w:rPr>
        <w:t xml:space="preserve">If false the unit will go back to sleep after getting out of combat.</w:t>
      </w:r>
    </w:p>
    <w:p w:rsidR="00000000" w:rsidDel="00000000" w:rsidP="00000000" w:rsidRDefault="00000000" w:rsidRPr="00000000" w14:paraId="00000B75">
      <w:pPr>
        <w:numPr>
          <w:ilvl w:val="1"/>
          <w:numId w:val="80"/>
        </w:numPr>
        <w:ind w:left="1440" w:hanging="360"/>
      </w:pPr>
      <w:r w:rsidDel="00000000" w:rsidR="00000000" w:rsidRPr="00000000">
        <w:rPr>
          <w:rtl w:val="0"/>
        </w:rPr>
        <w:t xml:space="preserve">If true the unit will not go back to sleep.</w:t>
      </w:r>
    </w:p>
    <w:p w:rsidR="00000000" w:rsidDel="00000000" w:rsidP="00000000" w:rsidRDefault="00000000" w:rsidRPr="00000000" w14:paraId="00000B76">
      <w:pPr>
        <w:pStyle w:val="Heading2"/>
        <w:ind w:firstLine="720"/>
        <w:rPr/>
      </w:pPr>
      <w:bookmarkStart w:colFirst="0" w:colLast="0" w:name="_mj2ifdfn6hui" w:id="225"/>
      <w:bookmarkEnd w:id="225"/>
      <w:r w:rsidDel="00000000" w:rsidR="00000000" w:rsidRPr="00000000">
        <w:rPr>
          <w:rtl w:val="0"/>
        </w:rPr>
        <w:t xml:space="preserve">-Spawn </w:t>
      </w:r>
      <w:r w:rsidDel="00000000" w:rsidR="00000000" w:rsidRPr="00000000">
        <w:rPr>
          <w:rtl w:val="0"/>
        </w:rPr>
        <w:t xml:space="preserve">Hydra</w:t>
      </w:r>
      <w:r w:rsidDel="00000000" w:rsidR="00000000" w:rsidRPr="00000000">
        <w:rPr>
          <w:rtl w:val="0"/>
        </w:rPr>
        <w:t xml:space="preserve">:</w:t>
      </w:r>
    </w:p>
    <w:p w:rsidR="00000000" w:rsidDel="00000000" w:rsidP="00000000" w:rsidRDefault="00000000" w:rsidRPr="00000000" w14:paraId="00000B77">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B7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79">
      <w:pPr>
        <w:ind w:left="720" w:firstLine="720"/>
        <w:rPr/>
      </w:pPr>
      <w:r w:rsidDel="00000000" w:rsidR="00000000" w:rsidRPr="00000000">
        <w:rPr>
          <w:rtl w:val="0"/>
        </w:rPr>
        <w:t xml:space="preserve">RawCode: Aspy Aspt</w:t>
      </w:r>
    </w:p>
    <w:p w:rsidR="00000000" w:rsidDel="00000000" w:rsidP="00000000" w:rsidRDefault="00000000" w:rsidRPr="00000000" w14:paraId="00000B7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7B">
      <w:pPr>
        <w:numPr>
          <w:ilvl w:val="0"/>
          <w:numId w:val="80"/>
        </w:numPr>
        <w:spacing w:after="0" w:afterAutospacing="0"/>
        <w:ind w:left="720" w:hanging="360"/>
      </w:pPr>
      <w:r w:rsidDel="00000000" w:rsidR="00000000" w:rsidRPr="00000000">
        <w:rPr>
          <w:rtl w:val="0"/>
        </w:rPr>
        <w:t xml:space="preserve">Spawns units upon death. (Doom summoning version for self)</w:t>
      </w:r>
    </w:p>
    <w:p w:rsidR="00000000" w:rsidDel="00000000" w:rsidP="00000000" w:rsidRDefault="00000000" w:rsidRPr="00000000" w14:paraId="00000B7C">
      <w:pPr>
        <w:numPr>
          <w:ilvl w:val="0"/>
          <w:numId w:val="80"/>
        </w:numPr>
        <w:spacing w:after="0" w:afterAutospacing="0"/>
        <w:ind w:left="720" w:hanging="360"/>
      </w:pPr>
      <w:r w:rsidDel="00000000" w:rsidR="00000000" w:rsidRPr="00000000">
        <w:rPr>
          <w:rtl w:val="0"/>
        </w:rPr>
        <w:t xml:space="preserve">Counts as summoned units, and thus takes extra damage from dispel abilities.</w:t>
      </w:r>
    </w:p>
    <w:p w:rsidR="00000000" w:rsidDel="00000000" w:rsidP="00000000" w:rsidRDefault="00000000" w:rsidRPr="00000000" w14:paraId="00000B7D">
      <w:pPr>
        <w:numPr>
          <w:ilvl w:val="0"/>
          <w:numId w:val="80"/>
        </w:numPr>
        <w:spacing w:after="0" w:afterAutospacing="0"/>
        <w:ind w:left="720" w:hanging="360"/>
      </w:pPr>
      <w:r w:rsidDel="00000000" w:rsidR="00000000" w:rsidRPr="00000000">
        <w:rPr>
          <w:rtl w:val="0"/>
        </w:rPr>
        <w:t xml:space="preserve">Spawned units spawn with no abilities regardless of what they have in the Object Editor.</w:t>
      </w:r>
      <w:r w:rsidDel="00000000" w:rsidR="00000000" w:rsidRPr="00000000">
        <w:rPr>
          <w:color w:val="00bf00"/>
          <w:rtl w:val="0"/>
        </w:rPr>
        <w:t xml:space="preserve">(Not the case in 1.31.)</w:t>
      </w:r>
    </w:p>
    <w:p w:rsidR="00000000" w:rsidDel="00000000" w:rsidP="00000000" w:rsidRDefault="00000000" w:rsidRPr="00000000" w14:paraId="00000B7E">
      <w:pPr>
        <w:numPr>
          <w:ilvl w:val="0"/>
          <w:numId w:val="80"/>
        </w:numPr>
        <w:spacing w:after="0" w:afterAutospacing="0"/>
        <w:ind w:left="720" w:hanging="360"/>
      </w:pPr>
      <w:r w:rsidDel="00000000" w:rsidR="00000000" w:rsidRPr="00000000">
        <w:rPr>
          <w:rtl w:val="0"/>
        </w:rPr>
        <w:t xml:space="preserve">Stat - Buff works similarly to that of other summon abilities. Duration - Normal is used to determine the Timed Life of the summoned units.</w:t>
      </w:r>
    </w:p>
    <w:p w:rsidR="00000000" w:rsidDel="00000000" w:rsidP="00000000" w:rsidRDefault="00000000" w:rsidRPr="00000000" w14:paraId="00000B7F">
      <w:pPr>
        <w:numPr>
          <w:ilvl w:val="0"/>
          <w:numId w:val="80"/>
        </w:numPr>
        <w:spacing w:after="0" w:afterAutospacing="0"/>
        <w:ind w:left="720" w:hanging="360"/>
      </w:pPr>
      <w:r w:rsidDel="00000000" w:rsidR="00000000" w:rsidRPr="00000000">
        <w:rPr>
          <w:rtl w:val="0"/>
        </w:rPr>
        <w:t xml:space="preserve">By default the ability Spawn Hydra Hatchling appears Unknown in the unit Hydra. This is due to a typo which adds a space between two abilities code. Since Ability code must be a four digit type and having no space in between, you can Shift Click the ability field and remove the space to display the real ability name.</w:t>
      </w:r>
    </w:p>
    <w:p w:rsidR="00000000" w:rsidDel="00000000" w:rsidP="00000000" w:rsidRDefault="00000000" w:rsidRPr="00000000" w14:paraId="00000B80">
      <w:pPr>
        <w:numPr>
          <w:ilvl w:val="1"/>
          <w:numId w:val="80"/>
        </w:numPr>
        <w:spacing w:after="0" w:afterAutospacing="0"/>
        <w:ind w:left="1440" w:hanging="360"/>
      </w:pPr>
      <w:r w:rsidDel="00000000" w:rsidR="00000000" w:rsidRPr="00000000">
        <w:rPr>
          <w:rtl w:val="0"/>
        </w:rPr>
        <w:t xml:space="preserve">Reincarnation still spawns units.</w:t>
      </w:r>
    </w:p>
    <w:p w:rsidR="00000000" w:rsidDel="00000000" w:rsidP="00000000" w:rsidRDefault="00000000" w:rsidRPr="00000000" w14:paraId="00000B81">
      <w:pPr>
        <w:numPr>
          <w:ilvl w:val="1"/>
          <w:numId w:val="80"/>
        </w:numPr>
        <w:spacing w:after="0" w:afterAutospacing="0"/>
        <w:ind w:left="1440" w:hanging="360"/>
      </w:pPr>
      <w:r w:rsidDel="00000000" w:rsidR="00000000" w:rsidRPr="00000000">
        <w:rPr>
          <w:rtl w:val="0"/>
        </w:rPr>
        <w:t xml:space="preserve">Spawned units are counted as summons.</w:t>
      </w:r>
    </w:p>
    <w:p w:rsidR="00000000" w:rsidDel="00000000" w:rsidP="00000000" w:rsidRDefault="00000000" w:rsidRPr="00000000" w14:paraId="00000B82">
      <w:pPr>
        <w:numPr>
          <w:ilvl w:val="0"/>
          <w:numId w:val="80"/>
        </w:numPr>
        <w:spacing w:after="0" w:afterAutospacing="0"/>
        <w:ind w:left="720" w:hanging="360"/>
      </w:pPr>
      <w:r w:rsidDel="00000000" w:rsidR="00000000" w:rsidRPr="00000000">
        <w:rPr>
          <w:rtl w:val="0"/>
        </w:rPr>
        <w:t xml:space="preserve">If the unit having this ability dies while in Soul Theft no units are spawned.</w:t>
      </w:r>
    </w:p>
    <w:p w:rsidR="00000000" w:rsidDel="00000000" w:rsidP="00000000" w:rsidRDefault="00000000" w:rsidRPr="00000000" w14:paraId="00000B83">
      <w:pPr>
        <w:numPr>
          <w:ilvl w:val="0"/>
          <w:numId w:val="80"/>
        </w:numPr>
        <w:spacing w:after="0" w:afterAutospacing="0"/>
        <w:ind w:left="720" w:hanging="360"/>
      </w:pPr>
      <w:r w:rsidDel="00000000" w:rsidR="00000000" w:rsidRPr="00000000">
        <w:rPr>
          <w:rtl w:val="0"/>
        </w:rPr>
        <w:t xml:space="preserve">Hardcoded to only spawn up to 10 units maximum.</w:t>
      </w:r>
    </w:p>
    <w:p w:rsidR="00000000" w:rsidDel="00000000" w:rsidP="00000000" w:rsidRDefault="00000000" w:rsidRPr="00000000" w14:paraId="00000B84">
      <w:pPr>
        <w:numPr>
          <w:ilvl w:val="0"/>
          <w:numId w:val="80"/>
        </w:numPr>
        <w:ind w:left="720" w:hanging="360"/>
      </w:pPr>
      <w:r w:rsidDel="00000000" w:rsidR="00000000" w:rsidRPr="00000000">
        <w:rPr>
          <w:rtl w:val="0"/>
        </w:rPr>
        <w:t xml:space="preserve">Similar to Doom, if Number of Units is set to a negative value, the game crashes.</w:t>
      </w:r>
    </w:p>
    <w:p w:rsidR="00000000" w:rsidDel="00000000" w:rsidP="00000000" w:rsidRDefault="00000000" w:rsidRPr="00000000" w14:paraId="00000B85">
      <w:pPr>
        <w:pStyle w:val="Heading2"/>
        <w:ind w:firstLine="720"/>
        <w:rPr/>
      </w:pPr>
      <w:bookmarkStart w:colFirst="0" w:colLast="0" w:name="_olx2xclk8kc8" w:id="226"/>
      <w:bookmarkEnd w:id="226"/>
      <w:r w:rsidDel="00000000" w:rsidR="00000000" w:rsidRPr="00000000">
        <w:rPr>
          <w:rtl w:val="0"/>
        </w:rPr>
        <w:t xml:space="preserve">-Spy:</w:t>
      </w:r>
    </w:p>
    <w:p w:rsidR="00000000" w:rsidDel="00000000" w:rsidP="00000000" w:rsidRDefault="00000000" w:rsidRPr="00000000" w14:paraId="00000B86">
      <w:pPr>
        <w:rPr/>
      </w:pPr>
      <w:r w:rsidDel="00000000" w:rsidR="00000000" w:rsidRPr="00000000">
        <w:rPr>
          <w:rtl w:val="0"/>
        </w:rPr>
        <w:tab/>
        <w:tab/>
        <w:t xml:space="preserve">Tags: </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B8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8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89">
      <w:pPr>
        <w:numPr>
          <w:ilvl w:val="0"/>
          <w:numId w:val="80"/>
        </w:numPr>
        <w:ind w:left="720" w:hanging="360"/>
      </w:pPr>
      <w:r w:rsidDel="00000000" w:rsidR="00000000" w:rsidRPr="00000000">
        <w:rPr>
          <w:rtl w:val="0"/>
        </w:rPr>
        <w:t xml:space="preserve">Deprecated</w:t>
      </w:r>
      <w:commentRangeStart w:id="33"/>
      <w:commentRangeStart w:id="34"/>
      <w:commentRangeStart w:id="35"/>
      <w:r w:rsidDel="00000000" w:rsidR="00000000" w:rsidRPr="00000000">
        <w:rPr>
          <w:rtl w:val="0"/>
        </w:rPr>
      </w:r>
    </w:p>
    <w:p w:rsidR="00000000" w:rsidDel="00000000" w:rsidP="00000000" w:rsidRDefault="00000000" w:rsidRPr="00000000" w14:paraId="00000B8A">
      <w:pPr>
        <w:pStyle w:val="Heading2"/>
        <w:ind w:firstLine="720"/>
        <w:rPr/>
      </w:pPr>
      <w:bookmarkStart w:colFirst="0" w:colLast="0" w:name="_7yato8uc8ka4" w:id="227"/>
      <w:bookmarkEnd w:id="227"/>
      <w:r w:rsidDel="00000000" w:rsidR="00000000" w:rsidRPr="00000000">
        <w:rPr>
          <w:rtl w:val="0"/>
        </w:rPr>
        <w:t xml:space="preserve">-Submerge:</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B8B">
      <w:pPr>
        <w:rPr/>
      </w:pPr>
      <w:r w:rsidDel="00000000" w:rsidR="00000000" w:rsidRPr="00000000">
        <w:rPr>
          <w:rtl w:val="0"/>
        </w:rPr>
        <w:tab/>
        <w:tab/>
        <w:t xml:space="preserve">Tags: </w:t>
      </w:r>
      <w:r w:rsidDel="00000000" w:rsidR="00000000" w:rsidRPr="00000000">
        <w:rPr>
          <w:color w:val="0000ff"/>
          <w:rtl w:val="0"/>
        </w:rPr>
        <w:t xml:space="preserve">[Morph]</w:t>
      </w:r>
      <w:r w:rsidDel="00000000" w:rsidR="00000000" w:rsidRPr="00000000">
        <w:rPr>
          <w:rtl w:val="0"/>
        </w:rPr>
      </w:r>
    </w:p>
    <w:p w:rsidR="00000000" w:rsidDel="00000000" w:rsidP="00000000" w:rsidRDefault="00000000" w:rsidRPr="00000000" w14:paraId="00000B8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8D">
      <w:pPr>
        <w:ind w:left="720" w:firstLine="720"/>
        <w:rPr/>
      </w:pPr>
      <w:r w:rsidDel="00000000" w:rsidR="00000000" w:rsidRPr="00000000">
        <w:rPr>
          <w:rtl w:val="0"/>
        </w:rPr>
        <w:t xml:space="preserve">RawCode: Asb1 Asb2 Asb3</w:t>
      </w:r>
    </w:p>
    <w:p w:rsidR="00000000" w:rsidDel="00000000" w:rsidP="00000000" w:rsidRDefault="00000000" w:rsidRPr="00000000" w14:paraId="00000B8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8F">
      <w:pPr>
        <w:numPr>
          <w:ilvl w:val="0"/>
          <w:numId w:val="80"/>
        </w:numPr>
        <w:ind w:left="720" w:hanging="360"/>
      </w:pPr>
      <w:r w:rsidDel="00000000" w:rsidR="00000000" w:rsidRPr="00000000">
        <w:rPr>
          <w:rtl w:val="0"/>
        </w:rPr>
        <w:t xml:space="preserve">It’s “Burrow” but only works on water.</w:t>
      </w:r>
    </w:p>
    <w:p w:rsidR="00000000" w:rsidDel="00000000" w:rsidP="00000000" w:rsidRDefault="00000000" w:rsidRPr="00000000" w14:paraId="00000B90">
      <w:pPr>
        <w:pStyle w:val="Heading2"/>
        <w:rPr>
          <w:color w:val="dd7e6b"/>
          <w:sz w:val="24"/>
          <w:szCs w:val="24"/>
        </w:rPr>
      </w:pPr>
      <w:bookmarkStart w:colFirst="0" w:colLast="0" w:name="_jffaezmyyzfc" w:id="228"/>
      <w:bookmarkEnd w:id="228"/>
      <w:r w:rsidDel="00000000" w:rsidR="00000000" w:rsidRPr="00000000">
        <w:rPr>
          <w:rtl w:val="0"/>
        </w:rPr>
        <w:t xml:space="preserve">-Acid Bomb</w:t>
        <w:br w:type="textWrapping"/>
      </w:r>
      <w:r w:rsidDel="00000000" w:rsidR="00000000" w:rsidRPr="00000000">
        <w:rPr>
          <w:color w:val="dd7e6b"/>
          <w:sz w:val="24"/>
          <w:szCs w:val="24"/>
          <w:rtl w:val="0"/>
        </w:rPr>
        <w:t xml:space="preserve">‘ANab’</w:t>
      </w:r>
    </w:p>
    <w:p w:rsidR="00000000" w:rsidDel="00000000" w:rsidP="00000000" w:rsidRDefault="00000000" w:rsidRPr="00000000" w14:paraId="00000B91">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0B92">
      <w:pPr>
        <w:rPr>
          <w:color w:val="ff9900"/>
        </w:rPr>
      </w:pPr>
      <w:r w:rsidDel="00000000" w:rsidR="00000000" w:rsidRPr="00000000">
        <w:rPr>
          <w:b w:val="1"/>
          <w:bCs w:val="1"/>
          <w:color w:val="980000"/>
          <w:rtl w:val="0"/>
        </w:rPr>
        <w:t xml:space="preserve">Casting by AI</w:t>
      </w:r>
      <w:r w:rsidDel="00000000" w:rsidR="00000000" w:rsidRPr="00000000">
        <w:rPr>
          <w:rtl w:val="0"/>
        </w:rPr>
        <w:br w:type="textWrapping"/>
        <w:t xml:space="preserve">Used on </w:t>
      </w:r>
      <w:r w:rsidDel="00000000" w:rsidR="00000000" w:rsidRPr="00000000">
        <w:rPr>
          <w:rtl w:val="0"/>
        </w:rPr>
        <w:t xml:space="preserve">clusters</w:t>
      </w:r>
      <w:r w:rsidDel="00000000" w:rsidR="00000000" w:rsidRPr="00000000">
        <w:rPr>
          <w:rtl w:val="0"/>
        </w:rPr>
        <w:t xml:space="preserve"> of enemies</w:t>
      </w:r>
      <w:r w:rsidDel="00000000" w:rsidR="00000000" w:rsidRPr="00000000">
        <w:rPr>
          <w:rtl w:val="0"/>
        </w:rPr>
      </w:r>
    </w:p>
    <w:p w:rsidR="00000000" w:rsidDel="00000000" w:rsidP="00000000" w:rsidRDefault="00000000" w:rsidRPr="00000000" w14:paraId="00000B93">
      <w:pPr>
        <w:numPr>
          <w:ilvl w:val="0"/>
          <w:numId w:val="80"/>
        </w:numPr>
        <w:spacing w:after="0" w:afterAutospacing="0"/>
        <w:ind w:left="720" w:hanging="360"/>
      </w:pPr>
      <w:r w:rsidDel="00000000" w:rsidR="00000000" w:rsidRPr="00000000">
        <w:rPr>
          <w:rtl w:val="0"/>
        </w:rPr>
        <w:t xml:space="preserve">Applies Attack Speed/Move Speed penalties on a target and nearby targets.</w:t>
      </w:r>
    </w:p>
    <w:p w:rsidR="00000000" w:rsidDel="00000000" w:rsidP="00000000" w:rsidRDefault="00000000" w:rsidRPr="00000000" w14:paraId="00000B94">
      <w:pPr>
        <w:numPr>
          <w:ilvl w:val="1"/>
          <w:numId w:val="80"/>
        </w:numPr>
        <w:spacing w:after="0" w:afterAutospacing="0"/>
        <w:ind w:left="1440" w:hanging="360"/>
      </w:pPr>
      <w:r w:rsidDel="00000000" w:rsidR="00000000" w:rsidRPr="00000000">
        <w:rPr>
          <w:rtl w:val="0"/>
        </w:rPr>
        <w:t xml:space="preserve">Attack speed and Move speed are actually bonuses, positive values cause them to gain speed. </w:t>
      </w:r>
      <w:r w:rsidDel="00000000" w:rsidR="00000000" w:rsidRPr="00000000">
        <w:rPr>
          <w:color w:val="9900ff"/>
          <w:rtl w:val="0"/>
        </w:rPr>
        <w:t xml:space="preserve">(Uyarrr)</w:t>
      </w:r>
      <w:r w:rsidDel="00000000" w:rsidR="00000000" w:rsidRPr="00000000">
        <w:rPr>
          <w:rtl w:val="0"/>
        </w:rPr>
      </w:r>
    </w:p>
    <w:p w:rsidR="00000000" w:rsidDel="00000000" w:rsidP="00000000" w:rsidRDefault="00000000" w:rsidRPr="00000000" w14:paraId="00000B95">
      <w:pPr>
        <w:numPr>
          <w:ilvl w:val="0"/>
          <w:numId w:val="80"/>
        </w:numPr>
        <w:spacing w:after="0" w:afterAutospacing="0"/>
        <w:ind w:left="720" w:hanging="360"/>
      </w:pPr>
      <w:r w:rsidDel="00000000" w:rsidR="00000000" w:rsidRPr="00000000">
        <w:rPr>
          <w:rtl w:val="0"/>
        </w:rPr>
        <w:t xml:space="preserve">Applies armor buff / debuff to target.</w:t>
      </w:r>
    </w:p>
    <w:p w:rsidR="00000000" w:rsidDel="00000000" w:rsidP="00000000" w:rsidRDefault="00000000" w:rsidRPr="00000000" w14:paraId="00000B96">
      <w:pPr>
        <w:numPr>
          <w:ilvl w:val="1"/>
          <w:numId w:val="80"/>
        </w:numPr>
        <w:spacing w:after="0" w:afterAutospacing="0"/>
        <w:ind w:left="1440" w:hanging="360"/>
      </w:pPr>
      <w:r w:rsidDel="00000000" w:rsidR="00000000" w:rsidRPr="00000000">
        <w:rPr>
          <w:rtl w:val="0"/>
        </w:rPr>
        <w:t xml:space="preserve">Positive values remove armor.</w:t>
      </w:r>
    </w:p>
    <w:p w:rsidR="00000000" w:rsidDel="00000000" w:rsidP="00000000" w:rsidRDefault="00000000" w:rsidRPr="00000000" w14:paraId="00000B97">
      <w:pPr>
        <w:numPr>
          <w:ilvl w:val="1"/>
          <w:numId w:val="80"/>
        </w:numPr>
        <w:spacing w:after="0" w:afterAutospacing="0"/>
        <w:ind w:left="1440" w:hanging="360"/>
      </w:pPr>
      <w:r w:rsidDel="00000000" w:rsidR="00000000" w:rsidRPr="00000000">
        <w:rPr>
          <w:rtl w:val="0"/>
        </w:rPr>
        <w:t xml:space="preserve">Negative values add armor</w:t>
      </w:r>
    </w:p>
    <w:p w:rsidR="00000000" w:rsidDel="00000000" w:rsidP="00000000" w:rsidRDefault="00000000" w:rsidRPr="00000000" w14:paraId="00000B98">
      <w:pPr>
        <w:numPr>
          <w:ilvl w:val="0"/>
          <w:numId w:val="80"/>
        </w:numPr>
        <w:spacing w:after="0" w:afterAutospacing="0"/>
        <w:ind w:left="720" w:hanging="360"/>
      </w:pPr>
      <w:r w:rsidDel="00000000" w:rsidR="00000000" w:rsidRPr="00000000">
        <w:rPr>
          <w:rtl w:val="0"/>
        </w:rPr>
        <w:t xml:space="preserve">Applies Damage Over Time to the same targets.</w:t>
      </w:r>
    </w:p>
    <w:p w:rsidR="00000000" w:rsidDel="00000000" w:rsidP="00000000" w:rsidRDefault="00000000" w:rsidRPr="00000000" w14:paraId="00000B99">
      <w:pPr>
        <w:numPr>
          <w:ilvl w:val="0"/>
          <w:numId w:val="80"/>
        </w:numPr>
        <w:spacing w:after="0" w:afterAutospacing="0"/>
        <w:ind w:left="720" w:hanging="360"/>
      </w:pPr>
      <w:r w:rsidDel="00000000" w:rsidR="00000000" w:rsidRPr="00000000">
        <w:rPr>
          <w:rtl w:val="0"/>
        </w:rPr>
        <w:t xml:space="preserve">You would think it’s dispellable, but it’s not.</w:t>
      </w:r>
    </w:p>
    <w:p w:rsidR="00000000" w:rsidDel="00000000" w:rsidP="00000000" w:rsidRDefault="00000000" w:rsidRPr="00000000" w14:paraId="00000B9A">
      <w:pPr>
        <w:numPr>
          <w:ilvl w:val="0"/>
          <w:numId w:val="80"/>
        </w:numPr>
        <w:spacing w:after="0" w:afterAutospacing="0"/>
        <w:ind w:left="720" w:hanging="360"/>
      </w:pPr>
      <w:r w:rsidDel="00000000" w:rsidR="00000000" w:rsidRPr="00000000">
        <w:rPr>
          <w:rtl w:val="0"/>
        </w:rPr>
        <w:t xml:space="preserve">Does not appear to stack with itself using separate buffs contrary to rumors. </w:t>
      </w:r>
      <w:r w:rsidDel="00000000" w:rsidR="00000000" w:rsidRPr="00000000">
        <w:rPr>
          <w:color w:val="ff0000"/>
          <w:rtl w:val="0"/>
        </w:rPr>
        <w:t xml:space="preserve">(Unless there is some other way, provide clear instructions.)</w:t>
      </w:r>
    </w:p>
    <w:p w:rsidR="00000000" w:rsidDel="00000000" w:rsidP="00000000" w:rsidRDefault="00000000" w:rsidRPr="00000000" w14:paraId="00000B9B">
      <w:pPr>
        <w:numPr>
          <w:ilvl w:val="0"/>
          <w:numId w:val="80"/>
        </w:numPr>
        <w:spacing w:after="0" w:afterAutospacing="0"/>
        <w:ind w:left="720" w:hanging="360"/>
      </w:pPr>
      <w:r w:rsidDel="00000000" w:rsidR="00000000" w:rsidRPr="00000000">
        <w:rPr>
          <w:rtl w:val="0"/>
        </w:rPr>
        <w:t xml:space="preserve">If you set the Area of Effect to 0 it will still hit the primary target.</w:t>
      </w:r>
      <w:r w:rsidDel="00000000" w:rsidR="00000000" w:rsidRPr="00000000">
        <w:rPr>
          <w:color w:val="9900ff"/>
          <w:rtl w:val="0"/>
        </w:rPr>
        <w:t xml:space="preserve"> (KitsuneTailsPrower)</w:t>
      </w:r>
    </w:p>
    <w:p w:rsidR="00000000" w:rsidDel="00000000" w:rsidP="00000000" w:rsidRDefault="00000000" w:rsidRPr="00000000" w14:paraId="00000B9C">
      <w:pPr>
        <w:numPr>
          <w:ilvl w:val="0"/>
          <w:numId w:val="80"/>
        </w:numPr>
        <w:spacing w:after="0" w:afterAutospacing="0"/>
        <w:ind w:left="720" w:hanging="360"/>
      </w:pPr>
      <w:r w:rsidDel="00000000" w:rsidR="00000000" w:rsidRPr="00000000">
        <w:rPr>
          <w:rtl w:val="0"/>
        </w:rPr>
        <w:t xml:space="preserve">Periodic damage is of type shadow strike (first interval is directly after impact without delay)</w:t>
      </w:r>
    </w:p>
    <w:p w:rsidR="00000000" w:rsidDel="00000000" w:rsidP="00000000" w:rsidRDefault="00000000" w:rsidRPr="00000000" w14:paraId="00000B9D">
      <w:pPr>
        <w:numPr>
          <w:ilvl w:val="0"/>
          <w:numId w:val="80"/>
        </w:numPr>
        <w:spacing w:after="0" w:afterAutospacing="0"/>
        <w:ind w:left="720" w:hanging="360"/>
      </w:pPr>
      <w:r w:rsidDel="00000000" w:rsidR="00000000" w:rsidRPr="00000000">
        <w:rPr>
          <w:rtl w:val="0"/>
        </w:rPr>
        <w:t xml:space="preserve">Can be used as a non-stun projectile dummy ability to simulate a projectile</w:t>
      </w:r>
    </w:p>
    <w:p w:rsidR="00000000" w:rsidDel="00000000" w:rsidP="00000000" w:rsidRDefault="00000000" w:rsidRPr="00000000" w14:paraId="00000B9E">
      <w:pPr>
        <w:numPr>
          <w:ilvl w:val="0"/>
          <w:numId w:val="80"/>
        </w:numPr>
        <w:spacing w:after="0" w:afterAutospacing="0"/>
        <w:ind w:left="720" w:hanging="360"/>
      </w:pPr>
      <w:r w:rsidDel="00000000" w:rsidR="00000000" w:rsidRPr="00000000">
        <w:rPr>
          <w:rtl w:val="0"/>
        </w:rPr>
        <w:t xml:space="preserve">Can successfully target allies if specified</w:t>
      </w:r>
    </w:p>
    <w:p w:rsidR="00000000" w:rsidDel="00000000" w:rsidP="00000000" w:rsidRDefault="00000000" w:rsidRPr="00000000" w14:paraId="00000B9F">
      <w:pPr>
        <w:numPr>
          <w:ilvl w:val="0"/>
          <w:numId w:val="80"/>
        </w:numPr>
        <w:spacing w:after="0" w:afterAutospacing="0"/>
        <w:ind w:left="720" w:hanging="360"/>
      </w:pPr>
      <w:r w:rsidDel="00000000" w:rsidR="00000000" w:rsidRPr="00000000">
        <w:rPr>
          <w:rtl w:val="0"/>
        </w:rPr>
        <w:t xml:space="preserve">If targeting ground, the AoE will not target air, and vice versa, even if both ground and air are specified (2.0.2)</w:t>
      </w:r>
    </w:p>
    <w:p w:rsidR="00000000" w:rsidDel="00000000" w:rsidP="00000000" w:rsidRDefault="00000000" w:rsidRPr="00000000" w14:paraId="00000BA0">
      <w:pPr>
        <w:numPr>
          <w:ilvl w:val="1"/>
          <w:numId w:val="80"/>
        </w:numPr>
        <w:spacing w:after="0" w:afterAutospacing="0"/>
        <w:ind w:left="1440" w:hanging="360"/>
      </w:pPr>
      <w:r w:rsidDel="00000000" w:rsidR="00000000" w:rsidRPr="00000000">
        <w:rPr>
          <w:rtl w:val="0"/>
        </w:rPr>
        <w:t xml:space="preserve">Needs further tests with other types of targets on other versions</w:t>
      </w:r>
    </w:p>
    <w:p w:rsidR="00000000" w:rsidDel="00000000" w:rsidP="00000000" w:rsidRDefault="00000000" w:rsidRPr="00000000" w14:paraId="00000BA1">
      <w:pPr>
        <w:numPr>
          <w:ilvl w:val="1"/>
          <w:numId w:val="80"/>
        </w:numPr>
        <w:spacing w:after="0" w:afterAutospacing="0"/>
        <w:ind w:left="1440" w:hanging="360"/>
      </w:pPr>
      <w:r w:rsidDel="00000000" w:rsidR="00000000" w:rsidRPr="00000000">
        <w:rPr>
          <w:rtl w:val="0"/>
        </w:rPr>
        <w:t xml:space="preserve">If you use it on a dummy, you have to also also cast it on another air dummy</w:t>
      </w:r>
    </w:p>
    <w:p w:rsidR="00000000" w:rsidDel="00000000" w:rsidP="00000000" w:rsidRDefault="00000000" w:rsidRPr="00000000" w14:paraId="00000BA2">
      <w:pPr>
        <w:numPr>
          <w:ilvl w:val="0"/>
          <w:numId w:val="80"/>
        </w:numPr>
        <w:spacing w:after="0" w:afterAutospacing="0"/>
        <w:ind w:left="720" w:hanging="360"/>
      </w:pPr>
      <w:r w:rsidDel="00000000" w:rsidR="00000000" w:rsidRPr="00000000">
        <w:rPr>
          <w:rtl w:val="0"/>
        </w:rPr>
        <w:t xml:space="preserve">Negative damage values are set to its absolute value</w:t>
      </w:r>
    </w:p>
    <w:p w:rsidR="00000000" w:rsidDel="00000000" w:rsidP="00000000" w:rsidRDefault="00000000" w:rsidRPr="00000000" w14:paraId="00000BA3">
      <w:pPr>
        <w:numPr>
          <w:ilvl w:val="1"/>
          <w:numId w:val="80"/>
        </w:numPr>
        <w:spacing w:after="0" w:afterAutospacing="0"/>
        <w:ind w:left="1440" w:hanging="360"/>
      </w:pPr>
      <w:r w:rsidDel="00000000" w:rsidR="00000000" w:rsidRPr="00000000">
        <w:rPr>
          <w:rtl w:val="0"/>
        </w:rPr>
        <w:t xml:space="preserve">To make it heal, use Bribe Damage Engine, detect if spell damage comes from an ally caster with this ability, then make the damage negative</w:t>
      </w:r>
    </w:p>
    <w:p w:rsidR="00000000" w:rsidDel="00000000" w:rsidP="00000000" w:rsidRDefault="00000000" w:rsidRPr="00000000" w14:paraId="00000BA4">
      <w:pPr>
        <w:numPr>
          <w:ilvl w:val="0"/>
          <w:numId w:val="80"/>
        </w:numPr>
        <w:spacing w:after="0" w:afterAutospacing="0"/>
        <w:ind w:left="720" w:hanging="360"/>
      </w:pPr>
      <w:r w:rsidDel="00000000" w:rsidR="00000000" w:rsidRPr="00000000">
        <w:rPr>
          <w:rtl w:val="0"/>
        </w:rPr>
        <w:t xml:space="preserve">Setting duration to 0 makes it infinite</w:t>
      </w:r>
    </w:p>
    <w:p w:rsidR="00000000" w:rsidDel="00000000" w:rsidP="00000000" w:rsidRDefault="00000000" w:rsidRPr="00000000" w14:paraId="00000BA5">
      <w:pPr>
        <w:numPr>
          <w:ilvl w:val="1"/>
          <w:numId w:val="80"/>
        </w:numPr>
        <w:spacing w:after="0" w:afterAutospacing="0"/>
        <w:ind w:left="1440" w:hanging="360"/>
      </w:pPr>
      <w:r w:rsidDel="00000000" w:rsidR="00000000" w:rsidRPr="00000000">
        <w:rPr>
          <w:rtl w:val="0"/>
        </w:rPr>
        <w:t xml:space="preserve">Set it to 0.01 to simulate an instant duration</w:t>
      </w:r>
    </w:p>
    <w:p w:rsidR="00000000" w:rsidDel="00000000" w:rsidP="00000000" w:rsidRDefault="00000000" w:rsidRPr="00000000" w14:paraId="00000BA6">
      <w:pPr>
        <w:numPr>
          <w:ilvl w:val="2"/>
          <w:numId w:val="80"/>
        </w:numPr>
        <w:spacing w:after="0" w:afterAutospacing="0"/>
        <w:ind w:left="2160" w:hanging="360"/>
      </w:pPr>
      <w:r w:rsidDel="00000000" w:rsidR="00000000" w:rsidRPr="00000000">
        <w:rPr>
          <w:rtl w:val="0"/>
        </w:rPr>
        <w:t xml:space="preserve">Set Damage Interval to the same to prevent multiple ticks.</w:t>
      </w:r>
    </w:p>
    <w:p w:rsidR="00000000" w:rsidDel="00000000" w:rsidP="00000000" w:rsidRDefault="00000000" w:rsidRPr="00000000" w14:paraId="00000BA7">
      <w:pPr>
        <w:numPr>
          <w:ilvl w:val="0"/>
          <w:numId w:val="80"/>
        </w:numPr>
        <w:spacing w:after="0" w:afterAutospacing="0"/>
        <w:ind w:left="720" w:hanging="360"/>
        <w:rPr>
          <w:ins w:author="Anonymous" w:id="72" w:date="2025-06-16T08:06:33Z"/>
        </w:rPr>
      </w:pPr>
      <w:r w:rsidDel="00000000" w:rsidR="00000000" w:rsidRPr="00000000">
        <w:rPr>
          <w:rtl w:val="0"/>
        </w:rPr>
        <w:t xml:space="preserve">Doesn’t show an AoE circle for targetting</w:t>
      </w:r>
      <w:ins w:author="Anonymous" w:id="72" w:date="2025-06-16T08:06:33Z">
        <w:r w:rsidDel="00000000" w:rsidR="00000000" w:rsidRPr="00000000">
          <w:rPr>
            <w:rtl w:val="0"/>
          </w:rPr>
        </w:r>
      </w:ins>
    </w:p>
    <w:p w:rsidR="00000000" w:rsidDel="00000000" w:rsidP="00000000" w:rsidRDefault="00000000" w:rsidRPr="00000000" w14:paraId="00000BA8">
      <w:pPr>
        <w:numPr>
          <w:ilvl w:val="0"/>
          <w:numId w:val="80"/>
        </w:numPr>
        <w:ind w:left="720" w:hanging="360"/>
      </w:pPr>
      <w:ins w:author="Anonymous" w:id="72" w:date="2025-06-16T08:06:33Z">
        <w:r w:rsidDel="00000000" w:rsidR="00000000" w:rsidRPr="00000000">
          <w:rPr>
            <w:rtl w:val="0"/>
          </w:rPr>
          <w:t xml:space="preserve">Appear to stack with itself using a different buff (patch 1.30.4)</w:t>
        </w:r>
      </w:ins>
      <w:r w:rsidDel="00000000" w:rsidR="00000000" w:rsidRPr="00000000">
        <w:rPr>
          <w:rtl w:val="0"/>
        </w:rPr>
      </w:r>
    </w:p>
    <w:p w:rsidR="00000000" w:rsidDel="00000000" w:rsidP="00000000" w:rsidRDefault="00000000" w:rsidRPr="00000000" w14:paraId="00000BA9">
      <w:pPr>
        <w:pStyle w:val="Heading2"/>
        <w:ind w:firstLine="720"/>
        <w:rPr/>
      </w:pPr>
      <w:bookmarkStart w:colFirst="0" w:colLast="0" w:name="_njhk4pd0x7r" w:id="229"/>
      <w:bookmarkEnd w:id="229"/>
      <w:r w:rsidDel="00000000" w:rsidR="00000000" w:rsidRPr="00000000">
        <w:rPr>
          <w:rtl w:val="0"/>
        </w:rPr>
        <w:t xml:space="preserve">-Attribute Bonus:</w:t>
      </w:r>
    </w:p>
    <w:p w:rsidR="00000000" w:rsidDel="00000000" w:rsidP="00000000" w:rsidRDefault="00000000" w:rsidRPr="00000000" w14:paraId="00000BAA">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BA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AC">
      <w:pPr>
        <w:ind w:left="720" w:firstLine="720"/>
        <w:rPr/>
      </w:pPr>
      <w:r w:rsidDel="00000000" w:rsidR="00000000" w:rsidRPr="00000000">
        <w:rPr>
          <w:rtl w:val="0"/>
        </w:rPr>
        <w:t xml:space="preserve">RawCode: Aamk</w:t>
      </w:r>
    </w:p>
    <w:p w:rsidR="00000000" w:rsidDel="00000000" w:rsidP="00000000" w:rsidRDefault="00000000" w:rsidRPr="00000000" w14:paraId="00000BAD">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1.28.5.7680</w:t>
      </w:r>
    </w:p>
    <w:p w:rsidR="00000000" w:rsidDel="00000000" w:rsidP="00000000" w:rsidRDefault="00000000" w:rsidRPr="00000000" w14:paraId="00000BAE">
      <w:pPr>
        <w:numPr>
          <w:ilvl w:val="0"/>
          <w:numId w:val="80"/>
        </w:numPr>
        <w:spacing w:after="0" w:afterAutospacing="0"/>
        <w:ind w:left="720" w:hanging="360"/>
      </w:pPr>
      <w:r w:rsidDel="00000000" w:rsidR="00000000" w:rsidRPr="00000000">
        <w:rPr>
          <w:rtl w:val="0"/>
        </w:rPr>
        <w:t xml:space="preserve">Negative values to the bonuses cause the hero to lose attributes instead.</w:t>
      </w:r>
    </w:p>
    <w:p w:rsidR="00000000" w:rsidDel="00000000" w:rsidP="00000000" w:rsidRDefault="00000000" w:rsidRPr="00000000" w14:paraId="00000BAF">
      <w:pPr>
        <w:numPr>
          <w:ilvl w:val="0"/>
          <w:numId w:val="80"/>
        </w:numPr>
        <w:spacing w:after="0" w:afterAutospacing="0"/>
        <w:ind w:left="720" w:hanging="360"/>
      </w:pPr>
      <w:r w:rsidDel="00000000" w:rsidR="00000000" w:rsidRPr="00000000">
        <w:rPr>
          <w:rtl w:val="0"/>
        </w:rPr>
        <w:t xml:space="preserve">Fully affected by triggers which increase/decrease level of ability.</w:t>
      </w:r>
    </w:p>
    <w:p w:rsidR="00000000" w:rsidDel="00000000" w:rsidP="00000000" w:rsidRDefault="00000000" w:rsidRPr="00000000" w14:paraId="00000BB0">
      <w:pPr>
        <w:numPr>
          <w:ilvl w:val="0"/>
          <w:numId w:val="80"/>
        </w:numPr>
        <w:spacing w:after="0" w:afterAutospacing="0"/>
        <w:ind w:left="720" w:hanging="360"/>
      </w:pPr>
      <w:r w:rsidDel="00000000" w:rsidR="00000000" w:rsidRPr="00000000">
        <w:rPr>
          <w:rtl w:val="0"/>
        </w:rPr>
        <w:t xml:space="preserve">Change the ability slot properly will hide the ability.</w:t>
      </w:r>
    </w:p>
    <w:p w:rsidR="00000000" w:rsidDel="00000000" w:rsidP="00000000" w:rsidRDefault="00000000" w:rsidRPr="00000000" w14:paraId="00000BB1">
      <w:pPr>
        <w:numPr>
          <w:ilvl w:val="0"/>
          <w:numId w:val="80"/>
        </w:numPr>
        <w:ind w:left="720" w:hanging="360"/>
      </w:pPr>
      <w:r w:rsidDel="00000000" w:rsidR="00000000" w:rsidRPr="00000000">
        <w:rPr>
          <w:rtl w:val="0"/>
        </w:rPr>
        <w:t xml:space="preserve">Ignores Techtree Dependencies </w:t>
      </w:r>
      <w:r w:rsidDel="00000000" w:rsidR="00000000" w:rsidRPr="00000000">
        <w:rPr>
          <w:color w:val="9900ff"/>
          <w:rtl w:val="0"/>
        </w:rPr>
        <w:t xml:space="preserve">(PauloHPBender)</w:t>
      </w:r>
      <w:r w:rsidDel="00000000" w:rsidR="00000000" w:rsidRPr="00000000">
        <w:rPr>
          <w:rtl w:val="0"/>
        </w:rPr>
      </w:r>
    </w:p>
    <w:p w:rsidR="00000000" w:rsidDel="00000000" w:rsidP="00000000" w:rsidRDefault="00000000" w:rsidRPr="00000000" w14:paraId="00000BB2">
      <w:pPr>
        <w:pStyle w:val="Heading2"/>
        <w:ind w:firstLine="720"/>
        <w:rPr/>
      </w:pPr>
      <w:bookmarkStart w:colFirst="0" w:colLast="0" w:name="_bbxfiwc42ot" w:id="230"/>
      <w:bookmarkEnd w:id="230"/>
      <w:r w:rsidDel="00000000" w:rsidR="00000000" w:rsidRPr="00000000">
        <w:rPr>
          <w:rtl w:val="0"/>
        </w:rPr>
        <w:t xml:space="preserve">-Battle Roar:</w:t>
      </w:r>
    </w:p>
    <w:p w:rsidR="00000000" w:rsidDel="00000000" w:rsidP="00000000" w:rsidRDefault="00000000" w:rsidRPr="00000000" w14:paraId="00000BB3">
      <w:pPr>
        <w:rPr/>
      </w:pPr>
      <w:r w:rsidDel="00000000" w:rsidR="00000000" w:rsidRPr="00000000">
        <w:rPr>
          <w:rtl w:val="0"/>
        </w:rPr>
        <w:tab/>
        <w:tab/>
        <w:t xml:space="preserve">Tags: </w:t>
      </w:r>
      <w:r w:rsidDel="00000000" w:rsidR="00000000" w:rsidRPr="00000000">
        <w:rPr>
          <w:color w:val="0000ff"/>
          <w:rtl w:val="0"/>
        </w:rPr>
        <w:t xml:space="preserve">[Copy] [Unused] [Flat Damage Increase] [Flat Damage Decrease] [Flat Armor Increase] [Flat Armor Decrease] [Healing Over Time]</w:t>
      </w:r>
      <w:r w:rsidDel="00000000" w:rsidR="00000000" w:rsidRPr="00000000">
        <w:rPr>
          <w:rtl w:val="0"/>
        </w:rPr>
      </w:r>
    </w:p>
    <w:p w:rsidR="00000000" w:rsidDel="00000000" w:rsidP="00000000" w:rsidRDefault="00000000" w:rsidRPr="00000000" w14:paraId="00000BB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Judging by the 4 levels it was very likely intended for the rexxar campaign.</w:t>
      </w:r>
    </w:p>
    <w:p w:rsidR="00000000" w:rsidDel="00000000" w:rsidP="00000000" w:rsidRDefault="00000000" w:rsidRPr="00000000" w14:paraId="00000BB5">
      <w:pPr>
        <w:ind w:left="720" w:firstLine="720"/>
        <w:rPr/>
      </w:pPr>
      <w:r w:rsidDel="00000000" w:rsidR="00000000" w:rsidRPr="00000000">
        <w:rPr>
          <w:rtl w:val="0"/>
        </w:rPr>
        <w:t xml:space="preserve">RawCode: ANbr</w:t>
      </w:r>
    </w:p>
    <w:p w:rsidR="00000000" w:rsidDel="00000000" w:rsidP="00000000" w:rsidRDefault="00000000" w:rsidRPr="00000000" w14:paraId="00000BB6">
      <w:pPr>
        <w:ind w:left="720" w:firstLine="720"/>
        <w:rPr/>
      </w:pPr>
      <w:r w:rsidDel="00000000" w:rsidR="00000000" w:rsidRPr="00000000">
        <w:rPr>
          <w:rtl w:val="0"/>
        </w:rPr>
        <w:t xml:space="preserve">Casting by AI: Used when engaging enemies.</w:t>
      </w:r>
    </w:p>
    <w:p w:rsidR="00000000" w:rsidDel="00000000" w:rsidP="00000000" w:rsidRDefault="00000000" w:rsidRPr="00000000" w14:paraId="00000BB7">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B8">
      <w:pPr>
        <w:numPr>
          <w:ilvl w:val="0"/>
          <w:numId w:val="80"/>
        </w:numPr>
        <w:spacing w:after="0" w:afterAutospacing="0"/>
        <w:ind w:left="720" w:hanging="360"/>
      </w:pPr>
      <w:r w:rsidDel="00000000" w:rsidR="00000000" w:rsidRPr="00000000">
        <w:rPr>
          <w:rtl w:val="0"/>
        </w:rPr>
        <w:t xml:space="preserve">It’s a copy of Roar, except it has a separate order string and buff.</w:t>
      </w:r>
    </w:p>
    <w:p w:rsidR="00000000" w:rsidDel="00000000" w:rsidP="00000000" w:rsidRDefault="00000000" w:rsidRPr="00000000" w14:paraId="00000BB9">
      <w:pPr>
        <w:numPr>
          <w:ilvl w:val="0"/>
          <w:numId w:val="80"/>
        </w:numPr>
        <w:spacing w:after="0" w:afterAutospacing="0"/>
        <w:ind w:left="720" w:hanging="360"/>
      </w:pPr>
      <w:r w:rsidDel="00000000" w:rsidR="00000000" w:rsidRPr="00000000">
        <w:rPr>
          <w:rtl w:val="0"/>
        </w:rPr>
        <w:t xml:space="preserve">Stacks with “Roar”</w:t>
      </w:r>
    </w:p>
    <w:p w:rsidR="00000000" w:rsidDel="00000000" w:rsidP="00000000" w:rsidRDefault="00000000" w:rsidRPr="00000000" w14:paraId="00000BBA">
      <w:pPr>
        <w:numPr>
          <w:ilvl w:val="0"/>
          <w:numId w:val="80"/>
        </w:numPr>
        <w:ind w:left="720" w:hanging="360"/>
      </w:pPr>
      <w:r w:rsidDel="00000000" w:rsidR="00000000" w:rsidRPr="00000000">
        <w:rPr>
          <w:rtl w:val="0"/>
        </w:rPr>
        <w:t xml:space="preserve">Unlike roar, it provides a flat damage increase.</w:t>
      </w:r>
    </w:p>
    <w:p w:rsidR="00000000" w:rsidDel="00000000" w:rsidP="00000000" w:rsidRDefault="00000000" w:rsidRPr="00000000" w14:paraId="00000BBB">
      <w:pPr>
        <w:pStyle w:val="Heading2"/>
        <w:ind w:firstLine="720"/>
        <w:rPr/>
      </w:pPr>
      <w:bookmarkStart w:colFirst="0" w:colLast="0" w:name="_1t25u0v8pc21" w:id="231"/>
      <w:bookmarkEnd w:id="231"/>
      <w:r w:rsidDel="00000000" w:rsidR="00000000" w:rsidRPr="00000000">
        <w:rPr>
          <w:rtl w:val="0"/>
        </w:rPr>
        <w:t xml:space="preserve">-Black Arrow:</w:t>
      </w:r>
    </w:p>
    <w:p w:rsidR="00000000" w:rsidDel="00000000" w:rsidP="00000000" w:rsidRDefault="00000000" w:rsidRPr="00000000" w14:paraId="00000BBC">
      <w:pPr>
        <w:rPr/>
      </w:pPr>
      <w:r w:rsidDel="00000000" w:rsidR="00000000" w:rsidRPr="00000000">
        <w:rPr>
          <w:rtl w:val="0"/>
        </w:rPr>
        <w:tab/>
        <w:tab/>
        <w:t xml:space="preserve">Tags: </w:t>
      </w:r>
      <w:r w:rsidDel="00000000" w:rsidR="00000000" w:rsidRPr="00000000">
        <w:rPr>
          <w:color w:val="0000ff"/>
          <w:rtl w:val="0"/>
        </w:rPr>
        <w:t xml:space="preserve">[Summon] [Flat Damage Increase]</w:t>
      </w:r>
      <w:r w:rsidDel="00000000" w:rsidR="00000000" w:rsidRPr="00000000">
        <w:rPr>
          <w:rtl w:val="0"/>
        </w:rPr>
      </w:r>
    </w:p>
    <w:p w:rsidR="00000000" w:rsidDel="00000000" w:rsidP="00000000" w:rsidRDefault="00000000" w:rsidRPr="00000000" w14:paraId="00000BB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Need to be tested if different buffs stacks or not</w:t>
      </w:r>
    </w:p>
    <w:p w:rsidR="00000000" w:rsidDel="00000000" w:rsidP="00000000" w:rsidRDefault="00000000" w:rsidRPr="00000000" w14:paraId="00000BBE">
      <w:pPr>
        <w:ind w:left="720" w:firstLine="720"/>
        <w:rPr/>
      </w:pPr>
      <w:r w:rsidDel="00000000" w:rsidR="00000000" w:rsidRPr="00000000">
        <w:rPr>
          <w:rtl w:val="0"/>
        </w:rPr>
        <w:t xml:space="preserve">Casting by AI: Used when the target is dying.</w:t>
      </w:r>
    </w:p>
    <w:p w:rsidR="00000000" w:rsidDel="00000000" w:rsidP="00000000" w:rsidRDefault="00000000" w:rsidRPr="00000000" w14:paraId="00000BBF">
      <w:pPr>
        <w:ind w:left="720" w:firstLine="720"/>
        <w:rPr/>
      </w:pPr>
      <w:r w:rsidDel="00000000" w:rsidR="00000000" w:rsidRPr="00000000">
        <w:rPr>
          <w:rtl w:val="0"/>
        </w:rPr>
        <w:t xml:space="preserve">RawCode: ANba ACbk</w:t>
      </w:r>
    </w:p>
    <w:p w:rsidR="00000000" w:rsidDel="00000000" w:rsidP="00000000" w:rsidRDefault="00000000" w:rsidRPr="00000000" w14:paraId="00000BC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C1">
      <w:pPr>
        <w:numPr>
          <w:ilvl w:val="0"/>
          <w:numId w:val="80"/>
        </w:numPr>
        <w:spacing w:after="0" w:afterAutospacing="0"/>
        <w:ind w:left="720" w:hanging="360"/>
      </w:pPr>
      <w:r w:rsidDel="00000000" w:rsidR="00000000" w:rsidRPr="00000000">
        <w:rPr>
          <w:rtl w:val="0"/>
        </w:rPr>
        <w:t xml:space="preserve">“Data - Damage Bonus”</w:t>
      </w:r>
    </w:p>
    <w:p w:rsidR="00000000" w:rsidDel="00000000" w:rsidP="00000000" w:rsidRDefault="00000000" w:rsidRPr="00000000" w14:paraId="00000BC2">
      <w:pPr>
        <w:numPr>
          <w:ilvl w:val="1"/>
          <w:numId w:val="80"/>
        </w:numPr>
        <w:spacing w:after="0" w:afterAutospacing="0"/>
        <w:ind w:left="1440" w:hanging="360"/>
      </w:pPr>
      <w:r w:rsidDel="00000000" w:rsidR="00000000" w:rsidRPr="00000000">
        <w:rPr>
          <w:rtl w:val="0"/>
        </w:rPr>
        <w:t xml:space="preserve">Negative values do not cause healing.</w:t>
      </w:r>
    </w:p>
    <w:p w:rsidR="00000000" w:rsidDel="00000000" w:rsidP="00000000" w:rsidRDefault="00000000" w:rsidRPr="00000000" w14:paraId="00000BC3">
      <w:pPr>
        <w:numPr>
          <w:ilvl w:val="0"/>
          <w:numId w:val="80"/>
        </w:numPr>
        <w:spacing w:after="0" w:afterAutospacing="0"/>
        <w:ind w:left="720" w:hanging="360"/>
        <w:rPr>
          <w:ins w:author="Anonymous" w:id="73" w:date="2026-08-31T03:02:31Z"/>
        </w:rPr>
      </w:pPr>
      <w:r w:rsidDel="00000000" w:rsidR="00000000" w:rsidRPr="00000000">
        <w:rPr>
          <w:rtl w:val="0"/>
        </w:rPr>
        <w:t xml:space="preserve">Basically searing arrows but applying a parasite like effect</w:t>
      </w:r>
      <w:ins w:author="Anonymous" w:id="73" w:date="2026-08-31T03:02:31Z">
        <w:r w:rsidDel="00000000" w:rsidR="00000000" w:rsidRPr="00000000">
          <w:rPr>
            <w:rtl w:val="0"/>
          </w:rPr>
        </w:r>
      </w:ins>
    </w:p>
    <w:p w:rsidR="00000000" w:rsidDel="00000000" w:rsidP="00000000" w:rsidRDefault="00000000" w:rsidRPr="00000000" w14:paraId="00000BC4">
      <w:pPr>
        <w:numPr>
          <w:ilvl w:val="0"/>
          <w:numId w:val="80"/>
        </w:numPr>
        <w:spacing w:after="0" w:afterAutospacing="0"/>
        <w:ind w:left="720" w:hanging="360"/>
      </w:pPr>
      <w:ins w:author="Anonymous" w:id="74" w:date="2026-08-31T03:02:38Z">
        <w:r w:rsidDel="00000000" w:rsidR="00000000" w:rsidRPr="00000000">
          <w:rPr>
            <w:rtl w:val="0"/>
          </w:rPr>
          <w:t xml:space="preserve">Diff</w:t>
        </w:r>
      </w:ins>
      <w:ins w:author="Anonymous" w:id="75" w:date="2026-08-31T03:02:39Z">
        <w:r w:rsidDel="00000000" w:rsidR="00000000" w:rsidRPr="00000000">
          <w:rPr>
            <w:rtl w:val="0"/>
          </w:rPr>
          <w:t xml:space="preserve">erent </w:t>
        </w:r>
      </w:ins>
      <w:ins w:author="Anonymous" w:id="76" w:date="2026-08-31T03:02:41Z">
        <w:r w:rsidDel="00000000" w:rsidR="00000000" w:rsidRPr="00000000">
          <w:rPr>
            <w:rtl w:val="0"/>
          </w:rPr>
          <w:t xml:space="preserve">buff</w:t>
        </w:r>
      </w:ins>
      <w:ins w:author="Anonymous" w:id="77" w:date="2026-08-31T03:02:44Z">
        <w:r w:rsidDel="00000000" w:rsidR="00000000" w:rsidRPr="00000000">
          <w:rPr>
            <w:rtl w:val="0"/>
          </w:rPr>
          <w:t xml:space="preserve"> IDs</w:t>
        </w:r>
      </w:ins>
      <w:ins w:author="Anonymous" w:id="78" w:date="2026-08-31T03:02:47Z">
        <w:r w:rsidDel="00000000" w:rsidR="00000000" w:rsidRPr="00000000">
          <w:rPr>
            <w:rtl w:val="0"/>
          </w:rPr>
          <w:t xml:space="preserve"> </w:t>
        </w:r>
      </w:ins>
      <w:ins w:author="Anonymous" w:id="79" w:date="2026-08-31T03:04:41Z">
        <w:r w:rsidDel="00000000" w:rsidR="00000000" w:rsidRPr="00000000">
          <w:rPr>
            <w:rtl w:val="0"/>
          </w:rPr>
          <w:t xml:space="preserve">can </w:t>
        </w:r>
      </w:ins>
      <w:ins w:author="Anonymous" w:id="78" w:date="2026-08-31T03:02:47Z"/>
      <w:ins w:author="Anonymous" w:id="80" w:date="2026-08-31T03:04:43Z">
        <w:r w:rsidDel="00000000" w:rsidR="00000000" w:rsidRPr="00000000">
          <w:rPr>
            <w:rtl w:val="0"/>
          </w:rPr>
          <w:t xml:space="preserve">be appl</w:t>
        </w:r>
      </w:ins>
      <w:ins w:author="Anonymous" w:id="81" w:date="2026-08-31T03:04:45Z">
        <w:r w:rsidDel="00000000" w:rsidR="00000000" w:rsidRPr="00000000">
          <w:rPr>
            <w:rtl w:val="0"/>
          </w:rPr>
          <w:t xml:space="preserve">ied on the same unit</w:t>
        </w:r>
      </w:ins>
      <w:ins w:author="Anonymous" w:id="80" w:date="2026-08-31T03:04:43Z"/>
      <w:ins w:author="Anonymous" w:id="82" w:date="2026-08-31T03:04:49Z">
        <w:r w:rsidDel="00000000" w:rsidR="00000000" w:rsidRPr="00000000">
          <w:rPr>
            <w:rtl w:val="0"/>
          </w:rPr>
          <w:t xml:space="preserve"> </w:t>
        </w:r>
      </w:ins>
      <w:ins w:author="Anonymous" w:id="80" w:date="2026-08-31T03:04:43Z">
        <w:del w:author="Anonymous" w:id="81" w:date="2026-08-31T03:04:45Z">
          <w:r w:rsidDel="00000000" w:rsidR="00000000" w:rsidRPr="00000000">
            <w:rPr>
              <w:rtl w:val="0"/>
            </w:rPr>
            <w:delText xml:space="preserve">y</w:delText>
          </w:r>
        </w:del>
      </w:ins>
      <w:ins w:author="Anonymous" w:id="78" w:date="2026-08-31T03:02:47Z">
        <w:del w:author="Anonymous" w:id="79" w:date="2026-08-31T03:04:41Z">
          <w:r w:rsidDel="00000000" w:rsidR="00000000" w:rsidRPr="00000000">
            <w:rPr>
              <w:rtl w:val="0"/>
            </w:rPr>
            <w:delText xml:space="preserve">stacks </w:delText>
          </w:r>
        </w:del>
        <w:r w:rsidDel="00000000" w:rsidR="00000000" w:rsidRPr="00000000">
          <w:rPr>
            <w:rtl w:val="0"/>
          </w:rPr>
          <w:t xml:space="preserve">but only </w:t>
        </w:r>
      </w:ins>
      <w:ins w:author="Anonymous" w:id="83" w:date="2026-08-31T03:02:53Z">
        <w:r w:rsidDel="00000000" w:rsidR="00000000" w:rsidRPr="00000000">
          <w:rPr>
            <w:rtl w:val="0"/>
          </w:rPr>
          <w:t xml:space="preserve">1</w:t>
        </w:r>
      </w:ins>
      <w:ins w:author="Anonymous" w:id="84" w:date="2026-08-31T03:04:12Z">
        <w:r w:rsidDel="00000000" w:rsidR="00000000" w:rsidRPr="00000000">
          <w:rPr>
            <w:rtl w:val="0"/>
          </w:rPr>
          <w:t xml:space="preserve"> of the </w:t>
        </w:r>
      </w:ins>
      <w:ins w:author="Anonymous" w:id="83" w:date="2026-08-31T03:02:53Z"/>
      <w:ins w:author="Anonymous" w:id="85" w:date="2026-08-31T03:04:17Z">
        <w:r w:rsidDel="00000000" w:rsidR="00000000" w:rsidRPr="00000000">
          <w:rPr>
            <w:rtl w:val="0"/>
          </w:rPr>
          <w:t xml:space="preserve">buff</w:t>
        </w:r>
      </w:ins>
      <w:ins w:author="Anonymous" w:id="83" w:date="2026-08-31T03:02:53Z"/>
      <w:ins w:author="Anonymous" w:id="86" w:date="2026-08-31T03:04:19Z">
        <w:r w:rsidDel="00000000" w:rsidR="00000000" w:rsidRPr="00000000">
          <w:rPr>
            <w:rtl w:val="0"/>
          </w:rPr>
          <w:t xml:space="preserve"> </w:t>
        </w:r>
      </w:ins>
      <w:ins w:author="Anonymous" w:id="83" w:date="2026-08-31T03:02:53Z">
        <w:del w:author="Anonymous" w:id="87" w:date="2026-08-31T03:04:11Z">
          <w:r w:rsidDel="00000000" w:rsidR="00000000" w:rsidRPr="00000000">
            <w:rPr>
              <w:rtl w:val="0"/>
            </w:rPr>
            <w:delText xml:space="preserve"> </w:delText>
          </w:r>
        </w:del>
      </w:ins>
      <w:del w:author="Anonymous" w:id="87" w:date="2026-08-31T03:04:11Z"/>
      <w:ins w:author="Anonymous" w:id="88" w:date="2026-08-31T03:02:55Z">
        <w:del w:author="Anonymous" w:id="87" w:date="2026-08-31T03:04:11Z">
          <w:r w:rsidDel="00000000" w:rsidR="00000000" w:rsidRPr="00000000">
            <w:rPr>
              <w:rtl w:val="0"/>
            </w:rPr>
            <w:delText xml:space="preserve">unit</w:delText>
          </w:r>
        </w:del>
        <w:r w:rsidDel="00000000" w:rsidR="00000000" w:rsidRPr="00000000">
          <w:rPr>
            <w:rtl w:val="0"/>
          </w:rPr>
          <w:t xml:space="preserve"> </w:t>
        </w:r>
        <w:del w:author="Anonymous" w:id="89" w:date="2026-08-31T03:04:57Z">
          <w:r w:rsidDel="00000000" w:rsidR="00000000" w:rsidRPr="00000000">
            <w:rPr>
              <w:rtl w:val="0"/>
            </w:rPr>
            <w:delText xml:space="preserve">is</w:delText>
          </w:r>
        </w:del>
      </w:ins>
      <w:ins w:author="Anonymous" w:id="90" w:date="2026-08-31T03:02:58Z">
        <w:r w:rsidDel="00000000" w:rsidR="00000000" w:rsidRPr="00000000">
          <w:rPr>
            <w:rtl w:val="0"/>
          </w:rPr>
          <w:t xml:space="preserve"> spawn</w:t>
        </w:r>
      </w:ins>
      <w:ins w:author="Anonymous" w:id="91" w:date="2026-08-31T03:04:25Z">
        <w:r w:rsidDel="00000000" w:rsidR="00000000" w:rsidRPr="00000000">
          <w:rPr>
            <w:rtl w:val="0"/>
          </w:rPr>
          <w:t xml:space="preserve">s the unit</w:t>
        </w:r>
      </w:ins>
      <w:ins w:author="Anonymous" w:id="90" w:date="2026-08-31T03:02:58Z">
        <w:del w:author="Anonymous" w:id="91" w:date="2026-08-31T03:04:25Z">
          <w:r w:rsidDel="00000000" w:rsidR="00000000" w:rsidRPr="00000000">
            <w:rPr>
              <w:rtl w:val="0"/>
            </w:rPr>
            <w:delText xml:space="preserve">ed</w:delText>
          </w:r>
        </w:del>
      </w:ins>
      <w:ins w:author="Anonymous" w:id="92" w:date="2026-08-31T03:03:04Z">
        <w:r w:rsidDel="00000000" w:rsidR="00000000" w:rsidRPr="00000000">
          <w:rPr>
            <w:rtl w:val="0"/>
          </w:rPr>
          <w:t xml:space="preserve"> upon death.</w:t>
        </w:r>
      </w:ins>
      <w:ins w:author="Anonymous" w:id="93" w:date="2026-08-31T03:03:09Z">
        <w:r w:rsidDel="00000000" w:rsidR="00000000" w:rsidRPr="00000000">
          <w:rPr>
            <w:rtl w:val="0"/>
          </w:rPr>
          <w:t xml:space="preserve"> </w:t>
        </w:r>
      </w:ins>
      <w:ins w:author="Anonymous" w:id="94" w:date="2026-08-31T03:03:11Z">
        <w:r w:rsidDel="00000000" w:rsidR="00000000" w:rsidRPr="00000000">
          <w:rPr>
            <w:rtl w:val="0"/>
          </w:rPr>
          <w:t xml:space="preserve">(</w:t>
        </w:r>
      </w:ins>
      <w:ins w:author="Anonymous" w:id="95" w:date="2026-08-31T03:03:24Z">
        <w:r w:rsidDel="00000000" w:rsidR="00000000" w:rsidRPr="00000000">
          <w:rPr>
            <w:rtl w:val="0"/>
          </w:rPr>
          <w:t xml:space="preserve">W</w:t>
        </w:r>
      </w:ins>
      <w:ins w:author="Anonymous" w:id="96" w:date="2026-08-31T03:03:16Z">
        <w:del w:author="Anonymous" w:id="95" w:date="2026-08-31T03:03:24Z">
          <w:r w:rsidDel="00000000" w:rsidR="00000000" w:rsidRPr="00000000">
            <w:rPr>
              <w:rtl w:val="0"/>
            </w:rPr>
            <w:delText xml:space="preserve">w</w:delText>
          </w:r>
        </w:del>
        <w:r w:rsidDel="00000000" w:rsidR="00000000" w:rsidRPr="00000000">
          <w:rPr>
            <w:rtl w:val="0"/>
          </w:rPr>
          <w:t xml:space="preserve">orks in</w:t>
        </w:r>
      </w:ins>
      <w:ins w:author="Anonymous" w:id="97" w:date="2026-08-31T03:03:17Z">
        <w:r w:rsidDel="00000000" w:rsidR="00000000" w:rsidRPr="00000000">
          <w:rPr>
            <w:rtl w:val="0"/>
          </w:rPr>
          <w:t xml:space="preserve"> 1.26</w:t>
        </w:r>
      </w:ins>
      <w:ins w:author="Anonymous" w:id="98" w:date="2026-08-31T03:03:19Z">
        <w:r w:rsidDel="00000000" w:rsidR="00000000" w:rsidRPr="00000000">
          <w:rPr>
            <w:rtl w:val="0"/>
          </w:rPr>
          <w:t xml:space="preserve">b)</w:t>
        </w:r>
      </w:ins>
      <w:r w:rsidDel="00000000" w:rsidR="00000000" w:rsidRPr="00000000">
        <w:rPr>
          <w:rtl w:val="0"/>
        </w:rPr>
      </w:r>
    </w:p>
    <w:p w:rsidR="00000000" w:rsidDel="00000000" w:rsidP="00000000" w:rsidRDefault="00000000" w:rsidRPr="00000000" w14:paraId="00000BC5">
      <w:pPr>
        <w:numPr>
          <w:ilvl w:val="0"/>
          <w:numId w:val="80"/>
        </w:numPr>
        <w:spacing w:after="0" w:afterAutospacing="0"/>
        <w:ind w:left="720" w:hanging="360"/>
      </w:pPr>
      <w:r w:rsidDel="00000000" w:rsidR="00000000" w:rsidRPr="00000000">
        <w:rPr>
          <w:rtl w:val="0"/>
        </w:rPr>
        <w:t xml:space="preserve">It is possible to allow “self” as a target, causing the unit to attack itself.</w:t>
      </w:r>
    </w:p>
    <w:p w:rsidR="00000000" w:rsidDel="00000000" w:rsidP="00000000" w:rsidRDefault="00000000" w:rsidRPr="00000000" w14:paraId="00000BC6">
      <w:pPr>
        <w:numPr>
          <w:ilvl w:val="0"/>
          <w:numId w:val="80"/>
        </w:numPr>
        <w:spacing w:after="0" w:afterAutospacing="0"/>
        <w:ind w:left="720" w:hanging="360"/>
      </w:pPr>
      <w:r w:rsidDel="00000000" w:rsidR="00000000" w:rsidRPr="00000000">
        <w:rPr>
          <w:rtl w:val="0"/>
        </w:rPr>
        <w:t xml:space="preserve">If the magic immune target dies before the attacker has finished to fire, it will count as a Black Arrow usage for the projectile but won’t spawn a unit</w:t>
      </w:r>
    </w:p>
    <w:p w:rsidR="00000000" w:rsidDel="00000000" w:rsidP="00000000" w:rsidRDefault="00000000" w:rsidRPr="00000000" w14:paraId="00000BC7">
      <w:pPr>
        <w:numPr>
          <w:ilvl w:val="0"/>
          <w:numId w:val="80"/>
        </w:numPr>
        <w:ind w:left="720" w:hanging="360"/>
      </w:pPr>
      <w:r w:rsidDel="00000000" w:rsidR="00000000" w:rsidRPr="00000000">
        <w:rPr>
          <w:rtl w:val="0"/>
        </w:rPr>
        <w:t xml:space="preserve">Putting this on a melee unit gives it the ability to place the Black Arrow buff on enemies even without having to toggle on </w:t>
      </w:r>
      <w:r w:rsidDel="00000000" w:rsidR="00000000" w:rsidRPr="00000000">
        <w:rPr>
          <w:color w:val="9900ff"/>
          <w:rtl w:val="0"/>
        </w:rPr>
        <w:t xml:space="preserve">(_dtnmang_)</w:t>
      </w:r>
      <w:r w:rsidDel="00000000" w:rsidR="00000000" w:rsidRPr="00000000">
        <w:rPr>
          <w:rtl w:val="0"/>
        </w:rPr>
      </w:r>
    </w:p>
    <w:p w:rsidR="00000000" w:rsidDel="00000000" w:rsidP="00000000" w:rsidRDefault="00000000" w:rsidRPr="00000000" w14:paraId="00000BC8">
      <w:pPr>
        <w:pStyle w:val="Heading2"/>
        <w:ind w:firstLine="720"/>
        <w:rPr/>
      </w:pPr>
      <w:bookmarkStart w:colFirst="0" w:colLast="0" w:name="_uzvbomruxsg9" w:id="232"/>
      <w:bookmarkEnd w:id="232"/>
      <w:r w:rsidDel="00000000" w:rsidR="00000000" w:rsidRPr="00000000">
        <w:rPr>
          <w:rtl w:val="0"/>
        </w:rPr>
        <w:t xml:space="preserve">-Breath of Fire:</w:t>
      </w:r>
    </w:p>
    <w:p w:rsidR="00000000" w:rsidDel="00000000" w:rsidP="00000000" w:rsidRDefault="00000000" w:rsidRPr="00000000" w14:paraId="00000BC9">
      <w:pPr>
        <w:rPr/>
      </w:pPr>
      <w:r w:rsidDel="00000000" w:rsidR="00000000" w:rsidRPr="00000000">
        <w:rPr>
          <w:rtl w:val="0"/>
        </w:rPr>
        <w:tab/>
        <w:tab/>
        <w:t xml:space="preserve">Tags: </w:t>
      </w:r>
      <w:r w:rsidDel="00000000" w:rsidR="00000000" w:rsidRPr="00000000">
        <w:rPr>
          <w:color w:val="0000ff"/>
          <w:rtl w:val="0"/>
        </w:rPr>
        <w:t xml:space="preserve">[Healing] [Damage Over Time]</w:t>
      </w:r>
      <w:r w:rsidDel="00000000" w:rsidR="00000000" w:rsidRPr="00000000">
        <w:rPr>
          <w:rtl w:val="0"/>
        </w:rPr>
      </w:r>
    </w:p>
    <w:p w:rsidR="00000000" w:rsidDel="00000000" w:rsidP="00000000" w:rsidRDefault="00000000" w:rsidRPr="00000000" w14:paraId="00000BC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CB">
      <w:pPr>
        <w:ind w:left="720" w:firstLine="720"/>
        <w:rPr/>
      </w:pPr>
      <w:r w:rsidDel="00000000" w:rsidR="00000000" w:rsidRPr="00000000">
        <w:rPr>
          <w:rtl w:val="0"/>
        </w:rPr>
        <w:t xml:space="preserve">RawCode: ANbf ANcf ACbc</w:t>
      </w:r>
    </w:p>
    <w:p w:rsidR="00000000" w:rsidDel="00000000" w:rsidP="00000000" w:rsidRDefault="00000000" w:rsidRPr="00000000" w14:paraId="00000BCC">
      <w:pPr>
        <w:ind w:left="720" w:firstLine="720"/>
        <w:rPr/>
      </w:pPr>
      <w:r w:rsidDel="00000000" w:rsidR="00000000" w:rsidRPr="00000000">
        <w:rPr>
          <w:rtl w:val="0"/>
        </w:rPr>
        <w:t xml:space="preserve">Casting by AI: Triggered by having 3 clustered enemy units in cast range. </w:t>
      </w:r>
      <w:r w:rsidDel="00000000" w:rsidR="00000000" w:rsidRPr="00000000">
        <w:rPr>
          <w:color w:val="9900ff"/>
          <w:rtl w:val="0"/>
        </w:rPr>
        <w:t xml:space="preserve">(Nudl)</w:t>
      </w:r>
      <w:r w:rsidDel="00000000" w:rsidR="00000000" w:rsidRPr="00000000">
        <w:rPr>
          <w:rtl w:val="0"/>
        </w:rPr>
      </w:r>
    </w:p>
    <w:p w:rsidR="00000000" w:rsidDel="00000000" w:rsidP="00000000" w:rsidRDefault="00000000" w:rsidRPr="00000000" w14:paraId="00000BC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CE">
      <w:pPr>
        <w:numPr>
          <w:ilvl w:val="0"/>
          <w:numId w:val="80"/>
        </w:numPr>
        <w:spacing w:after="0" w:afterAutospacing="0"/>
        <w:ind w:left="720" w:hanging="360"/>
      </w:pPr>
      <w:r w:rsidDel="00000000" w:rsidR="00000000" w:rsidRPr="00000000">
        <w:rPr>
          <w:rtl w:val="0"/>
        </w:rPr>
        <w:t xml:space="preserve">“Data - Damage”</w:t>
      </w:r>
    </w:p>
    <w:p w:rsidR="00000000" w:rsidDel="00000000" w:rsidP="00000000" w:rsidRDefault="00000000" w:rsidRPr="00000000" w14:paraId="00000BCF">
      <w:pPr>
        <w:numPr>
          <w:ilvl w:val="1"/>
          <w:numId w:val="80"/>
        </w:numPr>
        <w:spacing w:after="0" w:afterAutospacing="0"/>
        <w:ind w:left="1440" w:hanging="360"/>
      </w:pPr>
      <w:r w:rsidDel="00000000" w:rsidR="00000000" w:rsidRPr="00000000">
        <w:rPr>
          <w:rtl w:val="0"/>
        </w:rPr>
        <w:t xml:space="preserve">Negative values cause damage.</w:t>
      </w:r>
    </w:p>
    <w:p w:rsidR="00000000" w:rsidDel="00000000" w:rsidP="00000000" w:rsidRDefault="00000000" w:rsidRPr="00000000" w14:paraId="00000BD0">
      <w:pPr>
        <w:numPr>
          <w:ilvl w:val="0"/>
          <w:numId w:val="80"/>
        </w:numPr>
        <w:spacing w:after="0" w:afterAutospacing="0"/>
        <w:ind w:left="720" w:hanging="360"/>
      </w:pPr>
      <w:r w:rsidDel="00000000" w:rsidR="00000000" w:rsidRPr="00000000">
        <w:rPr>
          <w:rtl w:val="0"/>
        </w:rPr>
        <w:t xml:space="preserve">“Data - Damage Per Second”</w:t>
      </w:r>
    </w:p>
    <w:p w:rsidR="00000000" w:rsidDel="00000000" w:rsidP="00000000" w:rsidRDefault="00000000" w:rsidRPr="00000000" w14:paraId="00000BD1">
      <w:pPr>
        <w:numPr>
          <w:ilvl w:val="1"/>
          <w:numId w:val="80"/>
        </w:numPr>
        <w:spacing w:after="0" w:afterAutospacing="0"/>
        <w:ind w:left="1440" w:hanging="360"/>
      </w:pPr>
      <w:r w:rsidDel="00000000" w:rsidR="00000000" w:rsidRPr="00000000">
        <w:rPr>
          <w:rtl w:val="0"/>
        </w:rPr>
        <w:t xml:space="preserve">Negative values do not cause healing.</w:t>
      </w:r>
    </w:p>
    <w:p w:rsidR="00000000" w:rsidDel="00000000" w:rsidP="00000000" w:rsidRDefault="00000000" w:rsidRPr="00000000" w14:paraId="00000BD2">
      <w:pPr>
        <w:numPr>
          <w:ilvl w:val="0"/>
          <w:numId w:val="80"/>
        </w:numPr>
        <w:spacing w:after="0" w:afterAutospacing="0"/>
        <w:ind w:left="720" w:hanging="360"/>
      </w:pPr>
      <w:r w:rsidDel="00000000" w:rsidR="00000000" w:rsidRPr="00000000">
        <w:rPr>
          <w:rtl w:val="0"/>
        </w:rPr>
        <w:t xml:space="preserve">If the unit is affected by Drunken Haze it deals bonus damage.</w:t>
      </w:r>
    </w:p>
    <w:p w:rsidR="00000000" w:rsidDel="00000000" w:rsidP="00000000" w:rsidRDefault="00000000" w:rsidRPr="00000000" w14:paraId="00000BD3">
      <w:pPr>
        <w:numPr>
          <w:ilvl w:val="0"/>
          <w:numId w:val="80"/>
        </w:numPr>
        <w:spacing w:after="0" w:afterAutospacing="0"/>
        <w:ind w:left="720" w:hanging="360"/>
      </w:pPr>
      <w:r w:rsidDel="00000000" w:rsidR="00000000" w:rsidRPr="00000000">
        <w:rPr>
          <w:rtl w:val="0"/>
        </w:rPr>
        <w:t xml:space="preserve">If you want the bonus damage per second to not require Drunken Haze buff, use the Breath of Frost instead.</w:t>
      </w:r>
    </w:p>
    <w:p w:rsidR="00000000" w:rsidDel="00000000" w:rsidP="00000000" w:rsidRDefault="00000000" w:rsidRPr="00000000" w14:paraId="00000BD4">
      <w:pPr>
        <w:numPr>
          <w:ilvl w:val="0"/>
          <w:numId w:val="80"/>
        </w:numPr>
        <w:ind w:left="720" w:hanging="360"/>
      </w:pPr>
      <w:r w:rsidDel="00000000" w:rsidR="00000000" w:rsidRPr="00000000">
        <w:rPr>
          <w:rtl w:val="0"/>
        </w:rPr>
        <w:t xml:space="preserve">Initial damage is of type sonic, periodic damage is of type fire (first interval is directly after impact without delay)</w:t>
      </w:r>
    </w:p>
    <w:p w:rsidR="00000000" w:rsidDel="00000000" w:rsidP="00000000" w:rsidRDefault="00000000" w:rsidRPr="00000000" w14:paraId="00000BD5">
      <w:pPr>
        <w:pStyle w:val="Heading2"/>
        <w:ind w:firstLine="720"/>
        <w:rPr/>
      </w:pPr>
      <w:bookmarkStart w:colFirst="0" w:colLast="0" w:name="_jh0prnzh31tm" w:id="233"/>
      <w:bookmarkEnd w:id="233"/>
      <w:r w:rsidDel="00000000" w:rsidR="00000000" w:rsidRPr="00000000">
        <w:rPr>
          <w:rtl w:val="0"/>
        </w:rPr>
        <w:t xml:space="preserve">-Channel:</w:t>
      </w:r>
    </w:p>
    <w:p w:rsidR="00000000" w:rsidDel="00000000" w:rsidP="00000000" w:rsidRDefault="00000000" w:rsidRPr="00000000" w14:paraId="00000BD6">
      <w:pPr>
        <w:rPr/>
      </w:pPr>
      <w:r w:rsidDel="00000000" w:rsidR="00000000" w:rsidRPr="00000000">
        <w:rPr>
          <w:rtl w:val="0"/>
        </w:rPr>
        <w:tab/>
        <w:tab/>
        <w:t xml:space="preserve">Tags: </w:t>
      </w:r>
      <w:r w:rsidDel="00000000" w:rsidR="00000000" w:rsidRPr="00000000">
        <w:rPr>
          <w:color w:val="0000ff"/>
          <w:rtl w:val="0"/>
        </w:rPr>
        <w:t xml:space="preserve">[Dummy Ability] [Stackable] [Buff Stackable]</w:t>
      </w:r>
      <w:r w:rsidDel="00000000" w:rsidR="00000000" w:rsidRPr="00000000">
        <w:rPr>
          <w:rtl w:val="0"/>
        </w:rPr>
      </w:r>
    </w:p>
    <w:p w:rsidR="00000000" w:rsidDel="00000000" w:rsidP="00000000" w:rsidRDefault="00000000" w:rsidRPr="00000000" w14:paraId="00000BD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D8">
      <w:pPr>
        <w:ind w:left="720" w:firstLine="720"/>
        <w:rPr/>
      </w:pPr>
      <w:r w:rsidDel="00000000" w:rsidR="00000000" w:rsidRPr="00000000">
        <w:rPr>
          <w:rtl w:val="0"/>
        </w:rPr>
        <w:t xml:space="preserve">RawCode: ANcl</w:t>
      </w:r>
    </w:p>
    <w:p w:rsidR="00000000" w:rsidDel="00000000" w:rsidP="00000000" w:rsidRDefault="00000000" w:rsidRPr="00000000" w14:paraId="00000BD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DA">
      <w:pPr>
        <w:numPr>
          <w:ilvl w:val="0"/>
          <w:numId w:val="80"/>
        </w:numPr>
        <w:spacing w:after="0" w:afterAutospacing="0"/>
        <w:ind w:left="720" w:hanging="360"/>
      </w:pPr>
      <w:r w:rsidDel="00000000" w:rsidR="00000000" w:rsidRPr="00000000">
        <w:rPr>
          <w:rtl w:val="0"/>
        </w:rPr>
        <w:t xml:space="preserve">Considered the ultimate mapping / trigger ability.</w:t>
      </w:r>
    </w:p>
    <w:p w:rsidR="00000000" w:rsidDel="00000000" w:rsidP="00000000" w:rsidRDefault="00000000" w:rsidRPr="00000000" w14:paraId="00000BDB">
      <w:pPr>
        <w:numPr>
          <w:ilvl w:val="0"/>
          <w:numId w:val="80"/>
        </w:numPr>
        <w:spacing w:after="0" w:afterAutospacing="0"/>
        <w:ind w:left="720" w:hanging="360"/>
      </w:pPr>
      <w:r w:rsidDel="00000000" w:rsidR="00000000" w:rsidRPr="00000000">
        <w:rPr>
          <w:rtl w:val="0"/>
        </w:rPr>
        <w:t xml:space="preserve">Has a variety of “targeting” modes, also has the ability to change the GUI strings. Making it stack with itself. (Use different order strings for multiple Channel-based abilities to prevent conflicts)</w:t>
      </w:r>
    </w:p>
    <w:p w:rsidR="00000000" w:rsidDel="00000000" w:rsidP="00000000" w:rsidRDefault="00000000" w:rsidRPr="00000000" w14:paraId="00000BDC">
      <w:pPr>
        <w:numPr>
          <w:ilvl w:val="0"/>
          <w:numId w:val="80"/>
        </w:numPr>
        <w:spacing w:after="0" w:afterAutospacing="0"/>
        <w:ind w:left="720" w:hanging="360"/>
      </w:pPr>
      <w:r w:rsidDel="00000000" w:rsidR="00000000" w:rsidRPr="00000000">
        <w:rPr>
          <w:rtl w:val="0"/>
        </w:rPr>
        <w:t xml:space="preserve">Abilities can be marked as "Hidden" to prevent them showing up, but they will still be there and can be called by triggers.</w:t>
      </w:r>
    </w:p>
    <w:p w:rsidR="00000000" w:rsidDel="00000000" w:rsidP="00000000" w:rsidRDefault="00000000" w:rsidRPr="00000000" w14:paraId="00000BDD">
      <w:pPr>
        <w:numPr>
          <w:ilvl w:val="0"/>
          <w:numId w:val="80"/>
        </w:numPr>
        <w:spacing w:after="0" w:afterAutospacing="0"/>
        <w:ind w:left="720" w:hanging="360"/>
      </w:pPr>
      <w:r w:rsidDel="00000000" w:rsidR="00000000" w:rsidRPr="00000000">
        <w:rPr>
          <w:rtl w:val="0"/>
        </w:rPr>
        <w:t xml:space="preserve">By default has no actual effect except uses user’s mana and causes them to channel one specific animation for a follow through time duration (</w:t>
      </w:r>
      <w:r w:rsidDel="00000000" w:rsidR="00000000" w:rsidRPr="00000000">
        <w:rPr>
          <w:color w:val="9900ff"/>
          <w:rtl w:val="0"/>
        </w:rPr>
        <w:t xml:space="preserve">Daffa</w:t>
      </w:r>
      <w:r w:rsidDel="00000000" w:rsidR="00000000" w:rsidRPr="00000000">
        <w:rPr>
          <w:rtl w:val="0"/>
        </w:rPr>
        <w:t xml:space="preserve">)</w:t>
      </w:r>
    </w:p>
    <w:p w:rsidR="00000000" w:rsidDel="00000000" w:rsidP="00000000" w:rsidRDefault="00000000" w:rsidRPr="00000000" w14:paraId="00000BDE">
      <w:pPr>
        <w:numPr>
          <w:ilvl w:val="0"/>
          <w:numId w:val="80"/>
        </w:numPr>
        <w:spacing w:after="0" w:afterAutospacing="0"/>
        <w:ind w:left="720" w:hanging="360"/>
      </w:pPr>
      <w:r w:rsidDel="00000000" w:rsidR="00000000" w:rsidRPr="00000000">
        <w:rPr>
          <w:rtl w:val="0"/>
        </w:rPr>
        <w:t xml:space="preserve">When Channel is configured to target units, you can still target destructibles with it, but the Follow Through Time will be ignored and the casting unit’s cast backswing time will be referenced instead.</w:t>
      </w:r>
    </w:p>
    <w:p w:rsidR="00000000" w:rsidDel="00000000" w:rsidP="00000000" w:rsidRDefault="00000000" w:rsidRPr="00000000" w14:paraId="00000BDF">
      <w:pPr>
        <w:numPr>
          <w:ilvl w:val="0"/>
          <w:numId w:val="80"/>
        </w:numPr>
        <w:spacing w:after="0" w:afterAutospacing="0"/>
        <w:ind w:left="720" w:hanging="360"/>
      </w:pPr>
      <w:r w:rsidDel="00000000" w:rsidR="00000000" w:rsidRPr="00000000">
        <w:rPr>
          <w:rtl w:val="0"/>
        </w:rPr>
        <w:t xml:space="preserve">Setting the OrderID to a type which is not the same as its target type (e.g. Order ID is Shockwave, but the ability is set to “No Target”) will cause </w:t>
      </w:r>
      <w:r w:rsidDel="00000000" w:rsidR="00000000" w:rsidRPr="00000000">
        <w:rPr>
          <w:i w:val="1"/>
          <w:iCs w:val="1"/>
          <w:rtl w:val="0"/>
        </w:rPr>
        <w:t xml:space="preserve">ALL</w:t>
      </w:r>
      <w:r w:rsidDel="00000000" w:rsidR="00000000" w:rsidRPr="00000000">
        <w:rPr>
          <w:rtl w:val="0"/>
        </w:rPr>
        <w:t xml:space="preserve">  abilities using that OrderID to be uncastable by triggers or AI (but still castable by players). As such, always use an OrderID that matches the target type. </w:t>
      </w:r>
      <w:r w:rsidDel="00000000" w:rsidR="00000000" w:rsidRPr="00000000">
        <w:rPr>
          <w:color w:val="9900ff"/>
          <w:rtl w:val="0"/>
        </w:rPr>
        <w:t xml:space="preserve">(Lord Damage)</w:t>
      </w:r>
      <w:ins w:author="" w:id="99">
        <w:del w:author="theyugiohcardforger" w:id="100" w:date="2025-07-22T17:34:45Z">
          <w:r w:rsidDel="00000000" w:rsidR="00000000" w:rsidRPr="00000000">
            <w:rPr>
              <w:color w:val="9900ff"/>
              <w:rtl w:val="0"/>
            </w:rPr>
            <w:delText xml:space="preserve">e</w:delText>
          </w:r>
        </w:del>
      </w:ins>
      <w:r w:rsidDel="00000000" w:rsidR="00000000" w:rsidRPr="00000000">
        <w:rPr>
          <w:rtl w:val="0"/>
        </w:rPr>
      </w:r>
    </w:p>
    <w:p w:rsidR="00000000" w:rsidDel="00000000" w:rsidP="00000000" w:rsidRDefault="00000000" w:rsidRPr="00000000" w14:paraId="00000BE0">
      <w:pPr>
        <w:numPr>
          <w:ilvl w:val="0"/>
          <w:numId w:val="80"/>
        </w:numPr>
        <w:spacing w:after="0" w:afterAutospacing="0"/>
        <w:ind w:left="720" w:hanging="360"/>
      </w:pPr>
      <w:r w:rsidDel="00000000" w:rsidR="00000000" w:rsidRPr="00000000">
        <w:rPr>
          <w:rtl w:val="0"/>
        </w:rPr>
        <w:t xml:space="preserve">Setting </w:t>
      </w:r>
      <w:commentRangeStart w:id="36"/>
      <w:r w:rsidDel="00000000" w:rsidR="00000000" w:rsidRPr="00000000">
        <w:rPr>
          <w:rtl w:val="0"/>
        </w:rPr>
        <w:t xml:space="preserve">channeling duration</w:t>
      </w:r>
      <w:commentRangeEnd w:id="36"/>
      <w:r w:rsidDel="00000000" w:rsidR="00000000" w:rsidRPr="00000000">
        <w:commentReference w:id="36"/>
      </w:r>
      <w:r w:rsidDel="00000000" w:rsidR="00000000" w:rsidRPr="00000000">
        <w:rPr>
          <w:rtl w:val="0"/>
        </w:rPr>
        <w:t xml:space="preserve"> to 0 makes it infinite</w:t>
      </w:r>
    </w:p>
    <w:p w:rsidR="00000000" w:rsidDel="00000000" w:rsidP="00000000" w:rsidRDefault="00000000" w:rsidRPr="00000000" w14:paraId="00000BE1">
      <w:pPr>
        <w:numPr>
          <w:ilvl w:val="0"/>
          <w:numId w:val="80"/>
        </w:numPr>
        <w:spacing w:after="0" w:afterAutospacing="0"/>
        <w:ind w:left="720" w:hanging="360"/>
      </w:pPr>
      <w:r w:rsidDel="00000000" w:rsidR="00000000" w:rsidRPr="00000000">
        <w:rPr>
          <w:rtl w:val="0"/>
        </w:rPr>
        <w:t xml:space="preserve">You can make a channeling ability by setting the follow through time to 99999 and </w:t>
      </w:r>
      <w:commentRangeStart w:id="37"/>
      <w:r w:rsidDel="00000000" w:rsidR="00000000" w:rsidRPr="00000000">
        <w:rPr>
          <w:rtl w:val="0"/>
        </w:rPr>
        <w:t xml:space="preserve">make some triggers properly</w:t>
      </w:r>
      <w:commentRangeEnd w:id="37"/>
      <w:r w:rsidDel="00000000" w:rsidR="00000000" w:rsidRPr="00000000">
        <w:commentReference w:id="37"/>
      </w:r>
      <w:r w:rsidDel="00000000" w:rsidR="00000000" w:rsidRPr="00000000">
        <w:rPr>
          <w:rtl w:val="0"/>
        </w:rPr>
        <w:t xml:space="preserve">.</w:t>
      </w:r>
    </w:p>
    <w:p w:rsidR="00000000" w:rsidDel="00000000" w:rsidP="00000000" w:rsidRDefault="00000000" w:rsidRPr="00000000" w14:paraId="00000BE2">
      <w:pPr>
        <w:numPr>
          <w:ilvl w:val="0"/>
          <w:numId w:val="80"/>
        </w:numPr>
        <w:spacing w:after="0" w:afterAutospacing="0"/>
        <w:ind w:left="720" w:hanging="360"/>
      </w:pPr>
      <w:r w:rsidDel="00000000" w:rsidR="00000000" w:rsidRPr="00000000">
        <w:rPr>
          <w:rtl w:val="0"/>
        </w:rPr>
        <w:t xml:space="preserve">Can target invulnerable units, but set Targets Allowed only does not work, you need to set additional targets like the unit type and Vulnerable.</w:t>
      </w:r>
    </w:p>
    <w:p w:rsidR="00000000" w:rsidDel="00000000" w:rsidP="00000000" w:rsidRDefault="00000000" w:rsidRPr="00000000" w14:paraId="00000BE3">
      <w:pPr>
        <w:numPr>
          <w:ilvl w:val="0"/>
          <w:numId w:val="80"/>
        </w:numPr>
        <w:spacing w:after="0" w:afterAutospacing="0"/>
        <w:ind w:left="720" w:hanging="360"/>
      </w:pPr>
      <w:r w:rsidDel="00000000" w:rsidR="00000000" w:rsidRPr="00000000">
        <w:rPr>
          <w:rtl w:val="0"/>
        </w:rPr>
        <w:t xml:space="preserve">“Data - Target type”</w:t>
      </w:r>
    </w:p>
    <w:p w:rsidR="00000000" w:rsidDel="00000000" w:rsidP="00000000" w:rsidRDefault="00000000" w:rsidRPr="00000000" w14:paraId="00000BE4">
      <w:pPr>
        <w:numPr>
          <w:ilvl w:val="1"/>
          <w:numId w:val="80"/>
        </w:numPr>
        <w:spacing w:after="0" w:afterAutospacing="0"/>
        <w:ind w:left="1440" w:hanging="360"/>
      </w:pPr>
      <w:r w:rsidDel="00000000" w:rsidR="00000000" w:rsidRPr="00000000">
        <w:rPr>
          <w:rtl w:val="0"/>
        </w:rPr>
        <w:t xml:space="preserve">Can’t be copy-pasted from one field to another</w:t>
      </w:r>
    </w:p>
    <w:p w:rsidR="00000000" w:rsidDel="00000000" w:rsidP="00000000" w:rsidRDefault="00000000" w:rsidRPr="00000000" w14:paraId="00000BE5">
      <w:pPr>
        <w:numPr>
          <w:ilvl w:val="0"/>
          <w:numId w:val="80"/>
        </w:numPr>
        <w:spacing w:after="0" w:afterAutospacing="0"/>
        <w:ind w:left="720" w:hanging="360"/>
      </w:pPr>
      <w:r w:rsidDel="00000000" w:rsidR="00000000" w:rsidRPr="00000000">
        <w:rPr>
          <w:rtl w:val="0"/>
        </w:rPr>
        <w:t xml:space="preserve">“Data - Options”</w:t>
      </w:r>
    </w:p>
    <w:p w:rsidR="00000000" w:rsidDel="00000000" w:rsidP="00000000" w:rsidRDefault="00000000" w:rsidRPr="00000000" w14:paraId="00000BE6">
      <w:pPr>
        <w:numPr>
          <w:ilvl w:val="1"/>
          <w:numId w:val="80"/>
        </w:numPr>
        <w:spacing w:after="0" w:afterAutospacing="0"/>
        <w:ind w:left="1440" w:hanging="360"/>
      </w:pPr>
      <w:r w:rsidDel="00000000" w:rsidR="00000000" w:rsidRPr="00000000">
        <w:rPr>
          <w:rtl w:val="0"/>
        </w:rPr>
        <w:t xml:space="preserve">Can’t be copy-pasted from one field to another</w:t>
      </w:r>
    </w:p>
    <w:p w:rsidR="00000000" w:rsidDel="00000000" w:rsidP="00000000" w:rsidRDefault="00000000" w:rsidRPr="00000000" w14:paraId="00000BE7">
      <w:pPr>
        <w:numPr>
          <w:ilvl w:val="1"/>
          <w:numId w:val="80"/>
        </w:numPr>
        <w:spacing w:after="0" w:afterAutospacing="0"/>
        <w:ind w:left="1440" w:hanging="360"/>
      </w:pPr>
      <w:r w:rsidDel="00000000" w:rsidR="00000000" w:rsidRPr="00000000">
        <w:rPr>
          <w:rtl w:val="0"/>
        </w:rPr>
        <w:t xml:space="preserve">Visible : shown into the UI</w:t>
      </w:r>
    </w:p>
    <w:p w:rsidR="00000000" w:rsidDel="00000000" w:rsidP="00000000" w:rsidRDefault="00000000" w:rsidRPr="00000000" w14:paraId="00000BE8">
      <w:pPr>
        <w:numPr>
          <w:ilvl w:val="1"/>
          <w:numId w:val="80"/>
        </w:numPr>
        <w:spacing w:after="0" w:afterAutospacing="0"/>
        <w:ind w:left="1440" w:hanging="360"/>
        <w:rPr>
          <w:ins w:author="Khyrberos" w:id="102" w:date="2026-06-14T05:57:08Z"/>
        </w:rPr>
      </w:pPr>
      <w:r w:rsidDel="00000000" w:rsidR="00000000" w:rsidRPr="00000000">
        <w:rPr>
          <w:rtl w:val="0"/>
        </w:rPr>
        <w:t xml:space="preserve">Targeting </w:t>
      </w:r>
      <w:ins w:author="Khyrberos" w:id="101" w:date="2026-06-14T06:13:52Z">
        <w:r w:rsidDel="00000000" w:rsidR="00000000" w:rsidRPr="00000000">
          <w:rPr>
            <w:rtl w:val="0"/>
          </w:rPr>
          <w:t xml:space="preserve">I</w:t>
        </w:r>
      </w:ins>
      <w:del w:author="Khyrberos" w:id="101" w:date="2026-06-14T06:13:52Z">
        <w:r w:rsidDel="00000000" w:rsidR="00000000" w:rsidRPr="00000000">
          <w:rPr>
            <w:rtl w:val="0"/>
          </w:rPr>
          <w:delText xml:space="preserve">i</w:delText>
        </w:r>
      </w:del>
      <w:r w:rsidDel="00000000" w:rsidR="00000000" w:rsidRPr="00000000">
        <w:rPr>
          <w:rtl w:val="0"/>
        </w:rPr>
        <w:t xml:space="preserve">mage : shows an AoE circle with a radius of “Stats - Area of Effect” and previewing targeted units through “Stats - Targets allowed”</w:t>
      </w:r>
      <w:ins w:author="Khyrberos" w:id="102" w:date="2026-06-14T05:57:08Z">
        <w:r w:rsidDel="00000000" w:rsidR="00000000" w:rsidRPr="00000000">
          <w:rPr>
            <w:rtl w:val="0"/>
          </w:rPr>
        </w:r>
      </w:ins>
    </w:p>
    <w:p w:rsidR="00000000" w:rsidDel="00000000" w:rsidP="00000000" w:rsidRDefault="00000000" w:rsidRPr="00000000" w14:paraId="00000BE9">
      <w:pPr>
        <w:numPr>
          <w:ilvl w:val="2"/>
          <w:numId w:val="80"/>
        </w:numPr>
        <w:spacing w:after="0" w:afterAutospacing="0"/>
        <w:ind w:left="2160" w:hanging="360"/>
      </w:pPr>
      <w:ins w:author="Khyrberos" w:id="102" w:date="2026-06-14T05:57:08Z">
        <w:r w:rsidDel="00000000" w:rsidR="00000000" w:rsidRPr="00000000">
          <w:rPr>
            <w:rtl w:val="0"/>
          </w:rPr>
          <w:t xml:space="preserve">NOTE: If you want the “single-unit-target” reticule &amp; not the variously-sized AoE reticules, leave ‘Targeting Image’ **unchecked**.</w:t>
        </w:r>
      </w:ins>
      <w:r w:rsidDel="00000000" w:rsidR="00000000" w:rsidRPr="00000000">
        <w:rPr>
          <w:rtl w:val="0"/>
        </w:rPr>
      </w:r>
    </w:p>
    <w:p w:rsidR="00000000" w:rsidDel="00000000" w:rsidP="00000000" w:rsidRDefault="00000000" w:rsidRPr="00000000" w14:paraId="00000BEA">
      <w:pPr>
        <w:numPr>
          <w:ilvl w:val="1"/>
          <w:numId w:val="80"/>
        </w:numPr>
        <w:spacing w:after="0" w:afterAutospacing="0"/>
        <w:ind w:left="1440" w:hanging="360"/>
      </w:pPr>
      <w:r w:rsidDel="00000000" w:rsidR="00000000" w:rsidRPr="00000000">
        <w:rPr>
          <w:rtl w:val="0"/>
        </w:rPr>
        <w:t xml:space="preserve">Physical </w:t>
      </w:r>
      <w:ins w:author="Khyrberos" w:id="103" w:date="2026-06-14T06:14:07Z">
        <w:r w:rsidDel="00000000" w:rsidR="00000000" w:rsidRPr="00000000">
          <w:rPr>
            <w:rtl w:val="0"/>
          </w:rPr>
          <w:t xml:space="preserve">S</w:t>
        </w:r>
      </w:ins>
      <w:del w:author="Khyrberos" w:id="103" w:date="2026-06-14T06:14:07Z">
        <w:r w:rsidDel="00000000" w:rsidR="00000000" w:rsidRPr="00000000">
          <w:rPr>
            <w:rtl w:val="0"/>
          </w:rPr>
          <w:delText xml:space="preserve">s</w:delText>
        </w:r>
      </w:del>
      <w:r w:rsidDel="00000000" w:rsidR="00000000" w:rsidRPr="00000000">
        <w:rPr>
          <w:rtl w:val="0"/>
        </w:rPr>
        <w:t xml:space="preserve">pell :  Cause the ability to affect units that are affected by physical attacks. Meaning ethereal units and invulnerable units are unaffected.</w:t>
      </w:r>
    </w:p>
    <w:p w:rsidR="00000000" w:rsidDel="00000000" w:rsidP="00000000" w:rsidRDefault="00000000" w:rsidRPr="00000000" w14:paraId="00000BEB">
      <w:pPr>
        <w:numPr>
          <w:ilvl w:val="1"/>
          <w:numId w:val="80"/>
        </w:numPr>
        <w:spacing w:after="0" w:afterAutospacing="0"/>
        <w:ind w:left="1440" w:hanging="360"/>
      </w:pPr>
      <w:r w:rsidDel="00000000" w:rsidR="00000000" w:rsidRPr="00000000">
        <w:rPr>
          <w:rtl w:val="0"/>
        </w:rPr>
        <w:t xml:space="preserve">Universal </w:t>
      </w:r>
      <w:ins w:author="Khyrberos" w:id="104" w:date="2026-06-14T06:14:10Z">
        <w:r w:rsidDel="00000000" w:rsidR="00000000" w:rsidRPr="00000000">
          <w:rPr>
            <w:rtl w:val="0"/>
          </w:rPr>
          <w:t xml:space="preserve">S</w:t>
        </w:r>
      </w:ins>
      <w:del w:author="Khyrberos" w:id="104" w:date="2026-06-14T06:14:10Z">
        <w:r w:rsidDel="00000000" w:rsidR="00000000" w:rsidRPr="00000000">
          <w:rPr>
            <w:rtl w:val="0"/>
          </w:rPr>
          <w:delText xml:space="preserve">s</w:delText>
        </w:r>
      </w:del>
      <w:r w:rsidDel="00000000" w:rsidR="00000000" w:rsidRPr="00000000">
        <w:rPr>
          <w:rtl w:val="0"/>
        </w:rPr>
        <w:t xml:space="preserve">pell :  Affect all kinds of units without invulnerability. Which means it can penetrate magic immune units without having to set level 6.</w:t>
      </w:r>
    </w:p>
    <w:p w:rsidR="00000000" w:rsidDel="00000000" w:rsidP="00000000" w:rsidRDefault="00000000" w:rsidRPr="00000000" w14:paraId="00000BEC">
      <w:pPr>
        <w:numPr>
          <w:ilvl w:val="1"/>
          <w:numId w:val="80"/>
        </w:numPr>
        <w:spacing w:after="0" w:afterAutospacing="0"/>
        <w:ind w:left="1440" w:hanging="360"/>
      </w:pPr>
      <w:r w:rsidDel="00000000" w:rsidR="00000000" w:rsidRPr="00000000">
        <w:rPr>
          <w:rtl w:val="0"/>
        </w:rPr>
        <w:t xml:space="preserve">Unique </w:t>
      </w:r>
      <w:ins w:author="Khyrberos" w:id="105" w:date="2026-06-14T06:14:13Z">
        <w:r w:rsidDel="00000000" w:rsidR="00000000" w:rsidRPr="00000000">
          <w:rPr>
            <w:rtl w:val="0"/>
          </w:rPr>
          <w:t xml:space="preserve">C</w:t>
        </w:r>
      </w:ins>
      <w:del w:author="Khyrberos" w:id="105" w:date="2026-06-14T06:14:13Z">
        <w:r w:rsidDel="00000000" w:rsidR="00000000" w:rsidRPr="00000000">
          <w:rPr>
            <w:rtl w:val="0"/>
          </w:rPr>
          <w:delText xml:space="preserve">c</w:delText>
        </w:r>
      </w:del>
      <w:r w:rsidDel="00000000" w:rsidR="00000000" w:rsidRPr="00000000">
        <w:rPr>
          <w:rtl w:val="0"/>
        </w:rPr>
        <w:t xml:space="preserve">ast : When a group of units having this ability available is ordered to cast it, only one of them will do it. This is useful to make an ability either simultaneous for all casters or just a precise one by one cast ; by default it is simultaneous</w:t>
      </w:r>
    </w:p>
    <w:p w:rsidR="00000000" w:rsidDel="00000000" w:rsidP="00000000" w:rsidRDefault="00000000" w:rsidRPr="00000000" w14:paraId="00000BED">
      <w:pPr>
        <w:numPr>
          <w:ilvl w:val="0"/>
          <w:numId w:val="80"/>
        </w:numPr>
        <w:spacing w:after="0" w:afterAutospacing="0"/>
        <w:ind w:left="720" w:hanging="360"/>
      </w:pPr>
      <w:r w:rsidDel="00000000" w:rsidR="00000000" w:rsidRPr="00000000">
        <w:rPr>
          <w:rtl w:val="0"/>
        </w:rPr>
        <w:t xml:space="preserve">With proper Targets Allowed configuration and triggers, you can make the ability target combined target types such as enemy heroes and ally units only, or enemy structures and invulnerable allies only. As well as trees.</w:t>
      </w:r>
    </w:p>
    <w:p w:rsidR="00000000" w:rsidDel="00000000" w:rsidP="00000000" w:rsidRDefault="00000000" w:rsidRPr="00000000" w14:paraId="00000BEE">
      <w:pPr>
        <w:numPr>
          <w:ilvl w:val="0"/>
          <w:numId w:val="80"/>
        </w:numPr>
        <w:ind w:left="720" w:hanging="360"/>
      </w:pPr>
      <w:r w:rsidDel="00000000" w:rsidR="00000000" w:rsidRPr="00000000">
        <w:rPr>
          <w:rtl w:val="0"/>
        </w:rPr>
        <w:t xml:space="preserve">Cannot change icon with BlzSetAbilityStringLevelField (i.e. works for Devotion aura)</w:t>
      </w:r>
    </w:p>
    <w:p w:rsidR="00000000" w:rsidDel="00000000" w:rsidP="00000000" w:rsidRDefault="00000000" w:rsidRPr="00000000" w14:paraId="00000BEF">
      <w:pPr>
        <w:pStyle w:val="Heading2"/>
        <w:ind w:firstLine="720"/>
        <w:rPr/>
      </w:pPr>
      <w:bookmarkStart w:colFirst="0" w:colLast="0" w:name="_6yjldmavfw8u" w:id="234"/>
      <w:bookmarkEnd w:id="234"/>
      <w:r w:rsidDel="00000000" w:rsidR="00000000" w:rsidRPr="00000000">
        <w:rPr>
          <w:rtl w:val="0"/>
        </w:rPr>
        <w:t xml:space="preserve">-Charm:</w:t>
      </w:r>
    </w:p>
    <w:p w:rsidR="00000000" w:rsidDel="00000000" w:rsidP="00000000" w:rsidRDefault="00000000" w:rsidRPr="00000000" w14:paraId="00000BF0">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BF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BF2">
      <w:pPr>
        <w:ind w:left="720" w:firstLine="720"/>
        <w:rPr/>
      </w:pPr>
      <w:r w:rsidDel="00000000" w:rsidR="00000000" w:rsidRPr="00000000">
        <w:rPr>
          <w:rtl w:val="0"/>
        </w:rPr>
        <w:t xml:space="preserve">RawCode: ANch</w:t>
      </w:r>
    </w:p>
    <w:p w:rsidR="00000000" w:rsidDel="00000000" w:rsidP="00000000" w:rsidRDefault="00000000" w:rsidRPr="00000000" w14:paraId="00000BF3">
      <w:pPr>
        <w:ind w:left="720" w:firstLine="720"/>
        <w:rPr/>
      </w:pPr>
      <w:r w:rsidDel="00000000" w:rsidR="00000000" w:rsidRPr="00000000">
        <w:rPr>
          <w:rtl w:val="0"/>
        </w:rPr>
        <w:t xml:space="preserve">Casting by AI: Spammed on anything that can be targeted; will not target things that can't attack (Though may target workers making buildings that attack)</w:t>
      </w:r>
    </w:p>
    <w:p w:rsidR="00000000" w:rsidDel="00000000" w:rsidP="00000000" w:rsidRDefault="00000000" w:rsidRPr="00000000" w14:paraId="00000BF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BF5">
      <w:pPr>
        <w:numPr>
          <w:ilvl w:val="0"/>
          <w:numId w:val="80"/>
        </w:numPr>
        <w:spacing w:after="0" w:afterAutospacing="0"/>
        <w:ind w:left="720" w:hanging="360"/>
      </w:pPr>
      <w:r w:rsidDel="00000000" w:rsidR="00000000" w:rsidRPr="00000000">
        <w:rPr>
          <w:rtl w:val="0"/>
        </w:rPr>
        <w:t xml:space="preserve">Take control over the targeted unit.</w:t>
      </w:r>
    </w:p>
    <w:p w:rsidR="00000000" w:rsidDel="00000000" w:rsidP="00000000" w:rsidRDefault="00000000" w:rsidRPr="00000000" w14:paraId="00000BF6">
      <w:pPr>
        <w:numPr>
          <w:ilvl w:val="0"/>
          <w:numId w:val="80"/>
        </w:numPr>
        <w:spacing w:after="0" w:afterAutospacing="0"/>
        <w:ind w:left="720" w:hanging="360"/>
      </w:pPr>
      <w:r w:rsidDel="00000000" w:rsidR="00000000" w:rsidRPr="00000000">
        <w:rPr>
          <w:rtl w:val="0"/>
        </w:rPr>
        <w:t xml:space="preserve">Maximum creep level at or below 0 causes it to ignore level.</w:t>
      </w:r>
    </w:p>
    <w:p w:rsidR="00000000" w:rsidDel="00000000" w:rsidP="00000000" w:rsidRDefault="00000000" w:rsidRPr="00000000" w14:paraId="00000BF7">
      <w:pPr>
        <w:numPr>
          <w:ilvl w:val="0"/>
          <w:numId w:val="80"/>
        </w:numPr>
        <w:spacing w:after="0" w:afterAutospacing="0"/>
        <w:ind w:left="720" w:hanging="360"/>
      </w:pPr>
      <w:r w:rsidDel="00000000" w:rsidR="00000000" w:rsidRPr="00000000">
        <w:rPr>
          <w:rtl w:val="0"/>
        </w:rPr>
        <w:t xml:space="preserve">Has maximum level data field. </w:t>
      </w:r>
      <w:r w:rsidDel="00000000" w:rsidR="00000000" w:rsidRPr="00000000">
        <w:rPr>
          <w:color w:val="9900ff"/>
          <w:rtl w:val="0"/>
        </w:rPr>
        <w:t xml:space="preserve">(</w:t>
      </w:r>
      <w:r w:rsidDel="00000000" w:rsidR="00000000" w:rsidRPr="00000000">
        <w:rPr>
          <w:color w:val="9900ff"/>
          <w:rtl w:val="0"/>
        </w:rPr>
        <w:t xml:space="preserve">Nudl)</w:t>
      </w:r>
      <w:r w:rsidDel="00000000" w:rsidR="00000000" w:rsidRPr="00000000">
        <w:rPr>
          <w:rtl w:val="0"/>
        </w:rPr>
      </w:r>
    </w:p>
    <w:p w:rsidR="00000000" w:rsidDel="00000000" w:rsidP="00000000" w:rsidRDefault="00000000" w:rsidRPr="00000000" w14:paraId="00000BF8">
      <w:pPr>
        <w:numPr>
          <w:ilvl w:val="0"/>
          <w:numId w:val="80"/>
        </w:numPr>
        <w:spacing w:after="0" w:afterAutospacing="0"/>
        <w:ind w:left="720" w:hanging="360"/>
      </w:pPr>
      <w:r w:rsidDel="00000000" w:rsidR="00000000" w:rsidRPr="00000000">
        <w:rPr>
          <w:rtl w:val="0"/>
        </w:rPr>
        <w:t xml:space="preserve">Adheres to targets allowed, allowing for stealing of heroes.</w:t>
      </w:r>
    </w:p>
    <w:p w:rsidR="00000000" w:rsidDel="00000000" w:rsidP="00000000" w:rsidRDefault="00000000" w:rsidRPr="00000000" w14:paraId="00000BF9">
      <w:pPr>
        <w:numPr>
          <w:ilvl w:val="0"/>
          <w:numId w:val="80"/>
        </w:numPr>
        <w:spacing w:after="0" w:afterAutospacing="0"/>
        <w:ind w:left="720" w:hanging="360"/>
      </w:pPr>
      <w:r w:rsidDel="00000000" w:rsidR="00000000" w:rsidRPr="00000000">
        <w:rPr>
          <w:rtl w:val="0"/>
        </w:rPr>
        <w:t xml:space="preserve">If allowed to target heroes, using Charm on enemy Heroes causes their interface icon to disappear on the enemy player’s side and instead transfer it to your side.</w:t>
      </w:r>
    </w:p>
    <w:p w:rsidR="00000000" w:rsidDel="00000000" w:rsidP="00000000" w:rsidRDefault="00000000" w:rsidRPr="00000000" w14:paraId="00000BFA">
      <w:pPr>
        <w:numPr>
          <w:ilvl w:val="0"/>
          <w:numId w:val="80"/>
        </w:numPr>
        <w:spacing w:after="0" w:afterAutospacing="0"/>
        <w:ind w:left="720" w:hanging="360"/>
      </w:pPr>
      <w:r w:rsidDel="00000000" w:rsidR="00000000" w:rsidRPr="00000000">
        <w:rPr>
          <w:rtl w:val="0"/>
        </w:rPr>
        <w:t xml:space="preserve">Charmed heroes act like normal heroes, and their interface icons cannot be removed.</w:t>
      </w:r>
    </w:p>
    <w:p w:rsidR="00000000" w:rsidDel="00000000" w:rsidP="00000000" w:rsidRDefault="00000000" w:rsidRPr="00000000" w14:paraId="00000BFB">
      <w:pPr>
        <w:numPr>
          <w:ilvl w:val="0"/>
          <w:numId w:val="80"/>
        </w:numPr>
        <w:spacing w:after="0" w:afterAutospacing="0"/>
        <w:ind w:left="720" w:hanging="360"/>
      </w:pPr>
      <w:commentRangeStart w:id="38"/>
      <w:r w:rsidDel="00000000" w:rsidR="00000000" w:rsidRPr="00000000">
        <w:rPr>
          <w:rtl w:val="0"/>
        </w:rPr>
        <w:t xml:space="preserve">Maximum creep level is only adhered to by units under ‘Neutral Hostile’ unit group. (</w:t>
      </w:r>
      <w:r w:rsidDel="00000000" w:rsidR="00000000" w:rsidRPr="00000000">
        <w:rPr>
          <w:color w:val="9900ff"/>
          <w:rtl w:val="0"/>
        </w:rPr>
        <w:t xml:space="preserve">Daffa</w:t>
      </w:r>
      <w:r w:rsidDel="00000000" w:rsidR="00000000" w:rsidRPr="00000000">
        <w:rPr>
          <w:rtl w:val="0"/>
        </w:rPr>
        <w:t xml:space="preserve">)</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BFC">
      <w:pPr>
        <w:numPr>
          <w:ilvl w:val="0"/>
          <w:numId w:val="80"/>
        </w:numPr>
        <w:spacing w:after="0" w:afterAutospacing="0"/>
        <w:ind w:left="720" w:hanging="360"/>
      </w:pPr>
      <w:r w:rsidDel="00000000" w:rsidR="00000000" w:rsidRPr="00000000">
        <w:rPr>
          <w:rtl w:val="0"/>
        </w:rPr>
        <w:t xml:space="preserve">Other notes: </w:t>
      </w:r>
      <w:r w:rsidDel="00000000" w:rsidR="00000000" w:rsidRPr="00000000">
        <w:rPr>
          <w:color w:val="9900ff"/>
          <w:rtl w:val="0"/>
        </w:rPr>
        <w:t xml:space="preserve">(RoyGBV)</w:t>
      </w:r>
    </w:p>
    <w:p w:rsidR="00000000" w:rsidDel="00000000" w:rsidP="00000000" w:rsidRDefault="00000000" w:rsidRPr="00000000" w14:paraId="00000BFD">
      <w:pPr>
        <w:numPr>
          <w:ilvl w:val="0"/>
          <w:numId w:val="21"/>
        </w:numPr>
        <w:spacing w:after="0" w:afterAutospacing="0"/>
        <w:ind w:left="2880" w:hanging="360"/>
      </w:pPr>
      <w:r w:rsidDel="00000000" w:rsidR="00000000" w:rsidRPr="00000000">
        <w:rPr>
          <w:rtl w:val="0"/>
        </w:rPr>
        <w:t xml:space="preserve">Using Charm on summoned units with an expiration timer does not alter it.</w:t>
      </w:r>
    </w:p>
    <w:p w:rsidR="00000000" w:rsidDel="00000000" w:rsidP="00000000" w:rsidRDefault="00000000" w:rsidRPr="00000000" w14:paraId="00000BFE">
      <w:pPr>
        <w:numPr>
          <w:ilvl w:val="0"/>
          <w:numId w:val="21"/>
        </w:numPr>
        <w:spacing w:after="0" w:afterAutospacing="0"/>
        <w:ind w:left="2880" w:hanging="360"/>
      </w:pPr>
      <w:r w:rsidDel="00000000" w:rsidR="00000000" w:rsidRPr="00000000">
        <w:rPr>
          <w:rtl w:val="0"/>
        </w:rPr>
        <w:t xml:space="preserve">Charmed units do use food values (except on summoned units), and can exceed over your current food limits, meaning that you don’t need to “Build more Farms” to use Charm.</w:t>
      </w:r>
    </w:p>
    <w:p w:rsidR="00000000" w:rsidDel="00000000" w:rsidP="00000000" w:rsidRDefault="00000000" w:rsidRPr="00000000" w14:paraId="00000BFF">
      <w:pPr>
        <w:numPr>
          <w:ilvl w:val="0"/>
          <w:numId w:val="51"/>
        </w:numPr>
        <w:spacing w:after="0" w:afterAutospacing="0"/>
        <w:ind w:left="2880" w:hanging="360"/>
      </w:pPr>
      <w:r w:rsidDel="00000000" w:rsidR="00000000" w:rsidRPr="00000000">
        <w:rPr>
          <w:rtl w:val="0"/>
        </w:rPr>
        <w:t xml:space="preserve">Casting it on player-owned units does not inherit upgrades.</w:t>
      </w:r>
    </w:p>
    <w:p w:rsidR="00000000" w:rsidDel="00000000" w:rsidP="00000000" w:rsidRDefault="00000000" w:rsidRPr="00000000" w14:paraId="00000C00">
      <w:pPr>
        <w:numPr>
          <w:ilvl w:val="0"/>
          <w:numId w:val="51"/>
        </w:numPr>
        <w:spacing w:after="0" w:afterAutospacing="0"/>
        <w:ind w:left="2880" w:hanging="360"/>
      </w:pPr>
      <w:r w:rsidDel="00000000" w:rsidR="00000000" w:rsidRPr="00000000">
        <w:rPr>
          <w:rtl w:val="0"/>
        </w:rPr>
        <w:t xml:space="preserve">However, if you used Charm on a worker unit, and used it to build structures that do research upgrades, then units that you Charmed on will have abilities or upgraded damage/armor based on your upgrades researched, as if you trained those units yourself.</w:t>
      </w:r>
    </w:p>
    <w:p w:rsidR="00000000" w:rsidDel="00000000" w:rsidP="00000000" w:rsidRDefault="00000000" w:rsidRPr="00000000" w14:paraId="00000C01">
      <w:pPr>
        <w:numPr>
          <w:ilvl w:val="0"/>
          <w:numId w:val="51"/>
        </w:numPr>
        <w:ind w:left="2880" w:hanging="360"/>
      </w:pPr>
      <w:r w:rsidDel="00000000" w:rsidR="00000000" w:rsidRPr="00000000">
        <w:rPr>
          <w:rtl w:val="0"/>
        </w:rPr>
        <w:t xml:space="preserve">This means that technically (and is possible in-game with a ton of resource management), you can have control over all the other 3 races. </w:t>
      </w:r>
    </w:p>
    <w:p w:rsidR="00000000" w:rsidDel="00000000" w:rsidP="00000000" w:rsidRDefault="00000000" w:rsidRPr="00000000" w14:paraId="00000C02">
      <w:pPr>
        <w:pStyle w:val="Heading2"/>
        <w:ind w:firstLine="720"/>
        <w:rPr/>
      </w:pPr>
      <w:bookmarkStart w:colFirst="0" w:colLast="0" w:name="_o8y9ycu65ft2" w:id="235"/>
      <w:bookmarkEnd w:id="235"/>
      <w:r w:rsidDel="00000000" w:rsidR="00000000" w:rsidRPr="00000000">
        <w:rPr>
          <w:rtl w:val="0"/>
        </w:rPr>
        <w:t xml:space="preserve">-Chemical Rage:</w:t>
      </w:r>
    </w:p>
    <w:p w:rsidR="00000000" w:rsidDel="00000000" w:rsidP="00000000" w:rsidRDefault="00000000" w:rsidRPr="00000000" w14:paraId="00000C03">
      <w:pPr>
        <w:rPr/>
      </w:pPr>
      <w:r w:rsidDel="00000000" w:rsidR="00000000" w:rsidRPr="00000000">
        <w:rPr>
          <w:rtl w:val="0"/>
        </w:rPr>
        <w:tab/>
        <w:tab/>
        <w:t xml:space="preserve">Tags: </w:t>
      </w:r>
      <w:r w:rsidDel="00000000" w:rsidR="00000000" w:rsidRPr="00000000">
        <w:rPr>
          <w:color w:val="0000ff"/>
          <w:rtl w:val="0"/>
        </w:rPr>
        <w:t xml:space="preserve">[Morph]</w:t>
      </w:r>
      <w:r w:rsidDel="00000000" w:rsidR="00000000" w:rsidRPr="00000000">
        <w:rPr>
          <w:rtl w:val="0"/>
        </w:rPr>
      </w:r>
    </w:p>
    <w:p w:rsidR="00000000" w:rsidDel="00000000" w:rsidP="00000000" w:rsidRDefault="00000000" w:rsidRPr="00000000" w14:paraId="00000C0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05">
      <w:pPr>
        <w:ind w:left="720" w:firstLine="720"/>
        <w:rPr/>
      </w:pPr>
      <w:r w:rsidDel="00000000" w:rsidR="00000000" w:rsidRPr="00000000">
        <w:rPr>
          <w:rtl w:val="0"/>
        </w:rPr>
        <w:t xml:space="preserve">RawCode: ANcr</w:t>
      </w:r>
    </w:p>
    <w:p w:rsidR="00000000" w:rsidDel="00000000" w:rsidP="00000000" w:rsidRDefault="00000000" w:rsidRPr="00000000" w14:paraId="00000C0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07">
      <w:pPr>
        <w:numPr>
          <w:ilvl w:val="0"/>
          <w:numId w:val="80"/>
        </w:numPr>
        <w:ind w:left="720" w:hanging="360"/>
      </w:pPr>
      <w:r w:rsidDel="00000000" w:rsidR="00000000" w:rsidRPr="00000000">
        <w:rPr>
          <w:rtl w:val="0"/>
        </w:rPr>
        <w:t xml:space="preserve">Contrary to all the stats showing up, the bonuses are actually inside the morphed alchemist.</w:t>
      </w:r>
    </w:p>
    <w:p w:rsidR="00000000" w:rsidDel="00000000" w:rsidP="00000000" w:rsidRDefault="00000000" w:rsidRPr="00000000" w14:paraId="00000C08">
      <w:pPr>
        <w:ind w:left="2160" w:firstLine="0"/>
        <w:rPr/>
      </w:pPr>
      <w:r w:rsidDel="00000000" w:rsidR="00000000" w:rsidRPr="00000000">
        <w:rPr>
          <w:rtl w:val="0"/>
        </w:rPr>
        <w:t xml:space="preserve">(It literally says “Info Panel Only” beside the attack and movement speed bonus fields)</w:t>
      </w:r>
    </w:p>
    <w:p w:rsidR="00000000" w:rsidDel="00000000" w:rsidP="00000000" w:rsidRDefault="00000000" w:rsidRPr="00000000" w14:paraId="00000C09">
      <w:pPr>
        <w:pStyle w:val="Heading2"/>
        <w:ind w:firstLine="720"/>
        <w:rPr/>
      </w:pPr>
      <w:bookmarkStart w:colFirst="0" w:colLast="0" w:name="_4si5clela7o4" w:id="236"/>
      <w:bookmarkEnd w:id="236"/>
      <w:r w:rsidDel="00000000" w:rsidR="00000000" w:rsidRPr="00000000">
        <w:rPr>
          <w:rtl w:val="0"/>
        </w:rPr>
        <w:t xml:space="preserve">-Cleaving Attack:</w:t>
      </w:r>
    </w:p>
    <w:p w:rsidR="00000000" w:rsidDel="00000000" w:rsidP="00000000" w:rsidRDefault="00000000" w:rsidRPr="00000000" w14:paraId="00000C0A">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C0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0C">
      <w:pPr>
        <w:ind w:left="720" w:firstLine="720"/>
        <w:rPr/>
      </w:pPr>
      <w:r w:rsidDel="00000000" w:rsidR="00000000" w:rsidRPr="00000000">
        <w:rPr>
          <w:rtl w:val="0"/>
        </w:rPr>
        <w:t xml:space="preserve">RawCode: ANca ACce</w:t>
      </w:r>
    </w:p>
    <w:p w:rsidR="00000000" w:rsidDel="00000000" w:rsidP="00000000" w:rsidRDefault="00000000" w:rsidRPr="00000000" w14:paraId="00000C0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0E">
      <w:pPr>
        <w:numPr>
          <w:ilvl w:val="0"/>
          <w:numId w:val="80"/>
        </w:numPr>
        <w:spacing w:after="0" w:afterAutospacing="0"/>
        <w:ind w:left="720" w:hanging="360"/>
      </w:pPr>
      <w:r w:rsidDel="00000000" w:rsidR="00000000" w:rsidRPr="00000000">
        <w:rPr>
          <w:rtl w:val="0"/>
        </w:rPr>
        <w:t xml:space="preserve">“Data - Distributed Damage Factor” can be set above 1.0, causing secondary targets to take more damage than the primary one. This does not increase the damage against the primary target in any way. </w:t>
      </w:r>
      <w:r w:rsidDel="00000000" w:rsidR="00000000" w:rsidRPr="00000000">
        <w:rPr>
          <w:color w:val="9900ff"/>
          <w:rtl w:val="0"/>
        </w:rPr>
        <w:t xml:space="preserve">(RoyGBV)</w:t>
      </w:r>
    </w:p>
    <w:p w:rsidR="00000000" w:rsidDel="00000000" w:rsidP="00000000" w:rsidRDefault="00000000" w:rsidRPr="00000000" w14:paraId="00000C0F">
      <w:pPr>
        <w:numPr>
          <w:ilvl w:val="0"/>
          <w:numId w:val="80"/>
        </w:numPr>
        <w:spacing w:after="0" w:afterAutospacing="0"/>
        <w:ind w:left="720" w:hanging="360"/>
      </w:pPr>
      <w:commentRangeStart w:id="39"/>
      <w:commentRangeStart w:id="40"/>
      <w:commentRangeStart w:id="41"/>
      <w:r w:rsidDel="00000000" w:rsidR="00000000" w:rsidRPr="00000000">
        <w:rPr>
          <w:rtl w:val="0"/>
        </w:rPr>
        <w:t xml:space="preserve">This cleave ignores armor.</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t xml:space="preserve"> </w:t>
      </w:r>
      <w:r w:rsidDel="00000000" w:rsidR="00000000" w:rsidRPr="00000000">
        <w:rPr>
          <w:color w:val="9900ff"/>
          <w:rtl w:val="0"/>
        </w:rPr>
        <w:t xml:space="preserve">(tal0n)</w:t>
      </w:r>
    </w:p>
    <w:p w:rsidR="00000000" w:rsidDel="00000000" w:rsidP="00000000" w:rsidRDefault="00000000" w:rsidRPr="00000000" w14:paraId="00000C10">
      <w:pPr>
        <w:numPr>
          <w:ilvl w:val="0"/>
          <w:numId w:val="80"/>
        </w:numPr>
        <w:spacing w:after="0" w:afterAutospacing="0"/>
        <w:ind w:left="720" w:hanging="360"/>
      </w:pPr>
      <w:r w:rsidDel="00000000" w:rsidR="00000000" w:rsidRPr="00000000">
        <w:rPr>
          <w:rtl w:val="0"/>
        </w:rPr>
        <w:t xml:space="preserve">The armor ignoring portion is only against secondary targets, the primary target still takes reduced damage.</w:t>
      </w:r>
    </w:p>
    <w:p w:rsidR="00000000" w:rsidDel="00000000" w:rsidP="00000000" w:rsidRDefault="00000000" w:rsidRPr="00000000" w14:paraId="00000C11">
      <w:pPr>
        <w:numPr>
          <w:ilvl w:val="0"/>
          <w:numId w:val="80"/>
        </w:numPr>
        <w:spacing w:after="0" w:afterAutospacing="0"/>
        <w:ind w:left="720" w:hanging="360"/>
      </w:pPr>
      <w:r w:rsidDel="00000000" w:rsidR="00000000" w:rsidRPr="00000000">
        <w:rPr>
          <w:rtl w:val="0"/>
        </w:rPr>
        <w:t xml:space="preserve">The ability stacks with itself in both item and ability form. </w:t>
      </w:r>
      <w:r w:rsidDel="00000000" w:rsidR="00000000" w:rsidRPr="00000000">
        <w:rPr>
          <w:color w:val="9900ff"/>
          <w:rtl w:val="0"/>
        </w:rPr>
        <w:t xml:space="preserve">(tal0n)</w:t>
      </w:r>
      <w:r w:rsidDel="00000000" w:rsidR="00000000" w:rsidRPr="00000000">
        <w:rPr>
          <w:rtl w:val="0"/>
        </w:rPr>
      </w:r>
    </w:p>
    <w:p w:rsidR="00000000" w:rsidDel="00000000" w:rsidP="00000000" w:rsidRDefault="00000000" w:rsidRPr="00000000" w14:paraId="00000C12">
      <w:pPr>
        <w:numPr>
          <w:ilvl w:val="0"/>
          <w:numId w:val="80"/>
        </w:numPr>
        <w:spacing w:after="0" w:afterAutospacing="0"/>
        <w:ind w:left="720" w:hanging="360"/>
      </w:pPr>
      <w:r w:rsidDel="00000000" w:rsidR="00000000" w:rsidRPr="00000000">
        <w:rPr>
          <w:rtl w:val="0"/>
        </w:rPr>
        <w:t xml:space="preserve">For some reason, if the “Targets Allowed” field of Level 1 is set to “None”, other levels will have no targets allowed in-game, regardless of what has been set for them</w:t>
      </w:r>
      <w:r w:rsidDel="00000000" w:rsidR="00000000" w:rsidRPr="00000000">
        <w:rPr>
          <w:color w:val="9900ff"/>
          <w:rtl w:val="0"/>
        </w:rPr>
        <w:t xml:space="preserve"> (Spacebuns).</w:t>
      </w:r>
    </w:p>
    <w:p w:rsidR="00000000" w:rsidDel="00000000" w:rsidP="00000000" w:rsidRDefault="00000000" w:rsidRPr="00000000" w14:paraId="00000C13">
      <w:pPr>
        <w:numPr>
          <w:ilvl w:val="0"/>
          <w:numId w:val="80"/>
        </w:numPr>
        <w:spacing w:after="0" w:afterAutospacing="0"/>
        <w:ind w:left="720" w:hanging="360"/>
      </w:pPr>
      <w:r w:rsidDel="00000000" w:rsidR="00000000" w:rsidRPr="00000000">
        <w:rPr>
          <w:rtl w:val="0"/>
        </w:rPr>
        <w:t xml:space="preserve">The AOE is offset by the radius of the AOE in the attacking direction.</w:t>
      </w:r>
    </w:p>
    <w:p w:rsidR="00000000" w:rsidDel="00000000" w:rsidP="00000000" w:rsidRDefault="00000000" w:rsidRPr="00000000" w14:paraId="00000C14">
      <w:pPr>
        <w:numPr>
          <w:ilvl w:val="0"/>
          <w:numId w:val="80"/>
        </w:numPr>
        <w:ind w:left="720" w:hanging="360"/>
      </w:pPr>
      <w:r w:rsidDel="00000000" w:rsidR="00000000" w:rsidRPr="00000000">
        <w:rPr>
          <w:rtl w:val="0"/>
        </w:rPr>
        <w:t xml:space="preserve">Secondary damage is of type enhanced</w:t>
      </w:r>
    </w:p>
    <w:p w:rsidR="00000000" w:rsidDel="00000000" w:rsidP="00000000" w:rsidRDefault="00000000" w:rsidRPr="00000000" w14:paraId="00000C15">
      <w:pPr>
        <w:pStyle w:val="Heading2"/>
        <w:ind w:firstLine="720"/>
        <w:rPr/>
      </w:pPr>
      <w:bookmarkStart w:colFirst="0" w:colLast="0" w:name="_nu5lq07k4mpd" w:id="237"/>
      <w:bookmarkEnd w:id="237"/>
      <w:r w:rsidDel="00000000" w:rsidR="00000000" w:rsidRPr="00000000">
        <w:rPr>
          <w:rtl w:val="0"/>
        </w:rPr>
        <w:t xml:space="preserve">-Cluster Rockets:</w:t>
      </w:r>
    </w:p>
    <w:p w:rsidR="00000000" w:rsidDel="00000000" w:rsidP="00000000" w:rsidRDefault="00000000" w:rsidRPr="00000000" w14:paraId="00000C16">
      <w:pPr>
        <w:rPr/>
      </w:pPr>
      <w:r w:rsidDel="00000000" w:rsidR="00000000" w:rsidRPr="00000000">
        <w:rPr>
          <w:rtl w:val="0"/>
        </w:rPr>
        <w:tab/>
        <w:tab/>
        <w:t xml:space="preserve">Tags: </w:t>
      </w:r>
      <w:r w:rsidDel="00000000" w:rsidR="00000000" w:rsidRPr="00000000">
        <w:rPr>
          <w:color w:val="0000ff"/>
          <w:rtl w:val="0"/>
        </w:rPr>
        <w:t xml:space="preserve">[Damage Over Time] [AOE Disable] [Healing Over Time] [Healing]</w:t>
      </w:r>
      <w:r w:rsidDel="00000000" w:rsidR="00000000" w:rsidRPr="00000000">
        <w:rPr>
          <w:rtl w:val="0"/>
        </w:rPr>
      </w:r>
    </w:p>
    <w:p w:rsidR="00000000" w:rsidDel="00000000" w:rsidP="00000000" w:rsidRDefault="00000000" w:rsidRPr="00000000" w14:paraId="00000C1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 Does damage different from visual</w:t>
      </w:r>
    </w:p>
    <w:p w:rsidR="00000000" w:rsidDel="00000000" w:rsidP="00000000" w:rsidRDefault="00000000" w:rsidRPr="00000000" w14:paraId="00000C18">
      <w:pPr>
        <w:ind w:left="720" w:firstLine="720"/>
        <w:rPr/>
      </w:pPr>
      <w:r w:rsidDel="00000000" w:rsidR="00000000" w:rsidRPr="00000000">
        <w:rPr>
          <w:rtl w:val="0"/>
        </w:rPr>
        <w:t xml:space="preserve">RawCode: ANcs ANc1 ANc2 ANc3</w:t>
      </w:r>
    </w:p>
    <w:p w:rsidR="00000000" w:rsidDel="00000000" w:rsidP="00000000" w:rsidRDefault="00000000" w:rsidRPr="00000000" w14:paraId="00000C19">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1.31.1.12173 .</w:t>
      </w:r>
    </w:p>
    <w:p w:rsidR="00000000" w:rsidDel="00000000" w:rsidP="00000000" w:rsidRDefault="00000000" w:rsidRPr="00000000" w14:paraId="00000C1A">
      <w:pPr>
        <w:numPr>
          <w:ilvl w:val="0"/>
          <w:numId w:val="80"/>
        </w:numPr>
        <w:spacing w:after="0" w:afterAutospacing="0"/>
        <w:ind w:left="720" w:hanging="360"/>
      </w:pPr>
      <w:r w:rsidDel="00000000" w:rsidR="00000000" w:rsidRPr="00000000">
        <w:rPr>
          <w:rtl w:val="0"/>
        </w:rPr>
        <w:t xml:space="preserve">Deals force type damage</w:t>
      </w:r>
      <w:r w:rsidDel="00000000" w:rsidR="00000000" w:rsidRPr="00000000">
        <w:rPr>
          <w:rtl w:val="0"/>
        </w:rPr>
      </w:r>
    </w:p>
    <w:p w:rsidR="00000000" w:rsidDel="00000000" w:rsidP="00000000" w:rsidRDefault="00000000" w:rsidRPr="00000000" w14:paraId="00000C1B">
      <w:pPr>
        <w:numPr>
          <w:ilvl w:val="0"/>
          <w:numId w:val="80"/>
        </w:numPr>
        <w:spacing w:after="0" w:afterAutospacing="0"/>
        <w:ind w:left="720" w:hanging="360"/>
      </w:pPr>
      <w:r w:rsidDel="00000000" w:rsidR="00000000" w:rsidRPr="00000000">
        <w:rPr>
          <w:rtl w:val="0"/>
        </w:rPr>
        <w:t xml:space="preserve">Without any modifications this ability is a channeling ability. Interrupt channeling or cast another one while all rockets are not released will cancel the remaining rockets.</w:t>
      </w:r>
    </w:p>
    <w:p w:rsidR="00000000" w:rsidDel="00000000" w:rsidP="00000000" w:rsidRDefault="00000000" w:rsidRPr="00000000" w14:paraId="00000C1C">
      <w:pPr>
        <w:numPr>
          <w:ilvl w:val="0"/>
          <w:numId w:val="80"/>
        </w:numPr>
        <w:spacing w:after="0" w:afterAutospacing="0"/>
        <w:ind w:left="720" w:hanging="360"/>
      </w:pPr>
      <w:r w:rsidDel="00000000" w:rsidR="00000000" w:rsidRPr="00000000">
        <w:rPr>
          <w:rtl w:val="0"/>
        </w:rPr>
        <w:t xml:space="preserve">The channeling expires automatically when all rockets landed.</w:t>
      </w:r>
    </w:p>
    <w:p w:rsidR="00000000" w:rsidDel="00000000" w:rsidP="00000000" w:rsidRDefault="00000000" w:rsidRPr="00000000" w14:paraId="00000C1D">
      <w:pPr>
        <w:numPr>
          <w:ilvl w:val="0"/>
          <w:numId w:val="80"/>
        </w:numPr>
        <w:spacing w:after="0" w:afterAutospacing="0"/>
        <w:ind w:left="720" w:hanging="360"/>
      </w:pPr>
      <w:r w:rsidDel="00000000" w:rsidR="00000000" w:rsidRPr="00000000">
        <w:rPr>
          <w:rtl w:val="0"/>
        </w:rPr>
        <w:t xml:space="preserve">“Data - Building damage Factor”</w:t>
      </w:r>
    </w:p>
    <w:p w:rsidR="00000000" w:rsidDel="00000000" w:rsidP="00000000" w:rsidRDefault="00000000" w:rsidRPr="00000000" w14:paraId="00000C1E">
      <w:pPr>
        <w:numPr>
          <w:ilvl w:val="1"/>
          <w:numId w:val="80"/>
        </w:numPr>
        <w:spacing w:after="0" w:afterAutospacing="0"/>
        <w:ind w:left="1440" w:hanging="360"/>
      </w:pPr>
      <w:r w:rsidDel="00000000" w:rsidR="00000000" w:rsidRPr="00000000">
        <w:rPr>
          <w:rtl w:val="0"/>
        </w:rPr>
        <w:t xml:space="preserve">Values higher than 1.00 increase damage by percent.</w:t>
      </w:r>
    </w:p>
    <w:p w:rsidR="00000000" w:rsidDel="00000000" w:rsidP="00000000" w:rsidRDefault="00000000" w:rsidRPr="00000000" w14:paraId="00000C1F">
      <w:pPr>
        <w:numPr>
          <w:ilvl w:val="1"/>
          <w:numId w:val="80"/>
        </w:numPr>
        <w:spacing w:after="0" w:afterAutospacing="0"/>
        <w:ind w:left="1440" w:hanging="360"/>
      </w:pPr>
      <w:r w:rsidDel="00000000" w:rsidR="00000000" w:rsidRPr="00000000">
        <w:rPr>
          <w:rtl w:val="0"/>
        </w:rPr>
        <w:t xml:space="preserve">Values lower than 0.00 restore health instead.</w:t>
      </w:r>
    </w:p>
    <w:p w:rsidR="00000000" w:rsidDel="00000000" w:rsidP="00000000" w:rsidRDefault="00000000" w:rsidRPr="00000000" w14:paraId="00000C20">
      <w:pPr>
        <w:numPr>
          <w:ilvl w:val="0"/>
          <w:numId w:val="80"/>
        </w:numPr>
        <w:spacing w:after="0" w:afterAutospacing="0"/>
        <w:ind w:left="720" w:hanging="360"/>
      </w:pPr>
      <w:r w:rsidDel="00000000" w:rsidR="00000000" w:rsidRPr="00000000">
        <w:rPr>
          <w:rtl w:val="0"/>
        </w:rPr>
        <w:t xml:space="preserve">“Data - Damage Amount”</w:t>
      </w:r>
    </w:p>
    <w:p w:rsidR="00000000" w:rsidDel="00000000" w:rsidP="00000000" w:rsidRDefault="00000000" w:rsidRPr="00000000" w14:paraId="00000C21">
      <w:pPr>
        <w:numPr>
          <w:ilvl w:val="1"/>
          <w:numId w:val="80"/>
        </w:numPr>
        <w:spacing w:after="0" w:afterAutospacing="0"/>
        <w:ind w:left="1440" w:hanging="360"/>
      </w:pPr>
      <w:r w:rsidDel="00000000" w:rsidR="00000000" w:rsidRPr="00000000">
        <w:rPr>
          <w:rtl w:val="0"/>
        </w:rPr>
        <w:t xml:space="preserve">Dictate damage per interval</w:t>
      </w:r>
    </w:p>
    <w:p w:rsidR="00000000" w:rsidDel="00000000" w:rsidP="00000000" w:rsidRDefault="00000000" w:rsidRPr="00000000" w14:paraId="00000C22">
      <w:pPr>
        <w:numPr>
          <w:ilvl w:val="1"/>
          <w:numId w:val="80"/>
        </w:numPr>
        <w:spacing w:after="0" w:afterAutospacing="0"/>
        <w:ind w:left="1440" w:hanging="360"/>
      </w:pPr>
      <w:r w:rsidDel="00000000" w:rsidR="00000000" w:rsidRPr="00000000">
        <w:rPr>
          <w:rtl w:val="0"/>
        </w:rPr>
        <w:t xml:space="preserve">Changing it through BlzSetAbilityRealLevelField do not apply the new value, despite being the right value if fetched with BlzGetAbilityRealLevelField </w:t>
      </w:r>
      <w:sdt>
        <w:sdtPr>
          <w:alias w:val="Named contributors"/>
          <w:id w:val="-1486049014"/>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t xml:space="preserve"> (2.0.4)</w:t>
      </w:r>
    </w:p>
    <w:p w:rsidR="00000000" w:rsidDel="00000000" w:rsidP="00000000" w:rsidRDefault="00000000" w:rsidRPr="00000000" w14:paraId="00000C23">
      <w:pPr>
        <w:numPr>
          <w:ilvl w:val="0"/>
          <w:numId w:val="80"/>
        </w:numPr>
        <w:spacing w:after="0" w:afterAutospacing="0"/>
        <w:ind w:left="720" w:hanging="360"/>
      </w:pPr>
      <w:r w:rsidDel="00000000" w:rsidR="00000000" w:rsidRPr="00000000">
        <w:rPr>
          <w:rtl w:val="0"/>
        </w:rPr>
        <w:t xml:space="preserve">“Data - “Area of Effect”</w:t>
      </w:r>
    </w:p>
    <w:p w:rsidR="00000000" w:rsidDel="00000000" w:rsidP="00000000" w:rsidRDefault="00000000" w:rsidRPr="00000000" w14:paraId="00000C24">
      <w:pPr>
        <w:numPr>
          <w:ilvl w:val="1"/>
          <w:numId w:val="80"/>
        </w:numPr>
        <w:spacing w:after="0" w:afterAutospacing="0"/>
        <w:ind w:left="1440" w:hanging="360"/>
      </w:pPr>
      <w:r w:rsidDel="00000000" w:rsidR="00000000" w:rsidRPr="00000000">
        <w:rPr>
          <w:rtl w:val="0"/>
        </w:rPr>
        <w:t xml:space="preserve">This field determines the Area of Effect which includes points into which rockets are launched.</w:t>
      </w:r>
    </w:p>
    <w:p w:rsidR="00000000" w:rsidDel="00000000" w:rsidP="00000000" w:rsidRDefault="00000000" w:rsidRPr="00000000" w14:paraId="00000C25">
      <w:pPr>
        <w:numPr>
          <w:ilvl w:val="1"/>
          <w:numId w:val="80"/>
        </w:numPr>
        <w:spacing w:after="0" w:afterAutospacing="0"/>
        <w:ind w:left="1440" w:hanging="360"/>
      </w:pPr>
      <w:r w:rsidDel="00000000" w:rsidR="00000000" w:rsidRPr="00000000">
        <w:rPr>
          <w:rtl w:val="0"/>
        </w:rPr>
        <w:t xml:space="preserve">Set to a non-positive number will cause no effect to any unit at all.</w:t>
      </w:r>
    </w:p>
    <w:p w:rsidR="00000000" w:rsidDel="00000000" w:rsidP="00000000" w:rsidRDefault="00000000" w:rsidRPr="00000000" w14:paraId="00000C26">
      <w:pPr>
        <w:numPr>
          <w:ilvl w:val="0"/>
          <w:numId w:val="80"/>
        </w:numPr>
        <w:spacing w:after="0" w:afterAutospacing="0"/>
        <w:ind w:left="720" w:hanging="360"/>
      </w:pPr>
      <w:r w:rsidDel="00000000" w:rsidR="00000000" w:rsidRPr="00000000">
        <w:rPr>
          <w:rtl w:val="0"/>
        </w:rPr>
        <w:t xml:space="preserve">“Data - “Effect Duration”</w:t>
      </w:r>
    </w:p>
    <w:p w:rsidR="00000000" w:rsidDel="00000000" w:rsidP="00000000" w:rsidRDefault="00000000" w:rsidRPr="00000000" w14:paraId="00000C27">
      <w:pPr>
        <w:numPr>
          <w:ilvl w:val="1"/>
          <w:numId w:val="80"/>
        </w:numPr>
        <w:spacing w:after="0" w:afterAutospacing="0"/>
        <w:ind w:left="1440" w:hanging="360"/>
      </w:pPr>
      <w:r w:rsidDel="00000000" w:rsidR="00000000" w:rsidRPr="00000000">
        <w:rPr>
          <w:rtl w:val="0"/>
        </w:rPr>
        <w:t xml:space="preserve">Dictates the overall duration of the ability. If this duration is too short, not all rockets are launched.</w:t>
      </w:r>
    </w:p>
    <w:p w:rsidR="00000000" w:rsidDel="00000000" w:rsidP="00000000" w:rsidRDefault="00000000" w:rsidRPr="00000000" w14:paraId="00000C28">
      <w:pPr>
        <w:numPr>
          <w:ilvl w:val="1"/>
          <w:numId w:val="80"/>
        </w:numPr>
        <w:spacing w:after="0" w:afterAutospacing="0"/>
        <w:ind w:left="1440" w:hanging="360"/>
      </w:pPr>
      <w:r w:rsidDel="00000000" w:rsidR="00000000" w:rsidRPr="00000000">
        <w:rPr>
          <w:rtl w:val="0"/>
        </w:rPr>
        <w:t xml:space="preserve">An effect duration of 0 still gives out rockets.</w:t>
      </w:r>
    </w:p>
    <w:p w:rsidR="00000000" w:rsidDel="00000000" w:rsidP="00000000" w:rsidRDefault="00000000" w:rsidRPr="00000000" w14:paraId="00000C29">
      <w:pPr>
        <w:numPr>
          <w:ilvl w:val="1"/>
          <w:numId w:val="80"/>
        </w:numPr>
        <w:spacing w:after="0" w:afterAutospacing="0"/>
        <w:ind w:left="1440" w:hanging="360"/>
      </w:pPr>
      <w:r w:rsidDel="00000000" w:rsidR="00000000" w:rsidRPr="00000000">
        <w:rPr>
          <w:rtl w:val="0"/>
        </w:rPr>
        <w:t xml:space="preserve">Any negative duration will give out up to 10 rockets in total.</w:t>
      </w:r>
    </w:p>
    <w:p w:rsidR="00000000" w:rsidDel="00000000" w:rsidP="00000000" w:rsidRDefault="00000000" w:rsidRPr="00000000" w14:paraId="00000C2A">
      <w:pPr>
        <w:numPr>
          <w:ilvl w:val="0"/>
          <w:numId w:val="80"/>
        </w:numPr>
        <w:spacing w:after="0" w:afterAutospacing="0"/>
        <w:ind w:left="720" w:hanging="360"/>
      </w:pPr>
      <w:r w:rsidDel="00000000" w:rsidR="00000000" w:rsidRPr="00000000">
        <w:rPr>
          <w:rtl w:val="0"/>
        </w:rPr>
        <w:t xml:space="preserve">“Data - “Damage Interval”</w:t>
      </w:r>
    </w:p>
    <w:p w:rsidR="00000000" w:rsidDel="00000000" w:rsidP="00000000" w:rsidRDefault="00000000" w:rsidRPr="00000000" w14:paraId="00000C2B">
      <w:pPr>
        <w:numPr>
          <w:ilvl w:val="1"/>
          <w:numId w:val="80"/>
        </w:numPr>
        <w:spacing w:after="0" w:afterAutospacing="0"/>
        <w:ind w:left="1440" w:hanging="360"/>
      </w:pPr>
      <w:r w:rsidDel="00000000" w:rsidR="00000000" w:rsidRPr="00000000">
        <w:rPr>
          <w:rtl w:val="0"/>
        </w:rPr>
        <w:t xml:space="preserve">The duration in which a certain number of missiles are launched.</w:t>
      </w:r>
    </w:p>
    <w:p w:rsidR="00000000" w:rsidDel="00000000" w:rsidP="00000000" w:rsidRDefault="00000000" w:rsidRPr="00000000" w14:paraId="00000C2C">
      <w:pPr>
        <w:numPr>
          <w:ilvl w:val="0"/>
          <w:numId w:val="80"/>
        </w:numPr>
        <w:spacing w:after="0" w:afterAutospacing="0"/>
        <w:ind w:left="720" w:hanging="360"/>
      </w:pPr>
      <w:r w:rsidDel="00000000" w:rsidR="00000000" w:rsidRPr="00000000">
        <w:rPr>
          <w:rtl w:val="0"/>
        </w:rPr>
        <w:t xml:space="preserve">Fires random missiles in the area (just aesthetic)</w:t>
      </w:r>
    </w:p>
    <w:p w:rsidR="00000000" w:rsidDel="00000000" w:rsidP="00000000" w:rsidRDefault="00000000" w:rsidRPr="00000000" w14:paraId="00000C2D">
      <w:pPr>
        <w:numPr>
          <w:ilvl w:val="1"/>
          <w:numId w:val="80"/>
        </w:numPr>
        <w:spacing w:after="0" w:afterAutospacing="0"/>
        <w:ind w:left="1440" w:hanging="360"/>
      </w:pPr>
      <w:r w:rsidDel="00000000" w:rsidR="00000000" w:rsidRPr="00000000">
        <w:rPr>
          <w:rtl w:val="0"/>
        </w:rPr>
        <w:t xml:space="preserve">Set this area to 0 with 1 projectile to use it as a visual missile to location</w:t>
      </w:r>
    </w:p>
    <w:p w:rsidR="00000000" w:rsidDel="00000000" w:rsidP="00000000" w:rsidRDefault="00000000" w:rsidRPr="00000000" w14:paraId="00000C2E">
      <w:pPr>
        <w:numPr>
          <w:ilvl w:val="0"/>
          <w:numId w:val="80"/>
        </w:numPr>
        <w:spacing w:after="0" w:afterAutospacing="0"/>
        <w:ind w:left="720" w:hanging="360"/>
      </w:pPr>
      <w:r w:rsidDel="00000000" w:rsidR="00000000" w:rsidRPr="00000000">
        <w:rPr>
          <w:rtl w:val="0"/>
        </w:rPr>
        <w:t xml:space="preserve">“Data - Missile count”</w:t>
      </w:r>
    </w:p>
    <w:p w:rsidR="00000000" w:rsidDel="00000000" w:rsidP="00000000" w:rsidRDefault="00000000" w:rsidRPr="00000000" w14:paraId="00000C2F">
      <w:pPr>
        <w:numPr>
          <w:ilvl w:val="1"/>
          <w:numId w:val="80"/>
        </w:numPr>
        <w:spacing w:after="0" w:afterAutospacing="0"/>
        <w:ind w:left="1440" w:hanging="360"/>
      </w:pPr>
      <w:r w:rsidDel="00000000" w:rsidR="00000000" w:rsidRPr="00000000">
        <w:rPr>
          <w:rtl w:val="0"/>
        </w:rPr>
        <w:t xml:space="preserve">Doesn’t change the missile frequency, they seem to fire every 0.1 ish seconds</w:t>
      </w:r>
    </w:p>
    <w:p w:rsidR="00000000" w:rsidDel="00000000" w:rsidP="00000000" w:rsidRDefault="00000000" w:rsidRPr="00000000" w14:paraId="00000C30">
      <w:pPr>
        <w:numPr>
          <w:ilvl w:val="1"/>
          <w:numId w:val="80"/>
        </w:numPr>
        <w:spacing w:after="0" w:afterAutospacing="0"/>
        <w:ind w:left="1440" w:hanging="360"/>
      </w:pPr>
      <w:r w:rsidDel="00000000" w:rsidR="00000000" w:rsidRPr="00000000">
        <w:rPr>
          <w:rtl w:val="0"/>
        </w:rPr>
        <w:t xml:space="preserve">If set to a non-positive number, the caster will keep channeling while no rockets are launched.</w:t>
      </w:r>
    </w:p>
    <w:p w:rsidR="00000000" w:rsidDel="00000000" w:rsidP="00000000" w:rsidRDefault="00000000" w:rsidRPr="00000000" w14:paraId="00000C31">
      <w:pPr>
        <w:numPr>
          <w:ilvl w:val="0"/>
          <w:numId w:val="80"/>
        </w:numPr>
        <w:spacing w:after="0" w:afterAutospacing="0"/>
        <w:ind w:left="720" w:hanging="360"/>
      </w:pPr>
      <w:r w:rsidDel="00000000" w:rsidR="00000000" w:rsidRPr="00000000">
        <w:rPr>
          <w:rtl w:val="0"/>
        </w:rPr>
        <w:t xml:space="preserve">“Data - Stats duration </w:t>
      </w:r>
    </w:p>
    <w:p w:rsidR="00000000" w:rsidDel="00000000" w:rsidP="00000000" w:rsidRDefault="00000000" w:rsidRPr="00000000" w14:paraId="00000C32">
      <w:pPr>
        <w:numPr>
          <w:ilvl w:val="1"/>
          <w:numId w:val="80"/>
        </w:numPr>
        <w:spacing w:after="0" w:afterAutospacing="0"/>
        <w:ind w:left="1440" w:hanging="360"/>
      </w:pPr>
      <w:r w:rsidDel="00000000" w:rsidR="00000000" w:rsidRPr="00000000">
        <w:rPr>
          <w:rtl w:val="0"/>
        </w:rPr>
        <w:t xml:space="preserve">Dictates how long the stun lasts.</w:t>
      </w:r>
    </w:p>
    <w:p w:rsidR="00000000" w:rsidDel="00000000" w:rsidP="00000000" w:rsidRDefault="00000000" w:rsidRPr="00000000" w14:paraId="00000C33">
      <w:pPr>
        <w:numPr>
          <w:ilvl w:val="1"/>
          <w:numId w:val="80"/>
        </w:numPr>
        <w:spacing w:after="0" w:afterAutospacing="0"/>
        <w:ind w:left="1440" w:hanging="360"/>
      </w:pPr>
      <w:r w:rsidDel="00000000" w:rsidR="00000000" w:rsidRPr="00000000">
        <w:rPr>
          <w:rtl w:val="0"/>
        </w:rPr>
        <w:t xml:space="preserve">Setting to 0 does not stun at all. Does not interrupt channeling ability. (Good for ability that makes remote stun)</w:t>
      </w:r>
    </w:p>
    <w:p w:rsidR="00000000" w:rsidDel="00000000" w:rsidP="00000000" w:rsidRDefault="00000000" w:rsidRPr="00000000" w14:paraId="00000C34">
      <w:pPr>
        <w:numPr>
          <w:ilvl w:val="1"/>
          <w:numId w:val="80"/>
        </w:numPr>
        <w:spacing w:after="0" w:afterAutospacing="0"/>
        <w:ind w:left="1440" w:hanging="360"/>
      </w:pPr>
      <w:r w:rsidDel="00000000" w:rsidR="00000000" w:rsidRPr="00000000">
        <w:rPr>
          <w:rtl w:val="0"/>
        </w:rPr>
        <w:t xml:space="preserve">Setting to any negative value stuns indefinitely.</w:t>
      </w:r>
    </w:p>
    <w:p w:rsidR="00000000" w:rsidDel="00000000" w:rsidP="00000000" w:rsidRDefault="00000000" w:rsidRPr="00000000" w14:paraId="00000C35">
      <w:pPr>
        <w:numPr>
          <w:ilvl w:val="0"/>
          <w:numId w:val="80"/>
        </w:numPr>
        <w:spacing w:after="0" w:afterAutospacing="0"/>
        <w:ind w:left="720" w:hanging="360"/>
      </w:pPr>
      <w:r w:rsidDel="00000000" w:rsidR="00000000" w:rsidRPr="00000000">
        <w:rPr>
          <w:rtl w:val="0"/>
        </w:rPr>
        <w:t xml:space="preserve">“Stats- Targets Allowed”</w:t>
      </w:r>
    </w:p>
    <w:p w:rsidR="00000000" w:rsidDel="00000000" w:rsidP="00000000" w:rsidRDefault="00000000" w:rsidRPr="00000000" w14:paraId="00000C36">
      <w:pPr>
        <w:numPr>
          <w:ilvl w:val="1"/>
          <w:numId w:val="80"/>
        </w:numPr>
        <w:spacing w:after="0" w:afterAutospacing="0"/>
        <w:ind w:left="1440" w:hanging="360"/>
      </w:pPr>
      <w:r w:rsidDel="00000000" w:rsidR="00000000" w:rsidRPr="00000000">
        <w:rPr>
          <w:rtl w:val="0"/>
        </w:rPr>
        <w:t xml:space="preserve">Adhere to targets allowed. Base ability does not affect air units at all, but can be changed to affect and stun air units.</w:t>
      </w:r>
    </w:p>
    <w:p w:rsidR="00000000" w:rsidDel="00000000" w:rsidP="00000000" w:rsidRDefault="00000000" w:rsidRPr="00000000" w14:paraId="00000C37">
      <w:pPr>
        <w:numPr>
          <w:ilvl w:val="0"/>
          <w:numId w:val="80"/>
        </w:numPr>
        <w:spacing w:after="0" w:afterAutospacing="0"/>
        <w:ind w:left="720" w:hanging="360"/>
      </w:pPr>
      <w:r w:rsidDel="00000000" w:rsidR="00000000" w:rsidRPr="00000000">
        <w:rPr>
          <w:rtl w:val="0"/>
        </w:rPr>
        <w:t xml:space="preserve">Negative values cause healing</w:t>
      </w:r>
    </w:p>
    <w:p w:rsidR="00000000" w:rsidDel="00000000" w:rsidP="00000000" w:rsidRDefault="00000000" w:rsidRPr="00000000" w14:paraId="00000C38">
      <w:pPr>
        <w:numPr>
          <w:ilvl w:val="0"/>
          <w:numId w:val="80"/>
        </w:numPr>
        <w:spacing w:after="0" w:afterAutospacing="0"/>
        <w:ind w:left="720" w:hanging="360"/>
      </w:pPr>
      <w:r w:rsidDel="00000000" w:rsidR="00000000" w:rsidRPr="00000000">
        <w:rPr>
          <w:rtl w:val="0"/>
        </w:rPr>
        <w:t xml:space="preserve">“Data - Effect duration”</w:t>
      </w:r>
    </w:p>
    <w:p w:rsidR="00000000" w:rsidDel="00000000" w:rsidP="00000000" w:rsidRDefault="00000000" w:rsidRPr="00000000" w14:paraId="00000C39">
      <w:pPr>
        <w:numPr>
          <w:ilvl w:val="1"/>
          <w:numId w:val="80"/>
        </w:numPr>
        <w:spacing w:after="0" w:afterAutospacing="0"/>
        <w:ind w:left="1440" w:hanging="360"/>
      </w:pPr>
      <w:r w:rsidDel="00000000" w:rsidR="00000000" w:rsidRPr="00000000">
        <w:rPr>
          <w:rtl w:val="0"/>
        </w:rPr>
        <w:t xml:space="preserve">How long the damage loop will take effect</w:t>
      </w:r>
    </w:p>
    <w:p w:rsidR="00000000" w:rsidDel="00000000" w:rsidP="00000000" w:rsidRDefault="00000000" w:rsidRPr="00000000" w14:paraId="00000C3A">
      <w:pPr>
        <w:numPr>
          <w:ilvl w:val="1"/>
          <w:numId w:val="80"/>
        </w:numPr>
        <w:ind w:left="1440" w:hanging="360"/>
        <w:rPr>
          <w:ins w:author="Anonymous" w:id="106" w:date="2026-09-06T09:03:57Z"/>
        </w:rPr>
      </w:pPr>
      <w:r w:rsidDel="00000000" w:rsidR="00000000" w:rsidRPr="00000000">
        <w:rPr>
          <w:rtl w:val="0"/>
        </w:rPr>
        <w:t xml:space="preserve">Doesn’t change the missile frequency !</w:t>
      </w:r>
      <w:ins w:author="Anonymous" w:id="106" w:date="2026-09-06T09:03:57Z">
        <w:r w:rsidDel="00000000" w:rsidR="00000000" w:rsidRPr="00000000">
          <w:rPr>
            <w:rtl w:val="0"/>
          </w:rPr>
        </w:r>
      </w:ins>
    </w:p>
    <w:p w:rsidR="00000000" w:rsidDel="00000000" w:rsidP="00000000" w:rsidRDefault="00000000" w:rsidRPr="00000000" w14:paraId="00000C3B">
      <w:pPr>
        <w:pStyle w:val="Heading2"/>
        <w:ind w:firstLine="720"/>
        <w:rPr>
          <w:ins w:author="Anonymous" w:id="109" w:date="2026-09-06T09:04:21Z"/>
        </w:rPr>
      </w:pPr>
      <w:ins w:author="Anonymous" w:id="107" w:date="2026-09-06T09:04:02Z">
        <w:r w:rsidDel="00000000" w:rsidR="00000000" w:rsidRPr="00000000">
          <w:rPr>
            <w:rtl w:val="0"/>
          </w:rPr>
          <w:t xml:space="preserve">-Dark </w:t>
        </w:r>
      </w:ins>
      <w:ins w:author="Anonymous" w:id="108" w:date="2026-09-06T09:04:04Z">
        <w:r w:rsidDel="00000000" w:rsidR="00000000" w:rsidRPr="00000000">
          <w:rPr>
            <w:rtl w:val="0"/>
          </w:rPr>
          <w:t xml:space="preserve">Conversion</w:t>
        </w:r>
      </w:ins>
      <w:ins w:author="Anonymous" w:id="107" w:date="2026-09-06T09:04:02Z">
        <w:del w:author="Anonymous" w:id="108" w:date="2026-09-06T09:04:04Z">
          <w:r w:rsidDel="00000000" w:rsidR="00000000" w:rsidRPr="00000000">
            <w:rPr>
              <w:rtl w:val="0"/>
            </w:rPr>
            <w:delText xml:space="preserve">Portal</w:delText>
          </w:r>
        </w:del>
        <w:r w:rsidDel="00000000" w:rsidR="00000000" w:rsidRPr="00000000">
          <w:rPr>
            <w:rtl w:val="0"/>
          </w:rPr>
          <w:t xml:space="preserve">:</w:t>
        </w:r>
      </w:ins>
      <w:ins w:author="Anonymous" w:id="109" w:date="2026-09-06T09:04:21Z">
        <w:bookmarkStart w:colFirst="0" w:colLast="0" w:name="_dbxvcj18mj2e" w:id="238"/>
        <w:bookmarkEnd w:id="238"/>
        <w:r w:rsidDel="00000000" w:rsidR="00000000" w:rsidRPr="00000000">
          <w:rPr>
            <w:rtl w:val="0"/>
          </w:rPr>
        </w:r>
      </w:ins>
    </w:p>
    <w:p w:rsidR="00000000" w:rsidDel="00000000" w:rsidP="00000000" w:rsidRDefault="00000000" w:rsidRPr="00000000" w14:paraId="00000C3C">
      <w:pPr>
        <w:ind w:left="720" w:firstLine="720"/>
        <w:rPr>
          <w:ins w:author="Anonymous" w:id="110" w:date="2026-09-06T09:04:37Z"/>
        </w:rPr>
      </w:pPr>
      <w:ins w:author="Anonymous" w:id="110" w:date="2026-09-06T09:04:37Z">
        <w:r w:rsidDel="00000000" w:rsidR="00000000" w:rsidRPr="00000000">
          <w:rPr>
            <w:rtl w:val="0"/>
          </w:rPr>
          <w:t xml:space="preserve">Tags: </w:t>
        </w:r>
        <w:r w:rsidDel="00000000" w:rsidR="00000000" w:rsidRPr="00000000">
          <w:rPr>
            <w:color w:val="0000ff"/>
            <w:rtl w:val="0"/>
          </w:rPr>
          <w:t xml:space="preserve">[</w:t>
        </w:r>
      </w:ins>
      <w:ins w:author="Anonymous" w:id="111" w:date="2026-09-06T09:04:51Z">
        <w:r w:rsidDel="00000000" w:rsidR="00000000" w:rsidRPr="00000000">
          <w:rPr>
            <w:color w:val="0000ff"/>
            <w:rtl w:val="0"/>
          </w:rPr>
          <w:t xml:space="preserve">TODO</w:t>
        </w:r>
      </w:ins>
      <w:ins w:author="Anonymous" w:id="110" w:date="2026-09-06T09:04:37Z">
        <w:del w:author="Anonymous" w:id="111" w:date="2026-09-06T09:04:51Z">
          <w:r w:rsidDel="00000000" w:rsidR="00000000" w:rsidRPr="00000000">
            <w:rPr>
              <w:color w:val="0000ff"/>
              <w:rtl w:val="0"/>
            </w:rPr>
            <w:delText xml:space="preserve">Summon</w:delText>
          </w:r>
        </w:del>
        <w:r w:rsidDel="00000000" w:rsidR="00000000" w:rsidRPr="00000000">
          <w:rPr>
            <w:color w:val="0000ff"/>
            <w:rtl w:val="0"/>
          </w:rPr>
          <w:t xml:space="preserve">]</w:t>
        </w:r>
        <w:r w:rsidDel="00000000" w:rsidR="00000000" w:rsidRPr="00000000">
          <w:rPr>
            <w:rtl w:val="0"/>
          </w:rPr>
        </w:r>
      </w:ins>
    </w:p>
    <w:p w:rsidR="00000000" w:rsidDel="00000000" w:rsidP="00000000" w:rsidRDefault="00000000" w:rsidRPr="00000000" w14:paraId="00000C3D">
      <w:pPr>
        <w:ind w:left="720" w:firstLine="720"/>
        <w:rPr>
          <w:ins w:author="Anonymous" w:id="112" w:date="2026-09-06T09:04:56Z"/>
        </w:rPr>
      </w:pPr>
      <w:ins w:author="Anonymous" w:id="110" w:date="2026-09-06T09:04:37Z">
        <w:r w:rsidDel="00000000" w:rsidR="00000000" w:rsidRPr="00000000">
          <w:rPr>
            <w:rtl w:val="0"/>
          </w:rPr>
          <w:t xml:space="preserve">Notes: </w:t>
        </w:r>
        <w:r w:rsidDel="00000000" w:rsidR="00000000" w:rsidRPr="00000000">
          <w:rPr>
            <w:color w:val="ff9900"/>
            <w:rtl w:val="0"/>
          </w:rPr>
          <w:t xml:space="preserve">Null</w:t>
        </w:r>
      </w:ins>
      <w:ins w:author="Anonymous" w:id="112" w:date="2026-09-06T09:04:56Z">
        <w:r w:rsidDel="00000000" w:rsidR="00000000" w:rsidRPr="00000000">
          <w:rPr>
            <w:rtl w:val="0"/>
          </w:rPr>
        </w:r>
      </w:ins>
    </w:p>
    <w:p w:rsidR="00000000" w:rsidDel="00000000" w:rsidP="00000000" w:rsidRDefault="00000000" w:rsidRPr="00000000" w14:paraId="00000C3E">
      <w:pPr>
        <w:ind w:left="720" w:firstLine="720"/>
        <w:rPr>
          <w:color w:val="ff9900"/>
        </w:rPr>
      </w:pPr>
      <w:ins w:author="Anonymous" w:id="113" w:date="2026-09-06T09:04:58Z">
        <w:r w:rsidDel="00000000" w:rsidR="00000000" w:rsidRPr="00000000">
          <w:rPr>
            <w:color w:val="ff9900"/>
            <w:rtl w:val="0"/>
          </w:rPr>
          <w:t xml:space="preserve">RawCode: </w:t>
        </w:r>
      </w:ins>
      <w:ins w:author="Anonymous" w:id="114" w:date="2026-09-06T09:05:07Z">
        <w:r w:rsidDel="00000000" w:rsidR="00000000" w:rsidRPr="00000000">
          <w:rPr>
            <w:rtl w:val="0"/>
          </w:rPr>
          <w:t xml:space="preserve">ANdc</w:t>
        </w:r>
        <w:del w:author="Anonymous" w:id="115" w:date="2026-09-06T09:05:16Z">
          <w:r w:rsidDel="00000000" w:rsidR="00000000" w:rsidRPr="00000000">
            <w:rPr>
              <w:rtl w:val="0"/>
            </w:rPr>
            <w:delText xml:space="preserve">,</w:delText>
          </w:r>
        </w:del>
        <w:r w:rsidDel="00000000" w:rsidR="00000000" w:rsidRPr="00000000">
          <w:rPr>
            <w:rtl w:val="0"/>
          </w:rPr>
          <w:t xml:space="preserve"> SNdc</w:t>
        </w:r>
      </w:ins>
      <w:r w:rsidDel="00000000" w:rsidR="00000000" w:rsidRPr="00000000">
        <w:rPr>
          <w:rtl w:val="0"/>
        </w:rPr>
      </w:r>
    </w:p>
    <w:p w:rsidR="00000000" w:rsidDel="00000000" w:rsidP="00000000" w:rsidRDefault="00000000" w:rsidRPr="00000000" w14:paraId="00000C3F">
      <w:pPr>
        <w:pStyle w:val="Heading2"/>
        <w:ind w:firstLine="720"/>
        <w:rPr/>
      </w:pPr>
      <w:bookmarkStart w:colFirst="0" w:colLast="0" w:name="_1et0x94ov64j" w:id="239"/>
      <w:bookmarkEnd w:id="239"/>
      <w:r w:rsidDel="00000000" w:rsidR="00000000" w:rsidRPr="00000000">
        <w:rPr>
          <w:rtl w:val="0"/>
        </w:rPr>
        <w:t xml:space="preserve">-Dark Portal:</w:t>
      </w:r>
    </w:p>
    <w:p w:rsidR="00000000" w:rsidDel="00000000" w:rsidP="00000000" w:rsidRDefault="00000000" w:rsidRPr="00000000" w14:paraId="00000C40">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C4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42">
      <w:pPr>
        <w:ind w:left="720" w:firstLine="720"/>
        <w:rPr/>
      </w:pPr>
      <w:r w:rsidDel="00000000" w:rsidR="00000000" w:rsidRPr="00000000">
        <w:rPr>
          <w:rtl w:val="0"/>
        </w:rPr>
        <w:t xml:space="preserve">RawCode: ANdp</w:t>
      </w:r>
    </w:p>
    <w:p w:rsidR="00000000" w:rsidDel="00000000" w:rsidP="00000000" w:rsidRDefault="00000000" w:rsidRPr="00000000" w14:paraId="00000C43">
      <w:pPr>
        <w:ind w:left="720" w:firstLine="720"/>
        <w:rPr/>
      </w:pPr>
      <w:r w:rsidDel="00000000" w:rsidR="00000000" w:rsidRPr="00000000">
        <w:rPr>
          <w:rtl w:val="0"/>
        </w:rPr>
        <w:t xml:space="preserve">Casting by AI: Uses whenever is available.</w:t>
      </w:r>
    </w:p>
    <w:p w:rsidR="00000000" w:rsidDel="00000000" w:rsidP="00000000" w:rsidRDefault="00000000" w:rsidRPr="00000000" w14:paraId="00000C4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45">
      <w:pPr>
        <w:numPr>
          <w:ilvl w:val="0"/>
          <w:numId w:val="80"/>
        </w:numPr>
        <w:spacing w:after="0" w:afterAutospacing="0"/>
        <w:ind w:left="720" w:hanging="360"/>
      </w:pPr>
      <w:r w:rsidDel="00000000" w:rsidR="00000000" w:rsidRPr="00000000">
        <w:rPr>
          <w:rtl w:val="0"/>
        </w:rPr>
        <w:t xml:space="preserve">Spawns a number between Maximum-minimum amount of Units defined.</w:t>
      </w:r>
    </w:p>
    <w:p w:rsidR="00000000" w:rsidDel="00000000" w:rsidP="00000000" w:rsidRDefault="00000000" w:rsidRPr="00000000" w14:paraId="00000C46">
      <w:pPr>
        <w:numPr>
          <w:ilvl w:val="1"/>
          <w:numId w:val="80"/>
        </w:numPr>
        <w:spacing w:after="0" w:afterAutospacing="0"/>
        <w:ind w:left="1440" w:hanging="360"/>
      </w:pPr>
      <w:r w:rsidDel="00000000" w:rsidR="00000000" w:rsidRPr="00000000">
        <w:rPr>
          <w:rtl w:val="0"/>
        </w:rPr>
        <w:t xml:space="preserve">If the minimum is greater than the maximum, it will crash the game-(to be verified) </w:t>
      </w:r>
      <w:r w:rsidDel="00000000" w:rsidR="00000000" w:rsidRPr="00000000">
        <w:rPr>
          <w:color w:val="9900ff"/>
          <w:rtl w:val="0"/>
        </w:rPr>
        <w:t xml:space="preserve">(FlameofChange)</w:t>
      </w:r>
    </w:p>
    <w:p w:rsidR="00000000" w:rsidDel="00000000" w:rsidP="00000000" w:rsidRDefault="00000000" w:rsidRPr="00000000" w14:paraId="00000C47">
      <w:pPr>
        <w:numPr>
          <w:ilvl w:val="0"/>
          <w:numId w:val="80"/>
        </w:numPr>
        <w:spacing w:after="0" w:afterAutospacing="0"/>
        <w:ind w:left="720" w:hanging="360"/>
      </w:pPr>
      <w:r w:rsidDel="00000000" w:rsidR="00000000" w:rsidRPr="00000000">
        <w:rPr>
          <w:rtl w:val="0"/>
        </w:rPr>
        <w:t xml:space="preserve">The units are random from the array.</w:t>
      </w:r>
    </w:p>
    <w:p w:rsidR="00000000" w:rsidDel="00000000" w:rsidP="00000000" w:rsidRDefault="00000000" w:rsidRPr="00000000" w14:paraId="00000C48">
      <w:pPr>
        <w:numPr>
          <w:ilvl w:val="0"/>
          <w:numId w:val="80"/>
        </w:numPr>
        <w:spacing w:after="0" w:afterAutospacing="0"/>
        <w:ind w:left="720" w:hanging="360"/>
      </w:pPr>
      <w:r w:rsidDel="00000000" w:rsidR="00000000" w:rsidRPr="00000000">
        <w:rPr>
          <w:rtl w:val="0"/>
        </w:rPr>
        <w:t xml:space="preserve">The units are still treated as Summoned, and they don’t cost any food.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w:t>
      </w:r>
    </w:p>
    <w:p w:rsidR="00000000" w:rsidDel="00000000" w:rsidP="00000000" w:rsidRDefault="00000000" w:rsidRPr="00000000" w14:paraId="00000C49">
      <w:pPr>
        <w:numPr>
          <w:ilvl w:val="0"/>
          <w:numId w:val="80"/>
        </w:numPr>
        <w:spacing w:after="0" w:afterAutospacing="0"/>
        <w:ind w:left="720" w:hanging="360"/>
      </w:pPr>
      <w:r w:rsidDel="00000000" w:rsidR="00000000" w:rsidRPr="00000000">
        <w:rPr>
          <w:rtl w:val="0"/>
        </w:rPr>
        <w:t xml:space="preserve">Duration (unit) delays the summoning once casted</w:t>
      </w:r>
    </w:p>
    <w:p w:rsidR="00000000" w:rsidDel="00000000" w:rsidP="00000000" w:rsidRDefault="00000000" w:rsidRPr="00000000" w14:paraId="00000C4A">
      <w:pPr>
        <w:numPr>
          <w:ilvl w:val="0"/>
          <w:numId w:val="80"/>
        </w:numPr>
        <w:ind w:left="720" w:hanging="360"/>
        <w:rPr>
          <w:color w:val="660000"/>
        </w:rPr>
      </w:pPr>
      <w:r w:rsidDel="00000000" w:rsidR="00000000" w:rsidRPr="00000000">
        <w:rPr>
          <w:rtl w:val="0"/>
        </w:rPr>
        <w:t xml:space="preserve">Doesn’t spawn anything if used as a item ability effect</w:t>
      </w:r>
      <w:r w:rsidDel="00000000" w:rsidR="00000000" w:rsidRPr="00000000">
        <w:rPr>
          <w:color w:val="660000"/>
          <w:rtl w:val="0"/>
        </w:rPr>
        <w:t xml:space="preserve"> </w:t>
      </w:r>
      <w:r w:rsidDel="00000000" w:rsidR="00000000" w:rsidRPr="00000000">
        <w:rPr>
          <w:color w:val="9900ff"/>
          <w:rtl w:val="0"/>
        </w:rPr>
        <w:t xml:space="preserve">(FlameofChange)</w:t>
      </w:r>
      <w:r w:rsidDel="00000000" w:rsidR="00000000" w:rsidRPr="00000000">
        <w:rPr>
          <w:rtl w:val="0"/>
        </w:rPr>
      </w:r>
    </w:p>
    <w:p w:rsidR="00000000" w:rsidDel="00000000" w:rsidP="00000000" w:rsidRDefault="00000000" w:rsidRPr="00000000" w14:paraId="00000C4B">
      <w:pPr>
        <w:pStyle w:val="Heading2"/>
        <w:ind w:firstLine="720"/>
        <w:rPr/>
      </w:pPr>
      <w:bookmarkStart w:colFirst="0" w:colLast="0" w:name="_tx3eo881ocog" w:id="240"/>
      <w:bookmarkEnd w:id="240"/>
      <w:r w:rsidDel="00000000" w:rsidR="00000000" w:rsidRPr="00000000">
        <w:rPr>
          <w:rtl w:val="0"/>
        </w:rPr>
        <w:t xml:space="preserve">-</w:t>
      </w:r>
      <w:commentRangeStart w:id="42"/>
      <w:r w:rsidDel="00000000" w:rsidR="00000000" w:rsidRPr="00000000">
        <w:rPr>
          <w:rtl w:val="0"/>
        </w:rPr>
        <w:t xml:space="preserve">Demolish</w:t>
      </w:r>
      <w:commentRangeEnd w:id="42"/>
      <w:r w:rsidDel="00000000" w:rsidR="00000000" w:rsidRPr="00000000">
        <w:commentReference w:id="42"/>
      </w:r>
      <w:r w:rsidDel="00000000" w:rsidR="00000000" w:rsidRPr="00000000">
        <w:rPr>
          <w:rtl w:val="0"/>
        </w:rPr>
        <w:t xml:space="preserve">:</w:t>
      </w:r>
    </w:p>
    <w:p w:rsidR="00000000" w:rsidDel="00000000" w:rsidP="00000000" w:rsidRDefault="00000000" w:rsidRPr="00000000" w14:paraId="00000C4C">
      <w:pPr>
        <w:rPr/>
      </w:pPr>
      <w:r w:rsidDel="00000000" w:rsidR="00000000" w:rsidRPr="00000000">
        <w:rPr>
          <w:rtl w:val="0"/>
        </w:rPr>
        <w:tab/>
        <w:tab/>
        <w:t xml:space="preserve">Tags: </w:t>
      </w:r>
      <w:r w:rsidDel="00000000" w:rsidR="00000000" w:rsidRPr="00000000">
        <w:rPr>
          <w:color w:val="0000ff"/>
          <w:rtl w:val="0"/>
        </w:rPr>
        <w:t xml:space="preserve">[Percent Damage Increase] [Percent Damage Decrease] </w:t>
      </w:r>
      <w:r w:rsidDel="00000000" w:rsidR="00000000" w:rsidRPr="00000000">
        <w:rPr>
          <w:rtl w:val="0"/>
        </w:rPr>
      </w:r>
    </w:p>
    <w:p w:rsidR="00000000" w:rsidDel="00000000" w:rsidP="00000000" w:rsidRDefault="00000000" w:rsidRPr="00000000" w14:paraId="00000C4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4E">
      <w:pPr>
        <w:ind w:left="720" w:firstLine="720"/>
        <w:rPr/>
      </w:pPr>
      <w:r w:rsidDel="00000000" w:rsidR="00000000" w:rsidRPr="00000000">
        <w:rPr>
          <w:rtl w:val="0"/>
        </w:rPr>
        <w:t xml:space="preserve">RawCode: ANde ANd1 ANd2 ANd3</w:t>
      </w:r>
    </w:p>
    <w:p w:rsidR="00000000" w:rsidDel="00000000" w:rsidP="00000000" w:rsidRDefault="00000000" w:rsidRPr="00000000" w14:paraId="00000C4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50">
      <w:pPr>
        <w:numPr>
          <w:ilvl w:val="0"/>
          <w:numId w:val="80"/>
        </w:numPr>
        <w:spacing w:after="0" w:afterAutospacing="0"/>
        <w:ind w:left="720" w:hanging="360"/>
      </w:pPr>
      <w:r w:rsidDel="00000000" w:rsidR="00000000" w:rsidRPr="00000000">
        <w:rPr>
          <w:rtl w:val="0"/>
        </w:rPr>
        <w:t xml:space="preserve">“Data - Damage Multiplier”</w:t>
      </w:r>
    </w:p>
    <w:p w:rsidR="00000000" w:rsidDel="00000000" w:rsidP="00000000" w:rsidRDefault="00000000" w:rsidRPr="00000000" w14:paraId="00000C51">
      <w:pPr>
        <w:numPr>
          <w:ilvl w:val="1"/>
          <w:numId w:val="80"/>
        </w:numPr>
        <w:spacing w:after="0" w:afterAutospacing="0"/>
        <w:ind w:left="1440" w:hanging="360"/>
      </w:pPr>
      <w:r w:rsidDel="00000000" w:rsidR="00000000" w:rsidRPr="00000000">
        <w:rPr>
          <w:rtl w:val="0"/>
        </w:rPr>
        <w:t xml:space="preserve">Negative values do not cause anything to happen.</w:t>
      </w:r>
    </w:p>
    <w:p w:rsidR="00000000" w:rsidDel="00000000" w:rsidP="00000000" w:rsidRDefault="00000000" w:rsidRPr="00000000" w14:paraId="00000C52">
      <w:pPr>
        <w:numPr>
          <w:ilvl w:val="0"/>
          <w:numId w:val="80"/>
        </w:numPr>
        <w:spacing w:after="0" w:afterAutospacing="0"/>
        <w:ind w:left="720" w:hanging="360"/>
      </w:pPr>
      <w:r w:rsidDel="00000000" w:rsidR="00000000" w:rsidRPr="00000000">
        <w:rPr>
          <w:rtl w:val="0"/>
        </w:rPr>
        <w:t xml:space="preserve">Demolish can critically strike and stacks with itself and any other critical strike ability </w:t>
      </w:r>
      <w:r w:rsidDel="00000000" w:rsidR="00000000" w:rsidRPr="00000000">
        <w:rPr>
          <w:color w:val="9900ff"/>
          <w:rtl w:val="0"/>
        </w:rPr>
        <w:t xml:space="preserve">(Wonder Wiz)</w:t>
      </w:r>
      <w:r w:rsidDel="00000000" w:rsidR="00000000" w:rsidRPr="00000000">
        <w:rPr>
          <w:rtl w:val="0"/>
        </w:rPr>
      </w:r>
    </w:p>
    <w:p w:rsidR="00000000" w:rsidDel="00000000" w:rsidP="00000000" w:rsidRDefault="00000000" w:rsidRPr="00000000" w14:paraId="00000C53">
      <w:pPr>
        <w:numPr>
          <w:ilvl w:val="0"/>
          <w:numId w:val="80"/>
        </w:numPr>
        <w:ind w:left="720" w:hanging="360"/>
      </w:pPr>
      <w:r w:rsidDel="00000000" w:rsidR="00000000" w:rsidRPr="00000000">
        <w:rPr>
          <w:rtl w:val="0"/>
        </w:rPr>
        <w:t xml:space="preserve">A</w:t>
      </w:r>
      <w:r w:rsidDel="00000000" w:rsidR="00000000" w:rsidRPr="00000000">
        <w:rPr>
          <w:rtl w:val="0"/>
        </w:rPr>
        <w:t xml:space="preserve">dheres to “targets allowed”</w:t>
      </w:r>
      <w:r w:rsidDel="00000000" w:rsidR="00000000" w:rsidRPr="00000000">
        <w:rPr>
          <w:rtl w:val="0"/>
        </w:rPr>
        <w:t xml:space="preserve">. </w:t>
      </w:r>
      <w:r w:rsidDel="00000000" w:rsidR="00000000" w:rsidRPr="00000000">
        <w:rPr>
          <w:color w:val="9900ff"/>
          <w:rtl w:val="0"/>
        </w:rPr>
        <w:t xml:space="preserve">(tal0n)</w:t>
      </w:r>
      <w:r w:rsidDel="00000000" w:rsidR="00000000" w:rsidRPr="00000000">
        <w:rPr>
          <w:rtl w:val="0"/>
        </w:rPr>
      </w:r>
    </w:p>
    <w:p w:rsidR="00000000" w:rsidDel="00000000" w:rsidP="00000000" w:rsidRDefault="00000000" w:rsidRPr="00000000" w14:paraId="00000C54">
      <w:pPr>
        <w:pStyle w:val="Heading2"/>
        <w:ind w:firstLine="720"/>
        <w:rPr/>
      </w:pPr>
      <w:bookmarkStart w:colFirst="0" w:colLast="0" w:name="_cy79fzrf46sv" w:id="241"/>
      <w:bookmarkEnd w:id="241"/>
      <w:r w:rsidDel="00000000" w:rsidR="00000000" w:rsidRPr="00000000">
        <w:rPr>
          <w:rtl w:val="0"/>
        </w:rPr>
        <w:t xml:space="preserve">-Doom:</w:t>
      </w:r>
    </w:p>
    <w:p w:rsidR="00000000" w:rsidDel="00000000" w:rsidP="00000000" w:rsidRDefault="00000000" w:rsidRPr="00000000" w14:paraId="00000C55">
      <w:pPr>
        <w:rPr/>
      </w:pPr>
      <w:r w:rsidDel="00000000" w:rsidR="00000000" w:rsidRPr="00000000">
        <w:rPr>
          <w:rtl w:val="0"/>
        </w:rPr>
        <w:tab/>
        <w:tab/>
        <w:t xml:space="preserve">Tags: </w:t>
      </w:r>
      <w:r w:rsidDel="00000000" w:rsidR="00000000" w:rsidRPr="00000000">
        <w:rPr>
          <w:color w:val="0000ff"/>
          <w:rtl w:val="0"/>
        </w:rPr>
        <w:t xml:space="preserve">[Summon] [Damage Over Time]</w:t>
      </w:r>
      <w:r w:rsidDel="00000000" w:rsidR="00000000" w:rsidRPr="00000000">
        <w:rPr>
          <w:rtl w:val="0"/>
        </w:rPr>
      </w:r>
    </w:p>
    <w:p w:rsidR="00000000" w:rsidDel="00000000" w:rsidP="00000000" w:rsidRDefault="00000000" w:rsidRPr="00000000" w14:paraId="00000C5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 Complete shutdown of a unit if no trigger intervenes</w:t>
      </w:r>
    </w:p>
    <w:p w:rsidR="00000000" w:rsidDel="00000000" w:rsidP="00000000" w:rsidRDefault="00000000" w:rsidRPr="00000000" w14:paraId="00000C57">
      <w:pPr>
        <w:ind w:left="720" w:firstLine="720"/>
        <w:rPr/>
      </w:pPr>
      <w:r w:rsidDel="00000000" w:rsidR="00000000" w:rsidRPr="00000000">
        <w:rPr>
          <w:rtl w:val="0"/>
        </w:rPr>
        <w:t xml:space="preserve">RawCode: ANdo</w:t>
      </w:r>
    </w:p>
    <w:p w:rsidR="00000000" w:rsidDel="00000000" w:rsidP="00000000" w:rsidRDefault="00000000" w:rsidRPr="00000000" w14:paraId="00000C5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59">
      <w:pPr>
        <w:numPr>
          <w:ilvl w:val="0"/>
          <w:numId w:val="80"/>
        </w:numPr>
        <w:spacing w:after="0" w:afterAutospacing="0"/>
        <w:ind w:left="720" w:hanging="360"/>
      </w:pPr>
      <w:commentRangeStart w:id="43"/>
      <w:commentRangeStart w:id="44"/>
      <w:r w:rsidDel="00000000" w:rsidR="00000000" w:rsidRPr="00000000">
        <w:rPr>
          <w:rtl w:val="0"/>
        </w:rPr>
        <w:t xml:space="preserve">Causes the unit to take damage until it dies.</w: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t xml:space="preserve">Silences the target, blocking inventory, forbidding to even drop/pickup items as well as purchasing items. It can still get items from allies.</w:t>
      </w:r>
    </w:p>
    <w:p w:rsidR="00000000" w:rsidDel="00000000" w:rsidP="00000000" w:rsidRDefault="00000000" w:rsidRPr="00000000" w14:paraId="00000C5A">
      <w:pPr>
        <w:numPr>
          <w:ilvl w:val="0"/>
          <w:numId w:val="80"/>
        </w:numPr>
        <w:spacing w:after="0" w:afterAutospacing="0"/>
        <w:ind w:left="720" w:hanging="360"/>
      </w:pPr>
      <w:r w:rsidDel="00000000" w:rsidR="00000000" w:rsidRPr="00000000">
        <w:rPr>
          <w:rtl w:val="0"/>
        </w:rPr>
        <w:t xml:space="preserve">Also disable unit’s ability to learn or return to ability panel. As well as disables function to toggle off abilities toggled on.</w:t>
      </w:r>
    </w:p>
    <w:p w:rsidR="00000000" w:rsidDel="00000000" w:rsidP="00000000" w:rsidRDefault="00000000" w:rsidRPr="00000000" w14:paraId="00000C5B">
      <w:pPr>
        <w:numPr>
          <w:ilvl w:val="0"/>
          <w:numId w:val="80"/>
        </w:numPr>
        <w:spacing w:after="0" w:afterAutospacing="0"/>
        <w:ind w:left="720" w:hanging="360"/>
      </w:pPr>
      <w:r w:rsidDel="00000000" w:rsidR="00000000" w:rsidRPr="00000000">
        <w:rPr>
          <w:rtl w:val="0"/>
        </w:rPr>
        <w:t xml:space="preserve">Any new items or abilities received during Doom is immediately disabled.</w:t>
      </w:r>
    </w:p>
    <w:p w:rsidR="00000000" w:rsidDel="00000000" w:rsidP="00000000" w:rsidRDefault="00000000" w:rsidRPr="00000000" w14:paraId="00000C5C">
      <w:pPr>
        <w:numPr>
          <w:ilvl w:val="0"/>
          <w:numId w:val="80"/>
        </w:numPr>
        <w:spacing w:after="0" w:afterAutospacing="0"/>
        <w:ind w:left="720" w:hanging="360"/>
      </w:pPr>
      <w:r w:rsidDel="00000000" w:rsidR="00000000" w:rsidRPr="00000000">
        <w:rPr>
          <w:rtl w:val="0"/>
        </w:rPr>
        <w:t xml:space="preserve">Disables most of default passive abilities via "silenced" flag. It affects all kinds of Critical strike, Bash, Evasion and some others passive  (Confirmed).</w:t>
      </w:r>
    </w:p>
    <w:p w:rsidR="00000000" w:rsidDel="00000000" w:rsidP="00000000" w:rsidRDefault="00000000" w:rsidRPr="00000000" w14:paraId="00000C5D">
      <w:pPr>
        <w:numPr>
          <w:ilvl w:val="0"/>
          <w:numId w:val="80"/>
        </w:numPr>
        <w:spacing w:after="0" w:afterAutospacing="0"/>
        <w:ind w:left="720" w:hanging="360"/>
      </w:pPr>
      <w:r w:rsidDel="00000000" w:rsidR="00000000" w:rsidRPr="00000000">
        <w:rPr>
          <w:rtl w:val="0"/>
        </w:rPr>
        <w:t xml:space="preserve">Set Number of unit summoned to negative value cause game to crash.</w:t>
      </w:r>
    </w:p>
    <w:p w:rsidR="00000000" w:rsidDel="00000000" w:rsidP="00000000" w:rsidRDefault="00000000" w:rsidRPr="00000000" w14:paraId="00000C5E">
      <w:pPr>
        <w:numPr>
          <w:ilvl w:val="0"/>
          <w:numId w:val="80"/>
        </w:numPr>
        <w:spacing w:after="0" w:afterAutospacing="0"/>
        <w:ind w:left="720" w:hanging="360"/>
      </w:pPr>
      <w:r w:rsidDel="00000000" w:rsidR="00000000" w:rsidRPr="00000000">
        <w:rPr>
          <w:rtl w:val="0"/>
        </w:rPr>
        <w:t xml:space="preserve">Since it uses “silenced” flag, one can specify some abilities to be castable during Doom through triggers.</w:t>
      </w:r>
    </w:p>
    <w:p w:rsidR="00000000" w:rsidDel="00000000" w:rsidP="00000000" w:rsidRDefault="00000000" w:rsidRPr="00000000" w14:paraId="00000C5F">
      <w:pPr>
        <w:numPr>
          <w:ilvl w:val="0"/>
          <w:numId w:val="80"/>
        </w:numPr>
        <w:spacing w:after="0" w:afterAutospacing="0"/>
        <w:ind w:left="720" w:hanging="360"/>
      </w:pPr>
      <w:r w:rsidDel="00000000" w:rsidR="00000000" w:rsidRPr="00000000">
        <w:rPr>
          <w:rtl w:val="0"/>
        </w:rPr>
        <w:t xml:space="preserve">“Data - Damage Per Second”</w:t>
      </w:r>
    </w:p>
    <w:p w:rsidR="00000000" w:rsidDel="00000000" w:rsidP="00000000" w:rsidRDefault="00000000" w:rsidRPr="00000000" w14:paraId="00000C60">
      <w:pPr>
        <w:numPr>
          <w:ilvl w:val="1"/>
          <w:numId w:val="80"/>
        </w:numPr>
        <w:spacing w:after="0" w:afterAutospacing="0"/>
        <w:ind w:left="1440" w:hanging="360"/>
      </w:pPr>
      <w:r w:rsidDel="00000000" w:rsidR="00000000" w:rsidRPr="00000000">
        <w:rPr>
          <w:rtl w:val="0"/>
        </w:rPr>
        <w:t xml:space="preserve">Negative values do not cause healing. It does twice as damage before reduction.</w:t>
      </w:r>
    </w:p>
    <w:p w:rsidR="00000000" w:rsidDel="00000000" w:rsidP="00000000" w:rsidRDefault="00000000" w:rsidRPr="00000000" w14:paraId="00000C61">
      <w:pPr>
        <w:numPr>
          <w:ilvl w:val="0"/>
          <w:numId w:val="80"/>
        </w:numPr>
        <w:spacing w:after="0" w:afterAutospacing="0"/>
        <w:ind w:left="720" w:hanging="360"/>
      </w:pPr>
      <w:r w:rsidDel="00000000" w:rsidR="00000000" w:rsidRPr="00000000">
        <w:rPr>
          <w:rtl w:val="0"/>
        </w:rPr>
        <w:t xml:space="preserve">Changing “Data - Buff’ does nothing other than display. If the number of summoned units is positive, the summoned units will always get summoned if the target dies even if the target is hidden.</w:t>
      </w:r>
    </w:p>
    <w:p w:rsidR="00000000" w:rsidDel="00000000" w:rsidP="00000000" w:rsidRDefault="00000000" w:rsidRPr="00000000" w14:paraId="00000C62">
      <w:pPr>
        <w:numPr>
          <w:ilvl w:val="0"/>
          <w:numId w:val="80"/>
        </w:numPr>
        <w:spacing w:after="0" w:afterAutospacing="0"/>
        <w:ind w:left="720" w:hanging="360"/>
      </w:pPr>
      <w:r w:rsidDel="00000000" w:rsidR="00000000" w:rsidRPr="00000000">
        <w:rPr>
          <w:rtl w:val="0"/>
        </w:rPr>
        <w:t xml:space="preserve">The “undispellable buff” in tooltip means that buff will not lose if the target gets dispelled or turns invulnerable. The buff can still be removed through triggers. If the target is hidden it will reappear with the buff and the buff still elapses time as long as the buff does not expires.</w:t>
      </w:r>
    </w:p>
    <w:p w:rsidR="00000000" w:rsidDel="00000000" w:rsidP="00000000" w:rsidRDefault="00000000" w:rsidRPr="00000000" w14:paraId="00000C63">
      <w:pPr>
        <w:numPr>
          <w:ilvl w:val="0"/>
          <w:numId w:val="80"/>
        </w:numPr>
        <w:spacing w:after="0" w:afterAutospacing="0"/>
        <w:ind w:left="720" w:hanging="360"/>
      </w:pPr>
      <w:r w:rsidDel="00000000" w:rsidR="00000000" w:rsidRPr="00000000">
        <w:rPr>
          <w:rtl w:val="0"/>
        </w:rPr>
        <w:t xml:space="preserve">Can also target items but does nothing.</w:t>
      </w:r>
    </w:p>
    <w:p w:rsidR="00000000" w:rsidDel="00000000" w:rsidP="00000000" w:rsidRDefault="00000000" w:rsidRPr="00000000" w14:paraId="00000C64">
      <w:pPr>
        <w:numPr>
          <w:ilvl w:val="0"/>
          <w:numId w:val="80"/>
        </w:numPr>
        <w:spacing w:after="0" w:afterAutospacing="0"/>
        <w:ind w:left="720" w:hanging="360"/>
      </w:pPr>
      <w:r w:rsidDel="00000000" w:rsidR="00000000" w:rsidRPr="00000000">
        <w:rPr>
          <w:rtl w:val="0"/>
        </w:rPr>
        <w:t xml:space="preserve">The caster is the summoning unit when the summoned units are summoned.</w:t>
      </w:r>
    </w:p>
    <w:p w:rsidR="00000000" w:rsidDel="00000000" w:rsidP="00000000" w:rsidRDefault="00000000" w:rsidRPr="00000000" w14:paraId="00000C65">
      <w:pPr>
        <w:numPr>
          <w:ilvl w:val="0"/>
          <w:numId w:val="80"/>
        </w:numPr>
        <w:spacing w:after="0" w:afterAutospacing="0"/>
        <w:ind w:left="720" w:hanging="360"/>
      </w:pPr>
      <w:r w:rsidDel="00000000" w:rsidR="00000000" w:rsidRPr="00000000">
        <w:rPr>
          <w:rtl w:val="0"/>
        </w:rPr>
        <w:t xml:space="preserve">Does not disable various Passive Aura, such as Brilliance Aura, Devotion Aura, Command Aura.</w:t>
      </w:r>
    </w:p>
    <w:p w:rsidR="00000000" w:rsidDel="00000000" w:rsidP="00000000" w:rsidRDefault="00000000" w:rsidRPr="00000000" w14:paraId="00000C66">
      <w:pPr>
        <w:numPr>
          <w:ilvl w:val="0"/>
          <w:numId w:val="80"/>
        </w:numPr>
        <w:spacing w:after="0" w:afterAutospacing="0"/>
        <w:ind w:left="720" w:hanging="360"/>
      </w:pPr>
      <w:r w:rsidDel="00000000" w:rsidR="00000000" w:rsidRPr="00000000">
        <w:rPr>
          <w:rtl w:val="0"/>
        </w:rPr>
        <w:t xml:space="preserve">For unknown reason units affected by Doom cannot be targeted by Devour.</w:t>
      </w:r>
    </w:p>
    <w:p w:rsidR="00000000" w:rsidDel="00000000" w:rsidP="00000000" w:rsidRDefault="00000000" w:rsidRPr="00000000" w14:paraId="00000C67">
      <w:pPr>
        <w:numPr>
          <w:ilvl w:val="0"/>
          <w:numId w:val="80"/>
        </w:numPr>
        <w:ind w:left="720" w:hanging="360"/>
      </w:pPr>
      <w:r w:rsidDel="00000000" w:rsidR="00000000" w:rsidRPr="00000000">
        <w:rPr>
          <w:rtl w:val="0"/>
        </w:rPr>
        <w:t xml:space="preserve">Deals universal type damage</w:t>
      </w:r>
    </w:p>
    <w:p w:rsidR="00000000" w:rsidDel="00000000" w:rsidP="00000000" w:rsidRDefault="00000000" w:rsidRPr="00000000" w14:paraId="00000C68">
      <w:pPr>
        <w:pStyle w:val="Heading2"/>
        <w:ind w:firstLine="720"/>
        <w:rPr/>
      </w:pPr>
      <w:bookmarkStart w:colFirst="0" w:colLast="0" w:name="_5npelsge47ad" w:id="242"/>
      <w:bookmarkEnd w:id="242"/>
      <w:r w:rsidDel="00000000" w:rsidR="00000000" w:rsidRPr="00000000">
        <w:rPr>
          <w:rtl w:val="0"/>
        </w:rPr>
        <w:t xml:space="preserve">-Drunken Brawler:</w:t>
      </w:r>
    </w:p>
    <w:p w:rsidR="00000000" w:rsidDel="00000000" w:rsidP="00000000" w:rsidRDefault="00000000" w:rsidRPr="00000000" w14:paraId="00000C69">
      <w:pPr>
        <w:rPr/>
      </w:pPr>
      <w:r w:rsidDel="00000000" w:rsidR="00000000" w:rsidRPr="00000000">
        <w:rPr>
          <w:rtl w:val="0"/>
        </w:rPr>
        <w:tab/>
        <w:tab/>
        <w:t xml:space="preserve">Tags: </w:t>
      </w:r>
      <w:r w:rsidDel="00000000" w:rsidR="00000000" w:rsidRPr="00000000">
        <w:rPr>
          <w:color w:val="0000ff"/>
          <w:rtl w:val="0"/>
        </w:rPr>
        <w:t xml:space="preserve">[Percent Damage Increase] [Percent Damage Decrease] [Flat Damage Increase] [Flat Damage Decrease] [Copy]</w:t>
      </w:r>
      <w:r w:rsidDel="00000000" w:rsidR="00000000" w:rsidRPr="00000000">
        <w:rPr>
          <w:rtl w:val="0"/>
        </w:rPr>
      </w:r>
    </w:p>
    <w:p w:rsidR="00000000" w:rsidDel="00000000" w:rsidP="00000000" w:rsidRDefault="00000000" w:rsidRPr="00000000" w14:paraId="00000C6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6B">
      <w:pPr>
        <w:ind w:left="720" w:firstLine="720"/>
        <w:rPr/>
      </w:pPr>
      <w:r w:rsidDel="00000000" w:rsidR="00000000" w:rsidRPr="00000000">
        <w:rPr>
          <w:rtl w:val="0"/>
        </w:rPr>
        <w:t xml:space="preserve">RawCode: ANdb Acdb</w:t>
      </w:r>
    </w:p>
    <w:p w:rsidR="00000000" w:rsidDel="00000000" w:rsidP="00000000" w:rsidRDefault="00000000" w:rsidRPr="00000000" w14:paraId="00000C6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6D">
      <w:pPr>
        <w:numPr>
          <w:ilvl w:val="0"/>
          <w:numId w:val="80"/>
        </w:numPr>
        <w:ind w:left="720" w:hanging="360"/>
      </w:pPr>
      <w:r w:rsidDel="00000000" w:rsidR="00000000" w:rsidRPr="00000000">
        <w:rPr>
          <w:rtl w:val="0"/>
        </w:rPr>
        <w:t xml:space="preserve">Effectively it’s a copy of both “Critical Strike”, and “Evasion”</w:t>
      </w:r>
    </w:p>
    <w:p w:rsidR="00000000" w:rsidDel="00000000" w:rsidP="00000000" w:rsidRDefault="00000000" w:rsidRPr="00000000" w14:paraId="00000C6E">
      <w:pPr>
        <w:pStyle w:val="Heading2"/>
        <w:ind w:firstLine="720"/>
        <w:rPr/>
      </w:pPr>
      <w:bookmarkStart w:colFirst="0" w:colLast="0" w:name="_spx4j4ct3dzc" w:id="243"/>
      <w:bookmarkEnd w:id="243"/>
      <w:r w:rsidDel="00000000" w:rsidR="00000000" w:rsidRPr="00000000">
        <w:rPr>
          <w:rtl w:val="0"/>
        </w:rPr>
        <w:t xml:space="preserve">-Drunken Haze:</w:t>
      </w:r>
    </w:p>
    <w:p w:rsidR="00000000" w:rsidDel="00000000" w:rsidP="00000000" w:rsidRDefault="00000000" w:rsidRPr="00000000" w14:paraId="00000C6F">
      <w:pPr>
        <w:rPr/>
      </w:pPr>
      <w:r w:rsidDel="00000000" w:rsidR="00000000" w:rsidRPr="00000000">
        <w:rPr>
          <w:rtl w:val="0"/>
        </w:rPr>
        <w:tab/>
        <w:tab/>
        <w:t xml:space="preserve">Tags: </w:t>
      </w:r>
      <w:r w:rsidDel="00000000" w:rsidR="00000000" w:rsidRPr="00000000">
        <w:rPr>
          <w:color w:val="0000ff"/>
          <w:rtl w:val="0"/>
        </w:rPr>
        <w:t xml:space="preserve">[Attackspeed Increase] [Attackspeed Decrease] [Movespeed Increase] [Movespeed Decrease] [AOE Disable]</w:t>
      </w:r>
      <w:r w:rsidDel="00000000" w:rsidR="00000000" w:rsidRPr="00000000">
        <w:rPr>
          <w:rtl w:val="0"/>
        </w:rPr>
      </w:r>
    </w:p>
    <w:p w:rsidR="00000000" w:rsidDel="00000000" w:rsidP="00000000" w:rsidRDefault="00000000" w:rsidRPr="00000000" w14:paraId="00000C7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71">
      <w:pPr>
        <w:ind w:left="720" w:firstLine="720"/>
        <w:rPr/>
      </w:pPr>
      <w:r w:rsidDel="00000000" w:rsidR="00000000" w:rsidRPr="00000000">
        <w:rPr>
          <w:rtl w:val="0"/>
        </w:rPr>
        <w:t xml:space="preserve">RawCode: ANdh Acdh</w:t>
      </w:r>
    </w:p>
    <w:p w:rsidR="00000000" w:rsidDel="00000000" w:rsidP="00000000" w:rsidRDefault="00000000" w:rsidRPr="00000000" w14:paraId="00000C7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1.31.1.12173</w:t>
      </w:r>
      <w:r w:rsidDel="00000000" w:rsidR="00000000" w:rsidRPr="00000000">
        <w:rPr>
          <w:rtl w:val="0"/>
        </w:rPr>
      </w:r>
    </w:p>
    <w:p w:rsidR="00000000" w:rsidDel="00000000" w:rsidP="00000000" w:rsidRDefault="00000000" w:rsidRPr="00000000" w14:paraId="00000C73">
      <w:pPr>
        <w:numPr>
          <w:ilvl w:val="0"/>
          <w:numId w:val="80"/>
        </w:numPr>
        <w:spacing w:after="0" w:afterAutospacing="0"/>
        <w:ind w:left="720" w:hanging="360"/>
      </w:pPr>
      <w:r w:rsidDel="00000000" w:rsidR="00000000" w:rsidRPr="00000000">
        <w:rPr>
          <w:rtl w:val="0"/>
        </w:rPr>
        <w:t xml:space="preserve">AOE Curse and AOE buffing/debuffing.</w:t>
      </w:r>
    </w:p>
    <w:p w:rsidR="00000000" w:rsidDel="00000000" w:rsidP="00000000" w:rsidRDefault="00000000" w:rsidRPr="00000000" w14:paraId="00000C74">
      <w:pPr>
        <w:numPr>
          <w:ilvl w:val="0"/>
          <w:numId w:val="80"/>
        </w:numPr>
        <w:ind w:left="720" w:hanging="360"/>
      </w:pPr>
      <w:r w:rsidDel="00000000" w:rsidR="00000000" w:rsidRPr="00000000">
        <w:rPr>
          <w:rtl w:val="0"/>
        </w:rPr>
        <w:t xml:space="preserve">Fully affect allies and building when set Targets Allowed properly.</w:t>
      </w:r>
    </w:p>
    <w:p w:rsidR="00000000" w:rsidDel="00000000" w:rsidP="00000000" w:rsidRDefault="00000000" w:rsidRPr="00000000" w14:paraId="00000C75">
      <w:pPr>
        <w:pStyle w:val="Heading2"/>
        <w:ind w:firstLine="720"/>
        <w:rPr/>
      </w:pPr>
      <w:bookmarkStart w:colFirst="0" w:colLast="0" w:name="_5fk1s0xfpkpo" w:id="244"/>
      <w:bookmarkEnd w:id="244"/>
      <w:r w:rsidDel="00000000" w:rsidR="00000000" w:rsidRPr="00000000">
        <w:rPr>
          <w:rtl w:val="0"/>
        </w:rPr>
        <w:t xml:space="preserve">-Engineering Upgrade:</w:t>
      </w:r>
    </w:p>
    <w:p w:rsidR="00000000" w:rsidDel="00000000" w:rsidP="00000000" w:rsidRDefault="00000000" w:rsidRPr="00000000" w14:paraId="00000C76">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C7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78">
      <w:pPr>
        <w:ind w:left="720" w:firstLine="720"/>
        <w:rPr/>
      </w:pPr>
      <w:r w:rsidDel="00000000" w:rsidR="00000000" w:rsidRPr="00000000">
        <w:rPr>
          <w:rtl w:val="0"/>
        </w:rPr>
        <w:t xml:space="preserve">RawCode: ANeg</w:t>
      </w:r>
    </w:p>
    <w:p w:rsidR="00000000" w:rsidDel="00000000" w:rsidP="00000000" w:rsidRDefault="00000000" w:rsidRPr="00000000" w14:paraId="00000C7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7A">
      <w:pPr>
        <w:numPr>
          <w:ilvl w:val="0"/>
          <w:numId w:val="80"/>
        </w:numPr>
        <w:spacing w:after="0" w:afterAutospacing="0"/>
        <w:ind w:left="720" w:hanging="360"/>
      </w:pPr>
      <w:r w:rsidDel="00000000" w:rsidR="00000000" w:rsidRPr="00000000">
        <w:rPr>
          <w:rtl w:val="0"/>
        </w:rPr>
        <w:t xml:space="preserve">Replaces abilities with abilities.</w:t>
      </w:r>
    </w:p>
    <w:p w:rsidR="00000000" w:rsidDel="00000000" w:rsidP="00000000" w:rsidRDefault="00000000" w:rsidRPr="00000000" w14:paraId="00000C7B">
      <w:pPr>
        <w:numPr>
          <w:ilvl w:val="0"/>
          <w:numId w:val="80"/>
        </w:numPr>
        <w:spacing w:after="0" w:afterAutospacing="0"/>
        <w:ind w:left="720" w:hanging="360"/>
      </w:pPr>
      <w:r w:rsidDel="00000000" w:rsidR="00000000" w:rsidRPr="00000000">
        <w:rPr>
          <w:rtl w:val="0"/>
        </w:rPr>
        <w:t xml:space="preserve">The ability replaced is the first one in the array.</w:t>
      </w:r>
    </w:p>
    <w:p w:rsidR="00000000" w:rsidDel="00000000" w:rsidP="00000000" w:rsidRDefault="00000000" w:rsidRPr="00000000" w14:paraId="00000C7C">
      <w:pPr>
        <w:numPr>
          <w:ilvl w:val="0"/>
          <w:numId w:val="80"/>
        </w:numPr>
        <w:spacing w:after="0" w:afterAutospacing="0"/>
        <w:ind w:left="720" w:hanging="360"/>
      </w:pPr>
      <w:r w:rsidDel="00000000" w:rsidR="00000000" w:rsidRPr="00000000">
        <w:rPr>
          <w:rtl w:val="0"/>
        </w:rPr>
        <w:t xml:space="preserve">The ability they are replaced into is the 2nd one in the array.</w:t>
      </w:r>
    </w:p>
    <w:p w:rsidR="00000000" w:rsidDel="00000000" w:rsidP="00000000" w:rsidRDefault="00000000" w:rsidRPr="00000000" w14:paraId="00000C7D">
      <w:pPr>
        <w:numPr>
          <w:ilvl w:val="0"/>
          <w:numId w:val="80"/>
        </w:numPr>
        <w:spacing w:after="0" w:afterAutospacing="0"/>
        <w:ind w:left="720" w:hanging="360"/>
      </w:pPr>
      <w:r w:rsidDel="00000000" w:rsidR="00000000" w:rsidRPr="00000000">
        <w:rPr>
          <w:rtl w:val="0"/>
        </w:rPr>
        <w:t xml:space="preserve">Cannot be obtained by non-heroes as it instantly causes game to crash.</w:t>
      </w:r>
      <w:r w:rsidDel="00000000" w:rsidR="00000000" w:rsidRPr="00000000">
        <w:rPr>
          <w:rtl w:val="0"/>
        </w:rPr>
        <w:t xml:space="preserve"> (Works on units turned into heroes)</w:t>
      </w:r>
    </w:p>
    <w:p w:rsidR="00000000" w:rsidDel="00000000" w:rsidP="00000000" w:rsidRDefault="00000000" w:rsidRPr="00000000" w14:paraId="00000C7E">
      <w:pPr>
        <w:numPr>
          <w:ilvl w:val="1"/>
          <w:numId w:val="80"/>
        </w:numPr>
        <w:spacing w:after="0" w:afterAutospacing="0"/>
        <w:ind w:left="1440" w:hanging="360"/>
      </w:pPr>
      <w:r w:rsidDel="00000000" w:rsidR="00000000" w:rsidRPr="00000000">
        <w:rPr>
          <w:rtl w:val="0"/>
        </w:rPr>
        <w:t xml:space="preserve">No longer crashes in 1.31+</w:t>
      </w:r>
    </w:p>
    <w:p w:rsidR="00000000" w:rsidDel="00000000" w:rsidP="00000000" w:rsidRDefault="00000000" w:rsidRPr="00000000" w14:paraId="00000C7F">
      <w:pPr>
        <w:numPr>
          <w:ilvl w:val="0"/>
          <w:numId w:val="80"/>
        </w:numPr>
        <w:spacing w:after="0" w:afterAutospacing="0"/>
        <w:ind w:left="720" w:hanging="360"/>
      </w:pPr>
      <w:r w:rsidDel="00000000" w:rsidR="00000000" w:rsidRPr="00000000">
        <w:rPr>
          <w:rtl w:val="0"/>
        </w:rPr>
        <w:t xml:space="preserve">Since 1.27a patch and higher leaving "Upgrade" fields empty (for instance when buffing less than 4 abilities) may cause crashes when there are bear-form abilities on the hero. This bug doesn't exist</w:t>
      </w:r>
      <w:del w:author="Flame of Change" w:id="116" w:date="2026-01-21T13:09:49Z">
        <w:r w:rsidDel="00000000" w:rsidR="00000000" w:rsidRPr="00000000">
          <w:rPr>
            <w:rtl w:val="0"/>
          </w:rPr>
          <w:delText xml:space="preserve">s</w:delText>
        </w:r>
      </w:del>
      <w:r w:rsidDel="00000000" w:rsidR="00000000" w:rsidRPr="00000000">
        <w:rPr>
          <w:rtl w:val="0"/>
        </w:rPr>
        <w:t xml:space="preserve"> in 1.26 or lower. Could be patched silently in newest patches already. (</w:t>
      </w:r>
      <w:r w:rsidDel="00000000" w:rsidR="00000000" w:rsidRPr="00000000">
        <w:rPr>
          <w:color w:val="9900ff"/>
          <w:rtl w:val="0"/>
        </w:rPr>
        <w:t xml:space="preserve">DracoL1ch</w:t>
      </w:r>
      <w:r w:rsidDel="00000000" w:rsidR="00000000" w:rsidRPr="00000000">
        <w:rPr>
          <w:rtl w:val="0"/>
        </w:rPr>
        <w:t xml:space="preserve">)</w:t>
      </w:r>
    </w:p>
    <w:p w:rsidR="00000000" w:rsidDel="00000000" w:rsidP="00000000" w:rsidRDefault="00000000" w:rsidRPr="00000000" w14:paraId="00000C80">
      <w:pPr>
        <w:numPr>
          <w:ilvl w:val="0"/>
          <w:numId w:val="80"/>
        </w:numPr>
        <w:spacing w:after="0" w:afterAutospacing="0"/>
        <w:ind w:left="720" w:hanging="360"/>
      </w:pPr>
      <w:r w:rsidDel="00000000" w:rsidR="00000000" w:rsidRPr="00000000">
        <w:rPr>
          <w:rtl w:val="0"/>
        </w:rPr>
        <w:t xml:space="preserve">"Buff" has nothing to do with effect and it's never ever visible ingame.</w:t>
      </w:r>
    </w:p>
    <w:p w:rsidR="00000000" w:rsidDel="00000000" w:rsidP="00000000" w:rsidRDefault="00000000" w:rsidRPr="00000000" w14:paraId="00000C81">
      <w:pPr>
        <w:numPr>
          <w:ilvl w:val="0"/>
          <w:numId w:val="80"/>
        </w:numPr>
        <w:spacing w:after="0" w:afterAutospacing="0"/>
        <w:ind w:left="720" w:hanging="360"/>
      </w:pPr>
      <w:r w:rsidDel="00000000" w:rsidR="00000000" w:rsidRPr="00000000">
        <w:rPr>
          <w:rtl w:val="0"/>
        </w:rPr>
        <w:t xml:space="preserve">Has a lot of weird side effects</w:t>
      </w:r>
      <w:r w:rsidDel="00000000" w:rsidR="00000000" w:rsidRPr="00000000">
        <w:rPr>
          <w:rtl w:val="0"/>
        </w:rPr>
        <w:t xml:space="preserve">.</w:t>
      </w:r>
    </w:p>
    <w:p w:rsidR="00000000" w:rsidDel="00000000" w:rsidP="00000000" w:rsidRDefault="00000000" w:rsidRPr="00000000" w14:paraId="00000C82">
      <w:pPr>
        <w:numPr>
          <w:ilvl w:val="0"/>
          <w:numId w:val="80"/>
        </w:numPr>
        <w:spacing w:after="0" w:afterAutospacing="0"/>
        <w:ind w:left="720" w:hanging="360"/>
      </w:pPr>
      <w:r w:rsidDel="00000000" w:rsidR="00000000" w:rsidRPr="00000000">
        <w:rPr>
          <w:highlight w:val="white"/>
          <w:rtl w:val="0"/>
        </w:rPr>
        <w:t xml:space="preserve">Shared cooldowns on the spellbook stop working (abilities cool down on their own) when the spellbook is upgraded with this ability.</w:t>
      </w:r>
    </w:p>
    <w:p w:rsidR="00000000" w:rsidDel="00000000" w:rsidP="00000000" w:rsidRDefault="00000000" w:rsidRPr="00000000" w14:paraId="00000C83">
      <w:pPr>
        <w:numPr>
          <w:ilvl w:val="0"/>
          <w:numId w:val="80"/>
        </w:numPr>
        <w:spacing w:after="0" w:afterAutospacing="0"/>
        <w:ind w:left="720" w:hanging="360"/>
        <w:rPr>
          <w:highlight w:val="white"/>
        </w:rPr>
      </w:pPr>
      <w:r w:rsidDel="00000000" w:rsidR="00000000" w:rsidRPr="00000000">
        <w:rPr>
          <w:highlight w:val="white"/>
          <w:rtl w:val="0"/>
        </w:rPr>
        <w:t xml:space="preserve">Except when added through Hero Skill learning, item acquiring or trigger effects, this ability ignores Techtree Dependencies.</w:t>
      </w:r>
      <w:r w:rsidDel="00000000" w:rsidR="00000000" w:rsidRPr="00000000">
        <w:rPr>
          <w:color w:val="333333"/>
          <w:highlight w:val="white"/>
          <w:rtl w:val="0"/>
        </w:rPr>
        <w:t xml:space="preserve"> </w:t>
      </w:r>
      <w:r w:rsidDel="00000000" w:rsidR="00000000" w:rsidRPr="00000000">
        <w:rPr>
          <w:color w:val="9900ff"/>
          <w:highlight w:val="white"/>
          <w:rtl w:val="0"/>
        </w:rPr>
        <w:t xml:space="preserve">(Paulo HP Bender)</w:t>
      </w:r>
      <w:r w:rsidDel="00000000" w:rsidR="00000000" w:rsidRPr="00000000">
        <w:rPr>
          <w:rtl w:val="0"/>
        </w:rPr>
      </w:r>
    </w:p>
    <w:p w:rsidR="00000000" w:rsidDel="00000000" w:rsidP="00000000" w:rsidRDefault="00000000" w:rsidRPr="00000000" w14:paraId="00000C84">
      <w:pPr>
        <w:numPr>
          <w:ilvl w:val="0"/>
          <w:numId w:val="80"/>
        </w:numPr>
        <w:spacing w:after="0" w:afterAutospacing="0"/>
        <w:ind w:left="720" w:hanging="360"/>
        <w:rPr>
          <w:ins w:author="Anonymous" w:id="122" w:date="2026-03-20T18:15:14Z"/>
          <w:del w:author="Paulo HP Bender" w:id="123" w:date="2026-04-19T03:08:39Z"/>
          <w:highlight w:val="white"/>
        </w:rPr>
      </w:pPr>
      <w:r w:rsidDel="00000000" w:rsidR="00000000" w:rsidRPr="00000000">
        <w:rPr>
          <w:highlight w:val="white"/>
          <w:rtl w:val="0"/>
        </w:rPr>
        <w:t xml:space="preserve">Entirely replaces unlearned or new abilities. Already learned or existing abilities only inherit the Data from the replaced ability, Data1 = Data1 and so on. </w:t>
      </w:r>
      <w:r w:rsidDel="00000000" w:rsidR="00000000" w:rsidRPr="00000000">
        <w:rPr>
          <w:color w:val="9900ff"/>
          <w:highlight w:val="white"/>
          <w:rtl w:val="0"/>
        </w:rPr>
        <w:t xml:space="preserve">(</w:t>
      </w:r>
      <w:ins w:author="Anonymous" w:id="117" w:date="2026-03-20T18:15:07Z">
        <w:del w:author="Anonymous" w:id="118" w:date="2026-03-20T18:15:53Z">
          <w:r w:rsidDel="00000000" w:rsidR="00000000" w:rsidRPr="00000000">
            <w:rPr>
              <w:color w:val="9900ff"/>
              <w:highlight w:val="white"/>
              <w:rtl w:val="0"/>
            </w:rPr>
            <w:delText xml:space="preserve">_</w:delText>
          </w:r>
        </w:del>
      </w:ins>
      <w:r w:rsidDel="00000000" w:rsidR="00000000" w:rsidRPr="00000000">
        <w:rPr>
          <w:color w:val="9900ff"/>
          <w:highlight w:val="white"/>
          <w:rtl w:val="0"/>
        </w:rPr>
        <w:t xml:space="preserve">Duckfarter</w:t>
      </w:r>
      <w:ins w:author="Anonymous" w:id="119" w:date="2026-03-20T18:15:10Z">
        <w:del w:author="Anonymous" w:id="120" w:date="2026-03-20T18:15:50Z">
          <w:r w:rsidDel="00000000" w:rsidR="00000000" w:rsidRPr="00000000">
            <w:rPr>
              <w:color w:val="9900ff"/>
              <w:highlight w:val="white"/>
              <w:rtl w:val="0"/>
            </w:rPr>
            <w:delText xml:space="preserve">_</w:delText>
          </w:r>
        </w:del>
      </w:ins>
      <w:ins w:author="Anonymous" w:id="121" w:date="2026-03-20T18:15:33Z">
        <w:r w:rsidDel="00000000" w:rsidR="00000000" w:rsidRPr="00000000">
          <w:rPr>
            <w:color w:val="9900ff"/>
            <w:highlight w:val="white"/>
            <w:rtl w:val="0"/>
          </w:rPr>
          <w:t xml:space="preserve">)</w:t>
        </w:r>
      </w:ins>
      <w:ins w:author="Anonymous" w:id="122" w:date="2026-03-20T18:15:14Z">
        <w:del w:author="Paulo HP Bender" w:id="123" w:date="2026-04-19T03:08:39Z">
          <w:r w:rsidDel="00000000" w:rsidR="00000000" w:rsidRPr="00000000">
            <w:rPr>
              <w:rtl w:val="0"/>
            </w:rPr>
          </w:r>
        </w:del>
      </w:ins>
    </w:p>
    <w:p w:rsidR="00000000" w:rsidDel="00000000" w:rsidP="00000000" w:rsidRDefault="00000000" w:rsidRPr="00000000" w14:paraId="00000C85">
      <w:pPr>
        <w:numPr>
          <w:ilvl w:val="0"/>
          <w:numId w:val="80"/>
        </w:numPr>
        <w:spacing w:after="0" w:afterAutospacing="0"/>
        <w:ind w:left="720" w:hanging="360"/>
        <w:rPr>
          <w:highlight w:val="white"/>
        </w:rPr>
      </w:pPr>
      <w:del w:author="Paulo HP Bender" w:id="123" w:date="2026-04-19T03:08:39Z">
        <w:r w:rsidDel="00000000" w:rsidR="00000000" w:rsidRPr="00000000">
          <w:rPr>
            <w:color w:val="9900ff"/>
            <w:highlight w:val="white"/>
            <w:rtl w:val="0"/>
          </w:rPr>
          <w:delText xml:space="preserve">)</w:delText>
        </w:r>
      </w:del>
      <w:r w:rsidDel="00000000" w:rsidR="00000000" w:rsidRPr="00000000">
        <w:rPr>
          <w:rtl w:val="0"/>
        </w:rPr>
      </w:r>
    </w:p>
    <w:p w:rsidR="00000000" w:rsidDel="00000000" w:rsidP="00000000" w:rsidRDefault="00000000" w:rsidRPr="00000000" w14:paraId="00000C86">
      <w:pPr>
        <w:numPr>
          <w:ilvl w:val="0"/>
          <w:numId w:val="80"/>
        </w:numPr>
        <w:spacing w:after="0" w:afterAutospacing="0"/>
        <w:ind w:left="720" w:hanging="360"/>
        <w:rPr>
          <w:highlight w:val="white"/>
        </w:rPr>
      </w:pPr>
      <w:r w:rsidDel="00000000" w:rsidR="00000000" w:rsidRPr="00000000">
        <w:rPr>
          <w:highlight w:val="white"/>
          <w:rtl w:val="0"/>
        </w:rPr>
        <w:t xml:space="preserve">“Data - Damage bonus”</w:t>
      </w:r>
    </w:p>
    <w:p w:rsidR="00000000" w:rsidDel="00000000" w:rsidP="00000000" w:rsidRDefault="00000000" w:rsidRPr="00000000" w14:paraId="00000C87">
      <w:pPr>
        <w:numPr>
          <w:ilvl w:val="1"/>
          <w:numId w:val="80"/>
        </w:numPr>
        <w:spacing w:after="0" w:afterAutospacing="0"/>
        <w:ind w:left="1440" w:hanging="360"/>
        <w:rPr>
          <w:highlight w:val="white"/>
        </w:rPr>
      </w:pPr>
      <w:r w:rsidDel="00000000" w:rsidR="00000000" w:rsidRPr="00000000">
        <w:rPr>
          <w:highlight w:val="white"/>
          <w:rtl w:val="0"/>
        </w:rPr>
        <w:t xml:space="preserve">Negative value removes damage as intended, but do not heal the target due to negative damage</w:t>
      </w:r>
    </w:p>
    <w:p w:rsidR="00000000" w:rsidDel="00000000" w:rsidP="00000000" w:rsidRDefault="00000000" w:rsidRPr="00000000" w14:paraId="00000C88">
      <w:pPr>
        <w:numPr>
          <w:ilvl w:val="1"/>
          <w:numId w:val="80"/>
        </w:numPr>
        <w:spacing w:after="0" w:afterAutospacing="0"/>
        <w:ind w:left="1440" w:hanging="360"/>
        <w:rPr>
          <w:highlight w:val="white"/>
        </w:rPr>
      </w:pPr>
      <w:r w:rsidDel="00000000" w:rsidR="00000000" w:rsidRPr="00000000">
        <w:rPr>
          <w:rtl w:val="0"/>
        </w:rPr>
        <w:t xml:space="preserve">The value is in real, so it makes a clever way to have a decimal precise value instead of an integer (if you really need that precision)</w:t>
      </w:r>
    </w:p>
    <w:p w:rsidR="00000000" w:rsidDel="00000000" w:rsidP="00000000" w:rsidRDefault="00000000" w:rsidRPr="00000000" w14:paraId="00000C89">
      <w:pPr>
        <w:numPr>
          <w:ilvl w:val="1"/>
          <w:numId w:val="80"/>
        </w:numPr>
        <w:spacing w:after="0" w:afterAutospacing="0"/>
        <w:ind w:left="1440" w:hanging="360"/>
      </w:pPr>
      <w:r w:rsidDel="00000000" w:rsidR="00000000" w:rsidRPr="00000000">
        <w:rPr>
          <w:rtl w:val="0"/>
        </w:rPr>
        <w:t xml:space="preserve">The value is shown in the UI as a green/red text, but decimal values are rounded to integer</w:t>
      </w:r>
    </w:p>
    <w:p w:rsidR="00000000" w:rsidDel="00000000" w:rsidP="00000000" w:rsidRDefault="00000000" w:rsidRPr="00000000" w14:paraId="00000C8A">
      <w:pPr>
        <w:numPr>
          <w:ilvl w:val="1"/>
          <w:numId w:val="80"/>
        </w:numPr>
        <w:spacing w:after="0" w:afterAutospacing="0"/>
        <w:ind w:left="1440" w:hanging="360"/>
      </w:pPr>
      <w:r w:rsidDel="00000000" w:rsidR="00000000" w:rsidRPr="00000000">
        <w:rPr>
          <w:rtl w:val="0"/>
        </w:rPr>
        <w:t xml:space="preserve">Needs further testing to see if the decimal value is used as is, or rounded anyway</w:t>
      </w:r>
    </w:p>
    <w:p w:rsidR="00000000" w:rsidDel="00000000" w:rsidP="00000000" w:rsidRDefault="00000000" w:rsidRPr="00000000" w14:paraId="00000C8B">
      <w:pPr>
        <w:numPr>
          <w:ilvl w:val="0"/>
          <w:numId w:val="80"/>
        </w:numPr>
        <w:spacing w:after="0" w:afterAutospacing="0"/>
        <w:ind w:left="720" w:hanging="360"/>
        <w:rPr>
          <w:highlight w:val="white"/>
        </w:rPr>
      </w:pPr>
      <w:r w:rsidDel="00000000" w:rsidR="00000000" w:rsidRPr="00000000">
        <w:rPr>
          <w:rtl w:val="0"/>
        </w:rPr>
        <w:t xml:space="preserve">“Data - Move speed bonus”</w:t>
      </w:r>
    </w:p>
    <w:p w:rsidR="00000000" w:rsidDel="00000000" w:rsidP="00000000" w:rsidRDefault="00000000" w:rsidRPr="00000000" w14:paraId="00000C8C">
      <w:pPr>
        <w:numPr>
          <w:ilvl w:val="1"/>
          <w:numId w:val="80"/>
        </w:numPr>
        <w:spacing w:after="0" w:afterAutospacing="0"/>
        <w:ind w:left="1440" w:hanging="360"/>
        <w:rPr>
          <w:highlight w:val="white"/>
        </w:rPr>
      </w:pPr>
      <w:r w:rsidDel="00000000" w:rsidR="00000000" w:rsidRPr="00000000">
        <w:rPr>
          <w:rtl w:val="0"/>
        </w:rPr>
        <w:t xml:space="preserve">Negative values works as intended, however they are capped by the minimum movement speed constant (150) in the advanced tab</w:t>
      </w:r>
    </w:p>
    <w:p w:rsidR="00000000" w:rsidDel="00000000" w:rsidP="00000000" w:rsidRDefault="00000000" w:rsidRPr="00000000" w14:paraId="00000C8D">
      <w:pPr>
        <w:numPr>
          <w:ilvl w:val="1"/>
          <w:numId w:val="80"/>
        </w:numPr>
        <w:spacing w:after="0" w:afterAutospacing="0"/>
        <w:ind w:left="1440" w:hanging="360"/>
        <w:rPr>
          <w:highlight w:val="white"/>
        </w:rPr>
      </w:pPr>
      <w:r w:rsidDel="00000000" w:rsidR="00000000" w:rsidRPr="00000000">
        <w:rPr>
          <w:rtl w:val="0"/>
        </w:rPr>
        <w:t xml:space="preserve">Putting -1.00 does not make the unit perfectly immobile, as it still advances very slowly (Divided by 10 ? By 100 ?)</w:t>
      </w:r>
    </w:p>
    <w:p w:rsidR="00000000" w:rsidDel="00000000" w:rsidP="00000000" w:rsidRDefault="00000000" w:rsidRPr="00000000" w14:paraId="00000C8E">
      <w:pPr>
        <w:numPr>
          <w:ilvl w:val="1"/>
          <w:numId w:val="80"/>
        </w:numPr>
        <w:spacing w:after="0" w:afterAutospacing="0"/>
        <w:ind w:left="1440" w:hanging="360"/>
      </w:pPr>
      <w:r w:rsidDel="00000000" w:rsidR="00000000" w:rsidRPr="00000000">
        <w:rPr>
          <w:rtl w:val="0"/>
        </w:rPr>
        <w:t xml:space="preserve">Can be used to have an instant % based slowness on a unit instead of using a self target</w:t>
      </w:r>
      <w:del w:author="Flame of Change" w:id="124" w:date="2025-07-16T10:54:18Z">
        <w:r w:rsidDel="00000000" w:rsidR="00000000" w:rsidRPr="00000000">
          <w:rPr>
            <w:rtl w:val="0"/>
          </w:rPr>
          <w:delText xml:space="preserve">t</w:delText>
        </w:r>
      </w:del>
      <w:r w:rsidDel="00000000" w:rsidR="00000000" w:rsidRPr="00000000">
        <w:rPr>
          <w:rtl w:val="0"/>
        </w:rPr>
        <w:t xml:space="preserve">ing aura (which has a delay), however changing the minimum speed constant might propagate game design concerns on the whole maps as units may be too slow if stacking enough effects.</w:t>
      </w:r>
    </w:p>
    <w:p w:rsidR="00000000" w:rsidDel="00000000" w:rsidP="00000000" w:rsidRDefault="00000000" w:rsidRPr="00000000" w14:paraId="00000C8F">
      <w:pPr>
        <w:numPr>
          <w:ilvl w:val="1"/>
          <w:numId w:val="80"/>
        </w:numPr>
        <w:spacing w:after="0" w:afterAutospacing="0"/>
        <w:ind w:left="1440" w:hanging="360"/>
        <w:rPr>
          <w:highlight w:val="white"/>
        </w:rPr>
      </w:pPr>
      <w:r w:rsidDel="00000000" w:rsidR="00000000" w:rsidRPr="00000000">
        <w:rPr>
          <w:rtl w:val="0"/>
        </w:rPr>
        <w:t xml:space="preserve">Needs further testing to compute the exact result </w:t>
      </w:r>
    </w:p>
    <w:p w:rsidR="00000000" w:rsidDel="00000000" w:rsidP="00000000" w:rsidRDefault="00000000" w:rsidRPr="00000000" w14:paraId="00000C90">
      <w:pPr>
        <w:numPr>
          <w:ilvl w:val="0"/>
          <w:numId w:val="80"/>
        </w:numPr>
        <w:ind w:left="720" w:hanging="360"/>
      </w:pPr>
      <w:r w:rsidDel="00000000" w:rsidR="00000000" w:rsidRPr="00000000">
        <w:rPr>
          <w:rtl w:val="0"/>
        </w:rPr>
        <w:t xml:space="preserve">Needs further testing about how it stacks with itself</w:t>
      </w:r>
    </w:p>
    <w:p w:rsidR="00000000" w:rsidDel="00000000" w:rsidP="00000000" w:rsidRDefault="00000000" w:rsidRPr="00000000" w14:paraId="00000C91">
      <w:pPr>
        <w:pStyle w:val="Heading2"/>
        <w:ind w:firstLine="720"/>
        <w:rPr/>
      </w:pPr>
      <w:bookmarkStart w:colFirst="0" w:colLast="0" w:name="_n3bbk5qgpnkj" w:id="245"/>
      <w:bookmarkEnd w:id="245"/>
      <w:r w:rsidDel="00000000" w:rsidR="00000000" w:rsidRPr="00000000">
        <w:rPr>
          <w:rtl w:val="0"/>
        </w:rPr>
        <w:t xml:space="preserve">-Forked Lightning:</w:t>
      </w:r>
    </w:p>
    <w:p w:rsidR="00000000" w:rsidDel="00000000" w:rsidP="00000000" w:rsidRDefault="00000000" w:rsidRPr="00000000" w14:paraId="00000C92">
      <w:pPr>
        <w:rPr/>
      </w:pPr>
      <w:r w:rsidDel="00000000" w:rsidR="00000000" w:rsidRPr="00000000">
        <w:rPr>
          <w:rtl w:val="0"/>
        </w:rPr>
        <w:tab/>
        <w:tab/>
        <w:t xml:space="preserve">Tags: </w:t>
      </w:r>
      <w:r w:rsidDel="00000000" w:rsidR="00000000" w:rsidRPr="00000000">
        <w:rPr>
          <w:color w:val="0000ff"/>
          <w:rtl w:val="0"/>
        </w:rPr>
        <w:t xml:space="preserve">[Healing]</w:t>
      </w:r>
      <w:r w:rsidDel="00000000" w:rsidR="00000000" w:rsidRPr="00000000">
        <w:rPr>
          <w:rtl w:val="0"/>
        </w:rPr>
      </w:r>
    </w:p>
    <w:p w:rsidR="00000000" w:rsidDel="00000000" w:rsidP="00000000" w:rsidRDefault="00000000" w:rsidRPr="00000000" w14:paraId="00000C9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94">
      <w:pPr>
        <w:ind w:left="720" w:firstLine="720"/>
        <w:rPr/>
      </w:pPr>
      <w:r w:rsidDel="00000000" w:rsidR="00000000" w:rsidRPr="00000000">
        <w:rPr>
          <w:rtl w:val="0"/>
        </w:rPr>
        <w:t xml:space="preserve">RawCode: ANfl ACfl</w:t>
      </w:r>
    </w:p>
    <w:p w:rsidR="00000000" w:rsidDel="00000000" w:rsidP="00000000" w:rsidRDefault="00000000" w:rsidRPr="00000000" w14:paraId="00000C95">
      <w:pPr>
        <w:ind w:left="720" w:firstLine="720"/>
        <w:rPr/>
      </w:pPr>
      <w:r w:rsidDel="00000000" w:rsidR="00000000" w:rsidRPr="00000000">
        <w:rPr>
          <w:rtl w:val="0"/>
        </w:rPr>
        <w:t xml:space="preserve">Casting by AI: Spammed on enemy heroes and/or clusters of 2+ enemy units.</w:t>
      </w:r>
    </w:p>
    <w:p w:rsidR="00000000" w:rsidDel="00000000" w:rsidP="00000000" w:rsidRDefault="00000000" w:rsidRPr="00000000" w14:paraId="00000C9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97">
      <w:pPr>
        <w:numPr>
          <w:ilvl w:val="0"/>
          <w:numId w:val="80"/>
        </w:numPr>
        <w:spacing w:after="0" w:afterAutospacing="0"/>
        <w:ind w:left="720" w:hanging="360"/>
      </w:pPr>
      <w:r w:rsidDel="00000000" w:rsidR="00000000" w:rsidRPr="00000000">
        <w:rPr>
          <w:rtl w:val="0"/>
        </w:rPr>
        <w:t xml:space="preserve">”Data - Damage per target”</w:t>
      </w:r>
    </w:p>
    <w:p w:rsidR="00000000" w:rsidDel="00000000" w:rsidP="00000000" w:rsidRDefault="00000000" w:rsidRPr="00000000" w14:paraId="00000C98">
      <w:pPr>
        <w:numPr>
          <w:ilvl w:val="1"/>
          <w:numId w:val="80"/>
        </w:numPr>
        <w:spacing w:after="0" w:afterAutospacing="0"/>
        <w:ind w:left="1440" w:hanging="360"/>
      </w:pPr>
      <w:r w:rsidDel="00000000" w:rsidR="00000000" w:rsidRPr="00000000">
        <w:rPr>
          <w:rtl w:val="0"/>
        </w:rPr>
        <w:t xml:space="preserve">Negative values cause healing instead.</w:t>
      </w:r>
    </w:p>
    <w:p w:rsidR="00000000" w:rsidDel="00000000" w:rsidP="00000000" w:rsidRDefault="00000000" w:rsidRPr="00000000" w14:paraId="00000C99">
      <w:pPr>
        <w:numPr>
          <w:ilvl w:val="0"/>
          <w:numId w:val="80"/>
        </w:numPr>
        <w:spacing w:after="0" w:afterAutospacing="0"/>
        <w:ind w:left="720" w:hanging="360"/>
      </w:pPr>
      <w:r w:rsidDel="00000000" w:rsidR="00000000" w:rsidRPr="00000000">
        <w:rPr>
          <w:rtl w:val="0"/>
        </w:rPr>
        <w:t xml:space="preserve">Deals lightning type damage</w:t>
      </w:r>
    </w:p>
    <w:p w:rsidR="00000000" w:rsidDel="00000000" w:rsidP="00000000" w:rsidRDefault="00000000" w:rsidRPr="00000000" w14:paraId="00000C9A">
      <w:pPr>
        <w:numPr>
          <w:ilvl w:val="0"/>
          <w:numId w:val="80"/>
        </w:numPr>
        <w:ind w:left="720" w:hanging="360"/>
      </w:pPr>
      <w:r w:rsidDel="00000000" w:rsidR="00000000" w:rsidRPr="00000000">
        <w:rPr>
          <w:rtl w:val="0"/>
        </w:rPr>
        <w:t xml:space="preserve">Setting missile art, missile speed, missile arc, homing doesn’t show nor change anything</w:t>
      </w:r>
    </w:p>
    <w:p w:rsidR="00000000" w:rsidDel="00000000" w:rsidP="00000000" w:rsidRDefault="00000000" w:rsidRPr="00000000" w14:paraId="00000C9B">
      <w:pPr>
        <w:pStyle w:val="Heading2"/>
        <w:ind w:firstLine="720"/>
        <w:rPr/>
      </w:pPr>
      <w:bookmarkStart w:colFirst="0" w:colLast="0" w:name="_o68f3yriv3ke" w:id="246"/>
      <w:bookmarkEnd w:id="246"/>
      <w:r w:rsidDel="00000000" w:rsidR="00000000" w:rsidRPr="00000000">
        <w:rPr>
          <w:rtl w:val="0"/>
        </w:rPr>
        <w:t xml:space="preserve">-Frost Arrows:</w:t>
      </w:r>
    </w:p>
    <w:p w:rsidR="00000000" w:rsidDel="00000000" w:rsidP="00000000" w:rsidRDefault="00000000" w:rsidRPr="00000000" w14:paraId="00000C9C">
      <w:pPr>
        <w:rPr/>
      </w:pPr>
      <w:r w:rsidDel="00000000" w:rsidR="00000000" w:rsidRPr="00000000">
        <w:rPr>
          <w:rtl w:val="0"/>
        </w:rPr>
        <w:tab/>
        <w:tab/>
        <w:t xml:space="preserve">Tags: </w:t>
      </w:r>
      <w:r w:rsidDel="00000000" w:rsidR="00000000" w:rsidRPr="00000000">
        <w:rPr>
          <w:color w:val="0000ff"/>
          <w:rtl w:val="0"/>
        </w:rPr>
        <w:t xml:space="preserve">[Copy] [Movespeed Increase] [Movespeed Decrease] [Attackspeed Increase] [Attackspeed Decrease]</w:t>
      </w:r>
      <w:r w:rsidDel="00000000" w:rsidR="00000000" w:rsidRPr="00000000">
        <w:rPr>
          <w:rtl w:val="0"/>
        </w:rPr>
      </w:r>
    </w:p>
    <w:p w:rsidR="00000000" w:rsidDel="00000000" w:rsidP="00000000" w:rsidRDefault="00000000" w:rsidRPr="00000000" w14:paraId="00000C9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9E">
      <w:pPr>
        <w:ind w:left="720" w:firstLine="720"/>
        <w:rPr/>
      </w:pPr>
      <w:r w:rsidDel="00000000" w:rsidR="00000000" w:rsidRPr="00000000">
        <w:rPr>
          <w:rtl w:val="0"/>
        </w:rPr>
        <w:t xml:space="preserve">RawCode: ANfa</w:t>
      </w:r>
    </w:p>
    <w:p w:rsidR="00000000" w:rsidDel="00000000" w:rsidP="00000000" w:rsidRDefault="00000000" w:rsidRPr="00000000" w14:paraId="00000C9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A0">
      <w:pPr>
        <w:numPr>
          <w:ilvl w:val="0"/>
          <w:numId w:val="80"/>
        </w:numPr>
        <w:spacing w:after="0" w:afterAutospacing="0"/>
        <w:ind w:left="720" w:hanging="360"/>
      </w:pPr>
      <w:r w:rsidDel="00000000" w:rsidR="00000000" w:rsidRPr="00000000">
        <w:rPr>
          <w:rtl w:val="0"/>
        </w:rPr>
        <w:t xml:space="preserve">Very similar to Venomous Spears.</w:t>
      </w:r>
    </w:p>
    <w:p w:rsidR="00000000" w:rsidDel="00000000" w:rsidP="00000000" w:rsidRDefault="00000000" w:rsidRPr="00000000" w14:paraId="00000CA1">
      <w:pPr>
        <w:numPr>
          <w:ilvl w:val="0"/>
          <w:numId w:val="80"/>
        </w:numPr>
        <w:spacing w:after="0" w:afterAutospacing="0"/>
        <w:ind w:left="720" w:hanging="360"/>
      </w:pPr>
      <w:r w:rsidDel="00000000" w:rsidR="00000000" w:rsidRPr="00000000">
        <w:rPr>
          <w:rtl w:val="0"/>
        </w:rPr>
        <w:t xml:space="preserve">Flat damage boost instead of DOT</w:t>
      </w:r>
    </w:p>
    <w:p w:rsidR="00000000" w:rsidDel="00000000" w:rsidP="00000000" w:rsidRDefault="00000000" w:rsidRPr="00000000" w14:paraId="00000CA2">
      <w:pPr>
        <w:numPr>
          <w:ilvl w:val="0"/>
          <w:numId w:val="80"/>
        </w:numPr>
        <w:spacing w:after="0" w:afterAutospacing="0"/>
        <w:ind w:left="720" w:hanging="360"/>
        <w:rPr>
          <w:ins w:author="theyugiohcardforger" w:id="125" w:date="2025-07-16T21:51:04Z"/>
        </w:rPr>
      </w:pPr>
      <w:r w:rsidDel="00000000" w:rsidR="00000000" w:rsidRPr="00000000">
        <w:rPr>
          <w:rtl w:val="0"/>
        </w:rPr>
        <w:t xml:space="preserve">Periodic damage is of type cold</w:t>
      </w:r>
      <w:ins w:author="theyugiohcardforger" w:id="125" w:date="2025-07-16T21:51:04Z">
        <w:r w:rsidDel="00000000" w:rsidR="00000000" w:rsidRPr="00000000">
          <w:rPr>
            <w:rtl w:val="0"/>
          </w:rPr>
        </w:r>
      </w:ins>
    </w:p>
    <w:p w:rsidR="00000000" w:rsidDel="00000000" w:rsidP="00000000" w:rsidRDefault="00000000" w:rsidRPr="00000000" w14:paraId="00000CA3">
      <w:pPr>
        <w:numPr>
          <w:ilvl w:val="0"/>
          <w:numId w:val="80"/>
        </w:numPr>
        <w:ind w:left="720" w:hanging="360"/>
      </w:pPr>
      <w:ins w:author="theyugiohcardforger" w:id="125" w:date="2025-07-16T21:51:04Z">
        <w:r w:rsidDel="00000000" w:rsidR="00000000" w:rsidRPr="00000000">
          <w:rPr>
            <w:rtl w:val="0"/>
          </w:rPr>
          <w:t xml:space="preserve">Only works correctly for ranged attacks. Deducts mana without effect for melee attacks. (KitsuneTailsPrower)</w:t>
        </w:r>
      </w:ins>
      <w:r w:rsidDel="00000000" w:rsidR="00000000" w:rsidRPr="00000000">
        <w:rPr>
          <w:rtl w:val="0"/>
        </w:rPr>
      </w:r>
    </w:p>
    <w:p w:rsidR="00000000" w:rsidDel="00000000" w:rsidP="00000000" w:rsidRDefault="00000000" w:rsidRPr="00000000" w14:paraId="00000CA4">
      <w:pPr>
        <w:pStyle w:val="Heading2"/>
        <w:ind w:firstLine="720"/>
        <w:rPr/>
      </w:pPr>
      <w:bookmarkStart w:colFirst="0" w:colLast="0" w:name="_dyw7dsh30xsh" w:id="247"/>
      <w:bookmarkEnd w:id="247"/>
      <w:r w:rsidDel="00000000" w:rsidR="00000000" w:rsidRPr="00000000">
        <w:rPr>
          <w:rtl w:val="0"/>
        </w:rPr>
        <w:t xml:space="preserve">-Healing Spray:</w:t>
      </w:r>
    </w:p>
    <w:p w:rsidR="00000000" w:rsidDel="00000000" w:rsidP="00000000" w:rsidRDefault="00000000" w:rsidRPr="00000000" w14:paraId="00000CA5">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0CA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A7">
      <w:pPr>
        <w:ind w:left="720" w:firstLine="720"/>
        <w:rPr/>
      </w:pPr>
      <w:r w:rsidDel="00000000" w:rsidR="00000000" w:rsidRPr="00000000">
        <w:rPr>
          <w:rtl w:val="0"/>
        </w:rPr>
        <w:t xml:space="preserve">RawCode: ANhs</w:t>
      </w:r>
    </w:p>
    <w:p w:rsidR="00000000" w:rsidDel="00000000" w:rsidP="00000000" w:rsidRDefault="00000000" w:rsidRPr="00000000" w14:paraId="00000CA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A9">
      <w:pPr>
        <w:numPr>
          <w:ilvl w:val="0"/>
          <w:numId w:val="80"/>
        </w:numPr>
        <w:spacing w:after="0" w:afterAutospacing="0"/>
        <w:ind w:left="720" w:hanging="360"/>
      </w:pPr>
      <w:r w:rsidDel="00000000" w:rsidR="00000000" w:rsidRPr="00000000">
        <w:rPr>
          <w:rtl w:val="0"/>
        </w:rPr>
        <w:t xml:space="preserve">Copy of Cluster rockets</w:t>
      </w:r>
    </w:p>
    <w:p w:rsidR="00000000" w:rsidDel="00000000" w:rsidP="00000000" w:rsidRDefault="00000000" w:rsidRPr="00000000" w14:paraId="00000CAA">
      <w:pPr>
        <w:numPr>
          <w:ilvl w:val="0"/>
          <w:numId w:val="80"/>
        </w:numPr>
        <w:spacing w:after="0" w:afterAutospacing="0"/>
        <w:ind w:left="720" w:hanging="360"/>
      </w:pPr>
      <w:r w:rsidDel="00000000" w:rsidR="00000000" w:rsidRPr="00000000">
        <w:rPr>
          <w:rtl w:val="0"/>
        </w:rPr>
        <w:t xml:space="preserve">“Damage amount” has been reversed, having negative numbers will cause damage. </w:t>
      </w:r>
      <w:r w:rsidDel="00000000" w:rsidR="00000000" w:rsidRPr="00000000">
        <w:rPr>
          <w:color w:val="9900ff"/>
          <w:rtl w:val="0"/>
        </w:rPr>
        <w:t xml:space="preserve">(Ville Toivonen)</w:t>
      </w:r>
      <w:r w:rsidDel="00000000" w:rsidR="00000000" w:rsidRPr="00000000">
        <w:rPr>
          <w:rtl w:val="0"/>
        </w:rPr>
      </w:r>
    </w:p>
    <w:p w:rsidR="00000000" w:rsidDel="00000000" w:rsidP="00000000" w:rsidRDefault="00000000" w:rsidRPr="00000000" w14:paraId="00000CAB">
      <w:pPr>
        <w:numPr>
          <w:ilvl w:val="0"/>
          <w:numId w:val="80"/>
        </w:numPr>
        <w:spacing w:after="0" w:afterAutospacing="0"/>
        <w:ind w:left="720" w:hanging="360"/>
      </w:pPr>
      <w:r w:rsidDel="00000000" w:rsidR="00000000" w:rsidRPr="00000000">
        <w:rPr>
          <w:rtl w:val="0"/>
        </w:rPr>
        <w:t xml:space="preserve">If enemies are part of targets allowed, they will be stunned. </w:t>
      </w:r>
      <w:r w:rsidDel="00000000" w:rsidR="00000000" w:rsidRPr="00000000">
        <w:rPr>
          <w:color w:val="9900ff"/>
          <w:rtl w:val="0"/>
        </w:rPr>
        <w:t xml:space="preserve">(Ville Toivonen)</w:t>
      </w:r>
    </w:p>
    <w:p w:rsidR="00000000" w:rsidDel="00000000" w:rsidP="00000000" w:rsidRDefault="00000000" w:rsidRPr="00000000" w14:paraId="00000CAC">
      <w:pPr>
        <w:numPr>
          <w:ilvl w:val="0"/>
          <w:numId w:val="80"/>
        </w:numPr>
        <w:spacing w:after="0" w:afterAutospacing="0"/>
        <w:ind w:left="720" w:hanging="360"/>
        <w:rPr>
          <w:color w:val="9900ff"/>
        </w:rPr>
      </w:pPr>
      <w:r w:rsidDel="00000000" w:rsidR="00000000" w:rsidRPr="00000000">
        <w:rPr>
          <w:rtl w:val="0"/>
        </w:rPr>
        <w:t xml:space="preserve">Deals universal type damage if “Damage amount” is negative</w:t>
      </w:r>
    </w:p>
    <w:p w:rsidR="00000000" w:rsidDel="00000000" w:rsidP="00000000" w:rsidRDefault="00000000" w:rsidRPr="00000000" w14:paraId="00000CAD">
      <w:pPr>
        <w:numPr>
          <w:ilvl w:val="0"/>
          <w:numId w:val="80"/>
        </w:numPr>
        <w:spacing w:after="0" w:afterAutospacing="0"/>
        <w:ind w:left="720" w:hanging="360"/>
      </w:pPr>
      <w:r w:rsidDel="00000000" w:rsidR="00000000" w:rsidRPr="00000000">
        <w:rPr>
          <w:rtl w:val="0"/>
        </w:rPr>
        <w:t xml:space="preserve">If the buff id is not exactly the healing spray ‘BNhs’ it won’t affect any target (2.0) (Needs further tests)</w:t>
      </w:r>
    </w:p>
    <w:p w:rsidR="00000000" w:rsidDel="00000000" w:rsidP="00000000" w:rsidRDefault="00000000" w:rsidRPr="00000000" w14:paraId="00000CAE">
      <w:pPr>
        <w:numPr>
          <w:ilvl w:val="1"/>
          <w:numId w:val="80"/>
        </w:numPr>
        <w:spacing w:after="0" w:afterAutospacing="0"/>
        <w:ind w:left="1440" w:hanging="360"/>
        <w:rPr>
          <w:ins w:author="Barbafire BR" w:id="126" w:date="2026-06-11T15:55:45Z"/>
        </w:rPr>
      </w:pPr>
      <w:r w:rsidDel="00000000" w:rsidR="00000000" w:rsidRPr="00000000">
        <w:rPr>
          <w:rtl w:val="0"/>
        </w:rPr>
        <w:t xml:space="preserve">Even if it’s a copy of ‘BNhs’ it won’t work</w:t>
      </w:r>
      <w:ins w:author="Barbafire BR" w:id="126" w:date="2026-06-11T15:55:45Z">
        <w:r w:rsidDel="00000000" w:rsidR="00000000" w:rsidRPr="00000000">
          <w:rPr>
            <w:rtl w:val="0"/>
          </w:rPr>
        </w:r>
      </w:ins>
    </w:p>
    <w:p w:rsidR="00000000" w:rsidDel="00000000" w:rsidP="00000000" w:rsidRDefault="00000000" w:rsidRPr="00000000" w14:paraId="00000CAF">
      <w:pPr>
        <w:numPr>
          <w:ilvl w:val="0"/>
          <w:numId w:val="80"/>
        </w:numPr>
        <w:ind w:left="720" w:hanging="360"/>
      </w:pPr>
      <w:ins w:author="Barbafire BR" w:id="126" w:date="2026-06-11T15:55:45Z">
        <w:r w:rsidDel="00000000" w:rsidR="00000000" w:rsidRPr="00000000">
          <w:rPr>
            <w:rtl w:val="0"/>
          </w:rPr>
          <w:t xml:space="preserve">Damage Amount field (Ncs1) can’t be manipulated via triggers. Looks like it is hardcoded (other fields weren’t tested). (_Barbafire_)</w:t>
        </w:r>
      </w:ins>
      <w:r w:rsidDel="00000000" w:rsidR="00000000" w:rsidRPr="00000000">
        <w:rPr>
          <w:rtl w:val="0"/>
        </w:rPr>
      </w:r>
    </w:p>
    <w:p w:rsidR="00000000" w:rsidDel="00000000" w:rsidP="00000000" w:rsidRDefault="00000000" w:rsidRPr="00000000" w14:paraId="00000CB0">
      <w:pPr>
        <w:pStyle w:val="Heading2"/>
        <w:ind w:firstLine="720"/>
        <w:rPr/>
      </w:pPr>
      <w:bookmarkStart w:colFirst="0" w:colLast="0" w:name="_b9u214bppra7" w:id="248"/>
      <w:bookmarkEnd w:id="248"/>
      <w:r w:rsidDel="00000000" w:rsidR="00000000" w:rsidRPr="00000000">
        <w:rPr>
          <w:rtl w:val="0"/>
        </w:rPr>
        <w:t xml:space="preserve">-Howl of Terror:</w:t>
      </w:r>
    </w:p>
    <w:p w:rsidR="00000000" w:rsidDel="00000000" w:rsidP="00000000" w:rsidRDefault="00000000" w:rsidRPr="00000000" w14:paraId="00000CB1">
      <w:pPr>
        <w:rPr/>
      </w:pPr>
      <w:r w:rsidDel="00000000" w:rsidR="00000000" w:rsidRPr="00000000">
        <w:rPr>
          <w:rtl w:val="0"/>
        </w:rPr>
        <w:tab/>
        <w:tab/>
        <w:t xml:space="preserve">Tags: </w:t>
      </w:r>
      <w:r w:rsidDel="00000000" w:rsidR="00000000" w:rsidRPr="00000000">
        <w:rPr>
          <w:color w:val="0000ff"/>
          <w:rtl w:val="0"/>
        </w:rPr>
        <w:t xml:space="preserve">[Copy] [Percent Damage Increase] [Percent Damage Decrease] [Flat Armor Increase] [Flat Armor Decrease] [Damage Over Time] [Healing Over Time]</w:t>
        <w:tab/>
        <w:tab/>
        <w:tab/>
        <w:t xml:space="preserve"> [Healing]</w:t>
      </w:r>
      <w:r w:rsidDel="00000000" w:rsidR="00000000" w:rsidRPr="00000000">
        <w:rPr>
          <w:rtl w:val="0"/>
        </w:rPr>
      </w:r>
    </w:p>
    <w:p w:rsidR="00000000" w:rsidDel="00000000" w:rsidP="00000000" w:rsidRDefault="00000000" w:rsidRPr="00000000" w14:paraId="00000CB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B3">
      <w:pPr>
        <w:ind w:left="720" w:firstLine="720"/>
        <w:rPr/>
      </w:pPr>
      <w:r w:rsidDel="00000000" w:rsidR="00000000" w:rsidRPr="00000000">
        <w:rPr>
          <w:rtl w:val="0"/>
        </w:rPr>
        <w:t xml:space="preserve">RawCode: ANht Acht</w:t>
      </w:r>
    </w:p>
    <w:p w:rsidR="00000000" w:rsidDel="00000000" w:rsidP="00000000" w:rsidRDefault="00000000" w:rsidRPr="00000000" w14:paraId="00000CB4">
      <w:pPr>
        <w:ind w:left="720" w:firstLine="720"/>
        <w:rPr/>
      </w:pPr>
      <w:r w:rsidDel="00000000" w:rsidR="00000000" w:rsidRPr="00000000">
        <w:rPr>
          <w:rtl w:val="0"/>
        </w:rPr>
        <w:t xml:space="preserve">Casting by AI: Used when engaging enemies.</w:t>
      </w:r>
    </w:p>
    <w:p w:rsidR="00000000" w:rsidDel="00000000" w:rsidP="00000000" w:rsidRDefault="00000000" w:rsidRPr="00000000" w14:paraId="00000CB5">
      <w:pPr>
        <w:ind w:left="720" w:firstLine="72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B6">
      <w:pPr>
        <w:numPr>
          <w:ilvl w:val="0"/>
          <w:numId w:val="80"/>
        </w:numPr>
        <w:ind w:left="720" w:hanging="360"/>
      </w:pPr>
      <w:r w:rsidDel="00000000" w:rsidR="00000000" w:rsidRPr="00000000">
        <w:rPr>
          <w:rtl w:val="0"/>
        </w:rPr>
        <w:t xml:space="preserve">All fields do the opposite of Roar despite having the same name as the Roar fields (i.e. Positive value in “Defence Increase” reduces armour)</w:t>
      </w:r>
    </w:p>
    <w:p w:rsidR="00000000" w:rsidDel="00000000" w:rsidP="00000000" w:rsidRDefault="00000000" w:rsidRPr="00000000" w14:paraId="00000CB7">
      <w:pPr>
        <w:pStyle w:val="Heading2"/>
        <w:ind w:firstLine="720"/>
        <w:rPr/>
      </w:pPr>
      <w:bookmarkStart w:colFirst="0" w:colLast="0" w:name="_gizifrnpi44o" w:id="249"/>
      <w:bookmarkEnd w:id="249"/>
      <w:r w:rsidDel="00000000" w:rsidR="00000000" w:rsidRPr="00000000">
        <w:rPr>
          <w:rtl w:val="0"/>
        </w:rPr>
        <w:t xml:space="preserve">-Incinerate:</w:t>
      </w:r>
    </w:p>
    <w:p w:rsidR="00000000" w:rsidDel="00000000" w:rsidP="00000000" w:rsidRDefault="00000000" w:rsidRPr="00000000" w14:paraId="00000CB8">
      <w:pPr>
        <w:rPr/>
      </w:pPr>
      <w:ins w:author="Abbi Inari" w:id="127" w:date="2026-08-16T09:39:43Z">
        <w:r w:rsidDel="00000000" w:rsidR="00000000" w:rsidRPr="00000000">
          <w:fldChar w:fldCharType="begin"/>
        </w:r>
        <w:r w:rsidDel="00000000" w:rsidR="00000000" w:rsidRPr="00000000">
          <w:instrText xml:space="preserve">HYPERLINK "https://www.roblox.com/home"</w:instrText>
        </w:r>
        <w:r w:rsidDel="00000000" w:rsidR="00000000" w:rsidRPr="00000000">
          <w:fldChar w:fldCharType="separate"/>
        </w:r>
        <w:r w:rsidDel="00000000" w:rsidR="00000000" w:rsidRPr="00000000">
          <w:rPr>
            <w:color w:val="1155cc"/>
            <w:u w:val="single"/>
            <w:rtl w:val="0"/>
          </w:rPr>
          <w:t xml:space="preserve">https://www.roblox.com/home</w:t>
        </w:r>
        <w:r w:rsidDel="00000000" w:rsidR="00000000" w:rsidRPr="00000000">
          <w:fldChar w:fldCharType="end"/>
        </w:r>
      </w:ins>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CB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BA">
      <w:pPr>
        <w:ind w:left="720" w:firstLine="720"/>
        <w:rPr/>
      </w:pPr>
      <w:r w:rsidDel="00000000" w:rsidR="00000000" w:rsidRPr="00000000">
        <w:rPr>
          <w:rtl w:val="0"/>
        </w:rPr>
        <w:t xml:space="preserve">RawCode: ANia ANic</w:t>
      </w:r>
    </w:p>
    <w:p w:rsidR="00000000" w:rsidDel="00000000" w:rsidP="00000000" w:rsidRDefault="00000000" w:rsidRPr="00000000" w14:paraId="00000CB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BC">
      <w:pPr>
        <w:numPr>
          <w:ilvl w:val="0"/>
          <w:numId w:val="80"/>
        </w:numPr>
        <w:spacing w:after="0" w:afterAutospacing="0"/>
        <w:ind w:left="720" w:hanging="360"/>
      </w:pPr>
      <w:r w:rsidDel="00000000" w:rsidR="00000000" w:rsidRPr="00000000">
        <w:rPr>
          <w:rtl w:val="0"/>
        </w:rPr>
        <w:t xml:space="preserve">The “Arrow” version is the one in use in melee games.</w:t>
      </w:r>
      <w:ins w:author="Ruairidh Cunningham" w:id="128" w:date="2026-08-06T14:11:10Z">
        <w:r w:rsidDel="00000000" w:rsidR="00000000" w:rsidRPr="00000000">
          <w:rPr>
            <w:rtl w:val="0"/>
          </w:rPr>
          <w:t xml:space="preserve">  Arrow version does not contain Damage fields unlike the passive version which does.</w:t>
        </w:r>
      </w:ins>
      <w:r w:rsidDel="00000000" w:rsidR="00000000" w:rsidRPr="00000000">
        <w:rPr>
          <w:rtl w:val="0"/>
        </w:rPr>
      </w:r>
    </w:p>
    <w:p w:rsidR="00000000" w:rsidDel="00000000" w:rsidP="00000000" w:rsidRDefault="00000000" w:rsidRPr="00000000" w14:paraId="00000CBD">
      <w:pPr>
        <w:numPr>
          <w:ilvl w:val="0"/>
          <w:numId w:val="80"/>
        </w:numPr>
        <w:spacing w:after="0" w:afterAutospacing="0"/>
        <w:ind w:left="720" w:hanging="360"/>
        <w:rPr>
          <w:del w:author="gospodar vremena" w:id="130" w:date="2026-06-01T23:11:11Z"/>
        </w:rPr>
      </w:pPr>
      <w:r w:rsidDel="00000000" w:rsidR="00000000" w:rsidRPr="00000000">
        <w:rPr>
          <w:rtl w:val="0"/>
        </w:rPr>
        <w:t xml:space="preserve">Killing a unit with the incinerate buff causes it to explode and leave no corpse (like Finger of Death), and deal damage based on what was set in the damage fields.</w:t>
      </w:r>
      <w:ins w:author="Barbafire BR" w:id="129" w:date="2026-01-27T17:00:25Z">
        <w:del w:author="gospodar vremena" w:id="130" w:date="2026-06-01T23:11:11Z">
          <w:r w:rsidDel="00000000" w:rsidR="00000000" w:rsidRPr="00000000">
            <w:rPr>
              <w:rtl w:val="0"/>
            </w:rPr>
            <w:delText xml:space="preserve">so</w:delText>
          </w:r>
        </w:del>
      </w:ins>
      <w:del w:author="gospodar vremena" w:id="130" w:date="2026-06-01T23:11:11Z">
        <w:r w:rsidDel="00000000" w:rsidR="00000000" w:rsidRPr="00000000">
          <w:rPr>
            <w:rtl w:val="0"/>
          </w:rPr>
        </w:r>
      </w:del>
    </w:p>
    <w:p w:rsidR="00000000" w:rsidDel="00000000" w:rsidP="00000000" w:rsidRDefault="00000000" w:rsidRPr="00000000" w14:paraId="00000CBE">
      <w:pPr>
        <w:numPr>
          <w:ilvl w:val="0"/>
          <w:numId w:val="80"/>
        </w:numPr>
        <w:ind w:left="720" w:hanging="360"/>
      </w:pPr>
      <w:r w:rsidDel="00000000" w:rsidR="00000000" w:rsidRPr="00000000">
        <w:rPr>
          <w:rtl w:val="0"/>
        </w:rPr>
        <w:t xml:space="preserve">Deals fire type damage to secondary targets when the primary target explodes</w:t>
      </w:r>
    </w:p>
    <w:p w:rsidR="00000000" w:rsidDel="00000000" w:rsidP="00000000" w:rsidRDefault="00000000" w:rsidRPr="00000000" w14:paraId="00000CBF">
      <w:pPr>
        <w:pStyle w:val="Heading2"/>
        <w:ind w:firstLine="720"/>
        <w:rPr/>
      </w:pPr>
      <w:bookmarkStart w:colFirst="0" w:colLast="0" w:name="_yulgfyfih75p" w:id="250"/>
      <w:bookmarkEnd w:id="250"/>
      <w:r w:rsidDel="00000000" w:rsidR="00000000" w:rsidRPr="00000000">
        <w:rPr>
          <w:rtl w:val="0"/>
        </w:rPr>
        <w:t xml:space="preserve">-Life Drain:</w:t>
      </w:r>
    </w:p>
    <w:p w:rsidR="00000000" w:rsidDel="00000000" w:rsidP="00000000" w:rsidRDefault="00000000" w:rsidRPr="00000000" w14:paraId="00000CC0">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0CC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C2">
      <w:pPr>
        <w:ind w:left="720" w:firstLine="720"/>
        <w:rPr/>
      </w:pPr>
      <w:r w:rsidDel="00000000" w:rsidR="00000000" w:rsidRPr="00000000">
        <w:rPr>
          <w:rtl w:val="0"/>
        </w:rPr>
        <w:t xml:space="preserve">RawCode: ANdr ACdr</w:t>
      </w:r>
    </w:p>
    <w:p w:rsidR="00000000" w:rsidDel="00000000" w:rsidP="00000000" w:rsidRDefault="00000000" w:rsidRPr="00000000" w14:paraId="00000CC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1.31</w:t>
      </w:r>
      <w:r w:rsidDel="00000000" w:rsidR="00000000" w:rsidRPr="00000000">
        <w:rPr>
          <w:rtl w:val="0"/>
        </w:rPr>
      </w:r>
    </w:p>
    <w:p w:rsidR="00000000" w:rsidDel="00000000" w:rsidP="00000000" w:rsidRDefault="00000000" w:rsidRPr="00000000" w14:paraId="00000CC4">
      <w:pPr>
        <w:numPr>
          <w:ilvl w:val="0"/>
          <w:numId w:val="80"/>
        </w:numPr>
        <w:spacing w:after="0" w:afterAutospacing="0"/>
        <w:ind w:left="720" w:hanging="360"/>
      </w:pPr>
      <w:r w:rsidDel="00000000" w:rsidR="00000000" w:rsidRPr="00000000">
        <w:rPr>
          <w:rtl w:val="0"/>
        </w:rPr>
        <w:t xml:space="preserve">Copy of Siphon Mana.</w:t>
      </w:r>
    </w:p>
    <w:p w:rsidR="00000000" w:rsidDel="00000000" w:rsidP="00000000" w:rsidRDefault="00000000" w:rsidRPr="00000000" w14:paraId="00000CC5">
      <w:pPr>
        <w:numPr>
          <w:ilvl w:val="0"/>
          <w:numId w:val="80"/>
        </w:numPr>
        <w:spacing w:after="0" w:afterAutospacing="0"/>
        <w:ind w:left="720" w:hanging="360"/>
      </w:pPr>
      <w:r w:rsidDel="00000000" w:rsidR="00000000" w:rsidRPr="00000000">
        <w:rPr>
          <w:color w:val="9900ff"/>
          <w:rtl w:val="0"/>
        </w:rPr>
        <w:t xml:space="preserve">(nchp1903)</w:t>
      </w:r>
      <w:r w:rsidDel="00000000" w:rsidR="00000000" w:rsidRPr="00000000">
        <w:rPr>
          <w:rtl w:val="0"/>
        </w:rPr>
        <w:t xml:space="preserve"> From 1.31 onwards, Life Drain (but not Life Drain (Neutral Hostile)) will come with the field “Use Black Arrow Effect”:</w:t>
      </w:r>
    </w:p>
    <w:p w:rsidR="00000000" w:rsidDel="00000000" w:rsidP="00000000" w:rsidRDefault="00000000" w:rsidRPr="00000000" w14:paraId="00000CC6">
      <w:pPr>
        <w:numPr>
          <w:ilvl w:val="1"/>
          <w:numId w:val="80"/>
        </w:numPr>
        <w:spacing w:after="0" w:afterAutospacing="0"/>
        <w:ind w:left="1440" w:hanging="360"/>
      </w:pPr>
      <w:r w:rsidDel="00000000" w:rsidR="00000000" w:rsidRPr="00000000">
        <w:rPr>
          <w:rtl w:val="0"/>
        </w:rPr>
        <w:t xml:space="preserve">Only applicable to Black Arrows, Black Arrows (Neutral Hostile) and abilities based on them. Doesn’t work on Item Attack Black Arrow Bonus or Item Black Arrow.</w:t>
      </w:r>
    </w:p>
    <w:p w:rsidR="00000000" w:rsidDel="00000000" w:rsidP="00000000" w:rsidRDefault="00000000" w:rsidRPr="00000000" w14:paraId="00000CC7">
      <w:pPr>
        <w:numPr>
          <w:ilvl w:val="1"/>
          <w:numId w:val="80"/>
        </w:numPr>
        <w:spacing w:after="0" w:afterAutospacing="0"/>
        <w:ind w:left="1440" w:hanging="360"/>
      </w:pPr>
      <w:r w:rsidDel="00000000" w:rsidR="00000000" w:rsidRPr="00000000">
        <w:rPr>
          <w:rtl w:val="0"/>
        </w:rPr>
        <w:t xml:space="preserve">For every Drain Interval, Life Drain it will apply the buff of the Black Arrow ability to the target as a negative buff.</w:t>
      </w:r>
    </w:p>
    <w:p w:rsidR="00000000" w:rsidDel="00000000" w:rsidP="00000000" w:rsidRDefault="00000000" w:rsidRPr="00000000" w14:paraId="00000CC8">
      <w:pPr>
        <w:numPr>
          <w:ilvl w:val="1"/>
          <w:numId w:val="80"/>
        </w:numPr>
        <w:spacing w:after="0" w:afterAutospacing="0"/>
        <w:ind w:left="1440" w:hanging="360"/>
      </w:pPr>
      <w:r w:rsidDel="00000000" w:rsidR="00000000" w:rsidRPr="00000000">
        <w:rPr>
          <w:rtl w:val="0"/>
        </w:rPr>
        <w:t xml:space="preserve">The Duration of the buff depends on the Duration - Normal of Black Arrow. Same with the buff level, type of summoned unit, and summoned unit duration.</w:t>
      </w:r>
    </w:p>
    <w:p w:rsidR="00000000" w:rsidDel="00000000" w:rsidP="00000000" w:rsidRDefault="00000000" w:rsidRPr="00000000" w14:paraId="00000CC9">
      <w:pPr>
        <w:numPr>
          <w:ilvl w:val="1"/>
          <w:numId w:val="80"/>
        </w:numPr>
        <w:spacing w:after="0" w:afterAutospacing="0"/>
        <w:ind w:left="1440" w:hanging="360"/>
      </w:pPr>
      <w:r w:rsidDel="00000000" w:rsidR="00000000" w:rsidRPr="00000000">
        <w:rPr>
          <w:rtl w:val="0"/>
        </w:rPr>
        <w:t xml:space="preserve">Even if Black Arrows’ Targets Allowed is set to None, the buff can still be applied. This makes Hidden Black Arrows+Life Drain a good way to make a channeled spell that can also apply a debuff, without too much triggering like Channel.</w:t>
      </w:r>
    </w:p>
    <w:p w:rsidR="00000000" w:rsidDel="00000000" w:rsidP="00000000" w:rsidRDefault="00000000" w:rsidRPr="00000000" w14:paraId="00000CCA">
      <w:pPr>
        <w:numPr>
          <w:ilvl w:val="0"/>
          <w:numId w:val="80"/>
        </w:numPr>
        <w:ind w:left="720" w:hanging="360"/>
      </w:pPr>
      <w:r w:rsidDel="00000000" w:rsidR="00000000" w:rsidRPr="00000000">
        <w:rPr>
          <w:rtl w:val="0"/>
        </w:rPr>
        <w:t xml:space="preserve">Deals magic type damage</w:t>
      </w:r>
    </w:p>
    <w:p w:rsidR="00000000" w:rsidDel="00000000" w:rsidP="00000000" w:rsidRDefault="00000000" w:rsidRPr="00000000" w14:paraId="00000CCB">
      <w:pPr>
        <w:pStyle w:val="Heading2"/>
        <w:ind w:firstLine="720"/>
        <w:rPr/>
      </w:pPr>
      <w:bookmarkStart w:colFirst="0" w:colLast="0" w:name="_pgebved21hmq" w:id="251"/>
      <w:bookmarkEnd w:id="251"/>
      <w:commentRangeStart w:id="45"/>
      <w:commentRangeStart w:id="46"/>
      <w:r w:rsidDel="00000000" w:rsidR="00000000" w:rsidRPr="00000000">
        <w:rPr>
          <w:rtl w:val="0"/>
        </w:rPr>
        <w:t xml:space="preserve">-</w:t>
      </w:r>
      <w:commentRangeEnd w:id="46"/>
      <w:r w:rsidDel="00000000" w:rsidR="00000000" w:rsidRPr="00000000">
        <w:commentReference w:id="46"/>
      </w:r>
      <w:r w:rsidDel="00000000" w:rsidR="00000000" w:rsidRPr="00000000">
        <w:rPr>
          <w:rtl w:val="0"/>
        </w:rPr>
        <w:t xml:space="preserve">Mana Shield:</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CCC">
      <w:pPr>
        <w:rPr/>
      </w:pPr>
      <w:r w:rsidDel="00000000" w:rsidR="00000000" w:rsidRPr="00000000">
        <w:rPr>
          <w:rtl w:val="0"/>
        </w:rPr>
        <w:tab/>
        <w:tab/>
        <w:t xml:space="preserve">Tags: </w:t>
      </w:r>
      <w:r w:rsidDel="00000000" w:rsidR="00000000" w:rsidRPr="00000000">
        <w:rPr>
          <w:color w:val="0000ff"/>
          <w:rtl w:val="0"/>
        </w:rPr>
        <w:t xml:space="preserve">[Percent Damage Reduction]</w:t>
      </w:r>
      <w:r w:rsidDel="00000000" w:rsidR="00000000" w:rsidRPr="00000000">
        <w:rPr>
          <w:rtl w:val="0"/>
        </w:rPr>
      </w:r>
    </w:p>
    <w:p w:rsidR="00000000" w:rsidDel="00000000" w:rsidP="00000000" w:rsidRDefault="00000000" w:rsidRPr="00000000" w14:paraId="00000CC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CE">
      <w:pPr>
        <w:ind w:left="720" w:firstLine="720"/>
        <w:rPr/>
      </w:pPr>
      <w:r w:rsidDel="00000000" w:rsidR="00000000" w:rsidRPr="00000000">
        <w:rPr>
          <w:rtl w:val="0"/>
        </w:rPr>
        <w:t xml:space="preserve">RawCode: ANms ACmf</w:t>
      </w:r>
    </w:p>
    <w:p w:rsidR="00000000" w:rsidDel="00000000" w:rsidP="00000000" w:rsidRDefault="00000000" w:rsidRPr="00000000" w14:paraId="00000CCF">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w:t>
      </w:r>
    </w:p>
    <w:p w:rsidR="00000000" w:rsidDel="00000000" w:rsidP="00000000" w:rsidRDefault="00000000" w:rsidRPr="00000000" w14:paraId="00000CD0">
      <w:pPr>
        <w:numPr>
          <w:ilvl w:val="0"/>
          <w:numId w:val="80"/>
        </w:numPr>
        <w:spacing w:after="0" w:afterAutospacing="0"/>
        <w:ind w:left="720" w:hanging="360"/>
      </w:pPr>
      <w:r w:rsidDel="00000000" w:rsidR="00000000" w:rsidRPr="00000000">
        <w:rPr>
          <w:rtl w:val="0"/>
        </w:rPr>
        <w:t xml:space="preserve">“Data - Damage Absorbed”</w:t>
      </w:r>
    </w:p>
    <w:p w:rsidR="00000000" w:rsidDel="00000000" w:rsidP="00000000" w:rsidRDefault="00000000" w:rsidRPr="00000000" w14:paraId="00000CD1">
      <w:pPr>
        <w:numPr>
          <w:ilvl w:val="1"/>
          <w:numId w:val="80"/>
        </w:numPr>
        <w:spacing w:after="0" w:afterAutospacing="0"/>
        <w:ind w:left="1440" w:hanging="360"/>
      </w:pPr>
      <w:r w:rsidDel="00000000" w:rsidR="00000000" w:rsidRPr="00000000">
        <w:rPr>
          <w:rtl w:val="0"/>
        </w:rPr>
        <w:t xml:space="preserve">Only works on values between 0-1</w:t>
      </w:r>
    </w:p>
    <w:p w:rsidR="00000000" w:rsidDel="00000000" w:rsidP="00000000" w:rsidRDefault="00000000" w:rsidRPr="00000000" w14:paraId="00000CD2">
      <w:pPr>
        <w:numPr>
          <w:ilvl w:val="1"/>
          <w:numId w:val="80"/>
        </w:numPr>
        <w:spacing w:after="0" w:afterAutospacing="0"/>
        <w:ind w:left="1440" w:hanging="360"/>
        <w:rPr>
          <w:ins w:author="theyugiohcardforger" w:id="131" w:date="2026-03-20T17:42:04Z"/>
        </w:rPr>
      </w:pPr>
      <w:r w:rsidDel="00000000" w:rsidR="00000000" w:rsidRPr="00000000">
        <w:rPr>
          <w:rtl w:val="0"/>
        </w:rPr>
        <w:t xml:space="preserve">Dictates how much damage goes through the shield.</w:t>
      </w:r>
      <w:ins w:author="theyugiohcardforger" w:id="131" w:date="2026-03-20T17:42:04Z">
        <w:r w:rsidDel="00000000" w:rsidR="00000000" w:rsidRPr="00000000">
          <w:rPr>
            <w:rtl w:val="0"/>
          </w:rPr>
        </w:r>
      </w:ins>
    </w:p>
    <w:p w:rsidR="00000000" w:rsidDel="00000000" w:rsidP="00000000" w:rsidRDefault="00000000" w:rsidRPr="00000000" w14:paraId="00000CD3">
      <w:pPr>
        <w:numPr>
          <w:ilvl w:val="0"/>
          <w:numId w:val="80"/>
        </w:numPr>
        <w:spacing w:after="0" w:afterAutospacing="0"/>
        <w:ind w:left="720" w:hanging="360"/>
        <w:rPr>
          <w:ins w:author="theyugiohcardforger" w:id="131" w:date="2026-03-20T17:42:04Z"/>
        </w:rPr>
      </w:pPr>
      <w:ins w:author="theyugiohcardforger" w:id="131" w:date="2026-03-20T17:42:04Z">
        <w:r w:rsidDel="00000000" w:rsidR="00000000" w:rsidRPr="00000000">
          <w:rPr>
            <w:rtl w:val="0"/>
          </w:rPr>
          <w:t xml:space="preserve">“Data - Mana per Hit Point”</w:t>
        </w:r>
      </w:ins>
    </w:p>
    <w:p w:rsidR="00000000" w:rsidDel="00000000" w:rsidP="00000000" w:rsidRDefault="00000000" w:rsidRPr="00000000" w14:paraId="00000CD4">
      <w:pPr>
        <w:numPr>
          <w:ilvl w:val="1"/>
          <w:numId w:val="80"/>
        </w:numPr>
        <w:spacing w:after="0" w:afterAutospacing="0"/>
        <w:ind w:left="1440" w:hanging="360"/>
      </w:pPr>
      <w:ins w:author="theyugiohcardforger" w:id="131" w:date="2026-03-20T17:42:04Z">
        <w:r w:rsidDel="00000000" w:rsidR="00000000" w:rsidRPr="00000000">
          <w:rPr>
            <w:rtl w:val="0"/>
          </w:rPr>
          <w:t xml:space="preserve">Only the amount of damage blocked by the mana shield, not the initial damage, is used with this value to determine how much mana to subtract e.g. with a Damage Absorbed value of 0.1, mana per Hit Point of 1, and 100 damage against the unit, the unit would lose 10 mana not 100 mana. </w:t>
        </w:r>
        <w:r w:rsidDel="00000000" w:rsidR="00000000" w:rsidRPr="00000000">
          <w:rPr>
            <w:color w:val="9900ff"/>
            <w:rtl w:val="0"/>
          </w:rPr>
          <w:t xml:space="preserve">(KitsuneTailsPower)</w:t>
        </w:r>
      </w:ins>
      <w:r w:rsidDel="00000000" w:rsidR="00000000" w:rsidRPr="00000000">
        <w:rPr>
          <w:rtl w:val="0"/>
        </w:rPr>
      </w:r>
    </w:p>
    <w:p w:rsidR="00000000" w:rsidDel="00000000" w:rsidP="00000000" w:rsidRDefault="00000000" w:rsidRPr="00000000" w14:paraId="00000CD5">
      <w:pPr>
        <w:numPr>
          <w:ilvl w:val="0"/>
          <w:numId w:val="80"/>
        </w:numPr>
        <w:spacing w:after="0" w:afterAutospacing="0"/>
        <w:ind w:left="720" w:hanging="360"/>
      </w:pPr>
      <w:ins w:author="theyugiohcardforger" w:id="132" w:date="2026-03-20T18:04:00Z">
        <w:r w:rsidDel="00000000" w:rsidR="00000000" w:rsidRPr="00000000">
          <w:rPr>
            <w:rtl w:val="0"/>
          </w:rPr>
          <w:t xml:space="preserve">Defense </w:t>
        </w:r>
      </w:ins>
      <w:del w:author="theyugiohcardforger" w:id="132" w:date="2026-03-20T18:04:00Z">
        <w:r w:rsidDel="00000000" w:rsidR="00000000" w:rsidRPr="00000000">
          <w:rPr>
            <w:rtl w:val="0"/>
          </w:rPr>
          <w:delText xml:space="preserve">Armor</w:delText>
        </w:r>
      </w:del>
      <w:ins w:author="theyugiohcardforger" w:id="132" w:date="2026-03-20T18:04:00Z">
        <w:del w:author="theyugiohcardforger" w:id="132" w:date="2026-03-20T18:04:00Z">
          <w:r w:rsidDel="00000000" w:rsidR="00000000" w:rsidRPr="00000000">
            <w:rPr>
              <w:rtl w:val="0"/>
            </w:rPr>
            <w:delText xml:space="preserve"> </w:delText>
          </w:r>
        </w:del>
        <w:r w:rsidDel="00000000" w:rsidR="00000000" w:rsidRPr="00000000">
          <w:rPr>
            <w:rtl w:val="0"/>
          </w:rPr>
          <w:t xml:space="preserve">type and armor value are both ignored</w:t>
        </w:r>
      </w:ins>
      <w:del w:author="theyugiohcardforger" w:id="132" w:date="2026-03-20T18:04:00Z">
        <w:r w:rsidDel="00000000" w:rsidR="00000000" w:rsidRPr="00000000">
          <w:rPr>
            <w:rtl w:val="0"/>
          </w:rPr>
          <w:delText xml:space="preserve"> </w:delText>
        </w:r>
      </w:del>
      <w:ins w:author="theyugiohcardforger" w:id="132" w:date="2026-03-20T18:04:00Z">
        <w:del w:author="theyugiohcardforger" w:id="132" w:date="2026-03-20T18:04:00Z">
          <w:r w:rsidDel="00000000" w:rsidR="00000000" w:rsidRPr="00000000">
            <w:rPr>
              <w:rtl w:val="0"/>
            </w:rPr>
            <w:delText xml:space="preserve">areare</w:delText>
          </w:r>
        </w:del>
      </w:ins>
      <w:del w:author="theyugiohcardforger" w:id="132" w:date="2026-03-20T18:04:00Z">
        <w:r w:rsidDel="00000000" w:rsidR="00000000" w:rsidRPr="00000000">
          <w:rPr>
            <w:rtl w:val="0"/>
          </w:rPr>
          <w:delText xml:space="preserve">is </w:delText>
        </w:r>
      </w:del>
      <w:del w:author="theyugiohcardforger" w:id="133" w:date="2026-03-20T18:05:43Z">
        <w:r w:rsidDel="00000000" w:rsidR="00000000" w:rsidRPr="00000000">
          <w:rPr>
            <w:rtl w:val="0"/>
          </w:rPr>
          <w:delText xml:space="preserve">ignored</w:delText>
        </w:r>
      </w:del>
      <w:r w:rsidDel="00000000" w:rsidR="00000000" w:rsidRPr="00000000">
        <w:rPr>
          <w:rtl w:val="0"/>
        </w:rPr>
        <w:t xml:space="preserve"> when mana shield is on. </w:t>
      </w:r>
      <w:r w:rsidDel="00000000" w:rsidR="00000000" w:rsidRPr="00000000">
        <w:rPr>
          <w:color w:val="9900ff"/>
          <w:rtl w:val="0"/>
        </w:rPr>
        <w:t xml:space="preserve">(Wonder Wiz)</w:t>
      </w:r>
    </w:p>
    <w:p w:rsidR="00000000" w:rsidDel="00000000" w:rsidP="00000000" w:rsidRDefault="00000000" w:rsidRPr="00000000" w14:paraId="00000CD6">
      <w:pPr>
        <w:numPr>
          <w:ilvl w:val="0"/>
          <w:numId w:val="80"/>
        </w:numPr>
        <w:ind w:left="720" w:hanging="360"/>
      </w:pPr>
      <w:r w:rsidDel="00000000" w:rsidR="00000000" w:rsidRPr="00000000">
        <w:rPr>
          <w:rtl w:val="0"/>
        </w:rPr>
        <w:t xml:space="preserve">Adheres the “Duration - Unit” field as forced duration. </w:t>
      </w:r>
      <w:r w:rsidDel="00000000" w:rsidR="00000000" w:rsidRPr="00000000">
        <w:rPr>
          <w:color w:val="ff00ff"/>
          <w:rtl w:val="0"/>
        </w:rPr>
        <w:t xml:space="preserve">(Remixer)</w:t>
      </w:r>
    </w:p>
    <w:p w:rsidR="00000000" w:rsidDel="00000000" w:rsidP="00000000" w:rsidRDefault="00000000" w:rsidRPr="00000000" w14:paraId="00000CD7">
      <w:pPr>
        <w:pStyle w:val="Heading2"/>
        <w:ind w:firstLine="720"/>
        <w:rPr/>
      </w:pPr>
      <w:bookmarkStart w:colFirst="0" w:colLast="0" w:name="_9id0hsw2x47d" w:id="252"/>
      <w:bookmarkEnd w:id="252"/>
      <w:r w:rsidDel="00000000" w:rsidR="00000000" w:rsidRPr="00000000">
        <w:rPr>
          <w:rtl w:val="0"/>
        </w:rPr>
        <w:t xml:space="preserve">-Pocket Factory:</w:t>
      </w:r>
    </w:p>
    <w:p w:rsidR="00000000" w:rsidDel="00000000" w:rsidP="00000000" w:rsidRDefault="00000000" w:rsidRPr="00000000" w14:paraId="00000CD8">
      <w:pPr>
        <w:rPr/>
      </w:pPr>
      <w:r w:rsidDel="00000000" w:rsidR="00000000" w:rsidRPr="00000000">
        <w:rPr>
          <w:rtl w:val="0"/>
        </w:rPr>
        <w:tab/>
        <w:tab/>
        <w:t xml:space="preserve">Tags: </w:t>
      </w:r>
      <w:r w:rsidDel="00000000" w:rsidR="00000000" w:rsidRPr="00000000">
        <w:rPr>
          <w:color w:val="0000ff"/>
          <w:rtl w:val="0"/>
        </w:rPr>
        <w:t xml:space="preserve">[Summon] </w:t>
      </w:r>
      <w:r w:rsidDel="00000000" w:rsidR="00000000" w:rsidRPr="00000000">
        <w:rPr>
          <w:rtl w:val="0"/>
        </w:rPr>
      </w:r>
    </w:p>
    <w:p w:rsidR="00000000" w:rsidDel="00000000" w:rsidP="00000000" w:rsidRDefault="00000000" w:rsidRPr="00000000" w14:paraId="00000CD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This ability is perfect for a projectile-based summon unit spell.</w:t>
      </w:r>
    </w:p>
    <w:p w:rsidR="00000000" w:rsidDel="00000000" w:rsidP="00000000" w:rsidRDefault="00000000" w:rsidRPr="00000000" w14:paraId="00000CDA">
      <w:pPr>
        <w:ind w:left="720" w:firstLine="720"/>
        <w:rPr/>
      </w:pPr>
      <w:r w:rsidDel="00000000" w:rsidR="00000000" w:rsidRPr="00000000">
        <w:rPr>
          <w:rtl w:val="0"/>
        </w:rPr>
        <w:t xml:space="preserve">RawCode: ANsy ANs1 ANs2 ANs3</w:t>
      </w:r>
    </w:p>
    <w:p w:rsidR="00000000" w:rsidDel="00000000" w:rsidP="00000000" w:rsidRDefault="00000000" w:rsidRPr="00000000" w14:paraId="00000CD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DC">
      <w:pPr>
        <w:numPr>
          <w:ilvl w:val="0"/>
          <w:numId w:val="80"/>
        </w:numPr>
        <w:spacing w:after="0" w:afterAutospacing="0"/>
        <w:ind w:left="720" w:hanging="360"/>
      </w:pPr>
      <w:r w:rsidDel="00000000" w:rsidR="00000000" w:rsidRPr="00000000">
        <w:rPr>
          <w:rtl w:val="0"/>
        </w:rPr>
        <w:t xml:space="preserve">Creates units every X amount of seconds.</w:t>
      </w:r>
    </w:p>
    <w:p w:rsidR="00000000" w:rsidDel="00000000" w:rsidP="00000000" w:rsidRDefault="00000000" w:rsidRPr="00000000" w14:paraId="00000CDD">
      <w:pPr>
        <w:numPr>
          <w:ilvl w:val="0"/>
          <w:numId w:val="80"/>
        </w:numPr>
        <w:spacing w:after="0" w:afterAutospacing="0"/>
        <w:ind w:left="720" w:hanging="360"/>
      </w:pPr>
      <w:r w:rsidDel="00000000" w:rsidR="00000000" w:rsidRPr="00000000">
        <w:rPr>
          <w:rtl w:val="0"/>
        </w:rPr>
        <w:t xml:space="preserve">If the “Factory” dies the spawning stops.</w:t>
      </w:r>
    </w:p>
    <w:p w:rsidR="00000000" w:rsidDel="00000000" w:rsidP="00000000" w:rsidRDefault="00000000" w:rsidRPr="00000000" w14:paraId="00000CDE">
      <w:pPr>
        <w:numPr>
          <w:ilvl w:val="0"/>
          <w:numId w:val="80"/>
        </w:numPr>
        <w:spacing w:after="0" w:afterAutospacing="0"/>
        <w:ind w:left="720" w:hanging="360"/>
      </w:pPr>
      <w:r w:rsidDel="00000000" w:rsidR="00000000" w:rsidRPr="00000000">
        <w:rPr>
          <w:rtl w:val="0"/>
        </w:rPr>
        <w:t xml:space="preserve">Spawned units will die if they walk outside the leash range.</w:t>
      </w:r>
    </w:p>
    <w:p w:rsidR="00000000" w:rsidDel="00000000" w:rsidP="00000000" w:rsidRDefault="00000000" w:rsidRPr="00000000" w14:paraId="00000CDF">
      <w:pPr>
        <w:numPr>
          <w:ilvl w:val="0"/>
          <w:numId w:val="80"/>
        </w:numPr>
        <w:spacing w:after="0" w:afterAutospacing="0"/>
        <w:ind w:left="720" w:hanging="360"/>
      </w:pPr>
      <w:r w:rsidDel="00000000" w:rsidR="00000000" w:rsidRPr="00000000">
        <w:rPr>
          <w:rtl w:val="0"/>
        </w:rPr>
        <w:t xml:space="preserve">The Buff name is the name of displaying UI on the factory unit.</w:t>
      </w:r>
    </w:p>
    <w:p w:rsidR="00000000" w:rsidDel="00000000" w:rsidP="00000000" w:rsidRDefault="00000000" w:rsidRPr="00000000" w14:paraId="00000CE0">
      <w:pPr>
        <w:numPr>
          <w:ilvl w:val="0"/>
          <w:numId w:val="80"/>
        </w:numPr>
        <w:ind w:left="720" w:hanging="360"/>
      </w:pPr>
      <w:r w:rsidDel="00000000" w:rsidR="00000000" w:rsidRPr="00000000">
        <w:rPr>
          <w:rtl w:val="0"/>
        </w:rPr>
        <w:t xml:space="preserve">The Factory unit doesn’t actually summon units, the “Factory” ability below does that. </w:t>
      </w:r>
      <w:r w:rsidDel="00000000" w:rsidR="00000000" w:rsidRPr="00000000">
        <w:rPr>
          <w:color w:val="9900ff"/>
          <w:rtl w:val="0"/>
        </w:rPr>
        <w:t xml:space="preserve">(RoyGBV)</w:t>
      </w:r>
      <w:r w:rsidDel="00000000" w:rsidR="00000000" w:rsidRPr="00000000">
        <w:rPr>
          <w:rtl w:val="0"/>
        </w:rPr>
      </w:r>
    </w:p>
    <w:p w:rsidR="00000000" w:rsidDel="00000000" w:rsidP="00000000" w:rsidRDefault="00000000" w:rsidRPr="00000000" w14:paraId="00000CE1">
      <w:pPr>
        <w:pStyle w:val="Heading2"/>
        <w:ind w:firstLine="720"/>
        <w:rPr/>
      </w:pPr>
      <w:bookmarkStart w:colFirst="0" w:colLast="0" w:name="_sazr1rt2yjhx" w:id="253"/>
      <w:bookmarkEnd w:id="253"/>
      <w:ins w:author="Dorian Heidler" w:id="134" w:date="2026-07-16T04:06:47Z">
        <w:r w:rsidDel="00000000" w:rsidR="00000000" w:rsidRPr="00000000">
          <w:rPr>
            <w:rtl w:val="0"/>
          </w:rPr>
          <w:t xml:space="preserve">wb</w:t>
        </w:r>
      </w:ins>
      <w:r w:rsidDel="00000000" w:rsidR="00000000" w:rsidRPr="00000000">
        <w:rPr>
          <w:rtl w:val="0"/>
        </w:rPr>
        <w:t xml:space="preserve">-Factory:</w:t>
      </w:r>
    </w:p>
    <w:p w:rsidR="00000000" w:rsidDel="00000000" w:rsidP="00000000" w:rsidRDefault="00000000" w:rsidRPr="00000000" w14:paraId="00000CE2">
      <w:pPr>
        <w:ind w:left="720" w:firstLine="720"/>
        <w:rPr/>
      </w:pPr>
      <w:r w:rsidDel="00000000" w:rsidR="00000000" w:rsidRPr="00000000">
        <w:rPr>
          <w:rtl w:val="0"/>
        </w:rPr>
        <w:t xml:space="preserve">Tags: </w:t>
      </w:r>
      <w:r w:rsidDel="00000000" w:rsidR="00000000" w:rsidRPr="00000000">
        <w:rPr>
          <w:color w:val="0000ff"/>
          <w:rtl w:val="0"/>
        </w:rPr>
        <w:t xml:space="preserve">[Summon] [Unique] [Unused]</w:t>
      </w:r>
      <w:r w:rsidDel="00000000" w:rsidR="00000000" w:rsidRPr="00000000">
        <w:rPr>
          <w:rtl w:val="0"/>
        </w:rPr>
      </w:r>
    </w:p>
    <w:p w:rsidR="00000000" w:rsidDel="00000000" w:rsidP="00000000" w:rsidRDefault="00000000" w:rsidRPr="00000000" w14:paraId="00000CE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Creates units passively similar to the Factory in Pocket Factory ability.</w:t>
      </w:r>
    </w:p>
    <w:p w:rsidR="00000000" w:rsidDel="00000000" w:rsidP="00000000" w:rsidRDefault="00000000" w:rsidRPr="00000000" w14:paraId="00000CE4">
      <w:pPr>
        <w:ind w:left="720" w:firstLine="720"/>
        <w:rPr/>
      </w:pPr>
      <w:r w:rsidDel="00000000" w:rsidR="00000000" w:rsidRPr="00000000">
        <w:rPr>
          <w:rtl w:val="0"/>
        </w:rPr>
        <w:t xml:space="preserve">RawCode: ANfy</w:t>
      </w:r>
    </w:p>
    <w:p w:rsidR="00000000" w:rsidDel="00000000" w:rsidP="00000000" w:rsidRDefault="00000000" w:rsidRPr="00000000" w14:paraId="00000CE5">
      <w:pPr>
        <w:ind w:left="720" w:firstLine="720"/>
        <w:rPr/>
      </w:pPr>
      <w:r w:rsidDel="00000000" w:rsidR="00000000" w:rsidRPr="00000000">
        <w:rPr>
          <w:rtl w:val="0"/>
        </w:rPr>
        <w:t xml:space="preserve">Latest tested version: 1.31.1.12173 </w:t>
      </w:r>
    </w:p>
    <w:p w:rsidR="00000000" w:rsidDel="00000000" w:rsidP="00000000" w:rsidRDefault="00000000" w:rsidRPr="00000000" w14:paraId="00000CE6">
      <w:pPr>
        <w:numPr>
          <w:ilvl w:val="0"/>
          <w:numId w:val="80"/>
        </w:numPr>
        <w:spacing w:after="0" w:afterAutospacing="0"/>
        <w:ind w:left="720" w:hanging="360"/>
      </w:pPr>
      <w:r w:rsidDel="00000000" w:rsidR="00000000" w:rsidRPr="00000000">
        <w:rPr>
          <w:rtl w:val="0"/>
        </w:rPr>
        <w:t xml:space="preserve">Creates units every X amount of seconds.</w:t>
      </w:r>
    </w:p>
    <w:p w:rsidR="00000000" w:rsidDel="00000000" w:rsidP="00000000" w:rsidRDefault="00000000" w:rsidRPr="00000000" w14:paraId="00000CE7">
      <w:pPr>
        <w:numPr>
          <w:ilvl w:val="0"/>
          <w:numId w:val="80"/>
        </w:numPr>
        <w:spacing w:after="0" w:afterAutospacing="0"/>
        <w:ind w:left="720" w:hanging="360"/>
      </w:pPr>
      <w:r w:rsidDel="00000000" w:rsidR="00000000" w:rsidRPr="00000000">
        <w:rPr>
          <w:rtl w:val="0"/>
        </w:rPr>
        <w:t xml:space="preserve">Spawned units will die, if they walk outside the leash range.</w:t>
      </w:r>
    </w:p>
    <w:p w:rsidR="00000000" w:rsidDel="00000000" w:rsidP="00000000" w:rsidRDefault="00000000" w:rsidRPr="00000000" w14:paraId="00000CE8">
      <w:pPr>
        <w:numPr>
          <w:ilvl w:val="1"/>
          <w:numId w:val="80"/>
        </w:numPr>
        <w:spacing w:after="0" w:afterAutospacing="0"/>
        <w:ind w:left="1440" w:hanging="360"/>
      </w:pPr>
      <w:r w:rsidDel="00000000" w:rsidR="00000000" w:rsidRPr="00000000">
        <w:rPr>
          <w:rtl w:val="0"/>
        </w:rPr>
        <w:t xml:space="preserve">The leash range is calculated based on current position of the factory unit. Which means if the factory unit is mobile and goes out of range itself cause the spawn units to die.</w:t>
      </w:r>
    </w:p>
    <w:p w:rsidR="00000000" w:rsidDel="00000000" w:rsidP="00000000" w:rsidRDefault="00000000" w:rsidRPr="00000000" w14:paraId="00000CE9">
      <w:pPr>
        <w:numPr>
          <w:ilvl w:val="1"/>
          <w:numId w:val="80"/>
        </w:numPr>
        <w:spacing w:after="0" w:afterAutospacing="0"/>
        <w:ind w:left="1440" w:hanging="360"/>
      </w:pPr>
      <w:r w:rsidDel="00000000" w:rsidR="00000000" w:rsidRPr="00000000">
        <w:rPr>
          <w:rtl w:val="0"/>
        </w:rPr>
        <w:t xml:space="preserve">The leash range only kills the spawned unit once. If the spawned unit has Reincarnation it will respawned the unit as well as removing the expiration timer. The respawned spawned unit is thereafter ignored by leash range.</w:t>
      </w:r>
    </w:p>
    <w:p w:rsidR="00000000" w:rsidDel="00000000" w:rsidP="00000000" w:rsidRDefault="00000000" w:rsidRPr="00000000" w14:paraId="00000CEA">
      <w:pPr>
        <w:numPr>
          <w:ilvl w:val="1"/>
          <w:numId w:val="80"/>
        </w:numPr>
        <w:spacing w:after="0" w:afterAutospacing="0"/>
        <w:ind w:left="1440" w:hanging="360"/>
      </w:pPr>
      <w:r w:rsidDel="00000000" w:rsidR="00000000" w:rsidRPr="00000000">
        <w:rPr>
          <w:rtl w:val="0"/>
        </w:rPr>
        <w:t xml:space="preserve">The leash range lasts permanently and is assigned to each spawned unit if they hadn’t been killed yet. It means if the factory dies before the spawned units, the spawned units moving passing the leash range still get killed.</w:t>
      </w:r>
    </w:p>
    <w:p w:rsidR="00000000" w:rsidDel="00000000" w:rsidP="00000000" w:rsidRDefault="00000000" w:rsidRPr="00000000" w14:paraId="00000CEB">
      <w:pPr>
        <w:numPr>
          <w:ilvl w:val="0"/>
          <w:numId w:val="80"/>
        </w:numPr>
        <w:spacing w:after="0" w:afterAutospacing="0"/>
        <w:ind w:left="720" w:hanging="360"/>
      </w:pPr>
      <w:r w:rsidDel="00000000" w:rsidR="00000000" w:rsidRPr="00000000">
        <w:rPr>
          <w:rtl w:val="0"/>
        </w:rPr>
        <w:t xml:space="preserve">Factory units are “selectively un-selectable”; they will be ignored in drag selection, if non-factories are in the same drag selection. This keeps even after losing that ability again.</w:t>
      </w:r>
    </w:p>
    <w:p w:rsidR="00000000" w:rsidDel="00000000" w:rsidP="00000000" w:rsidRDefault="00000000" w:rsidRPr="00000000" w14:paraId="00000CEC">
      <w:pPr>
        <w:numPr>
          <w:ilvl w:val="0"/>
          <w:numId w:val="80"/>
        </w:numPr>
        <w:spacing w:after="0" w:afterAutospacing="0"/>
        <w:ind w:left="720" w:hanging="360"/>
      </w:pPr>
      <w:r w:rsidDel="00000000" w:rsidR="00000000" w:rsidRPr="00000000">
        <w:rPr>
          <w:rtl w:val="0"/>
        </w:rPr>
        <w:t xml:space="preserve">Dead Factory Units will continue to spawn units until they are removed from the game, actively or decayed, or the corpse lost the ability.</w:t>
      </w:r>
    </w:p>
    <w:p w:rsidR="00000000" w:rsidDel="00000000" w:rsidP="00000000" w:rsidRDefault="00000000" w:rsidRPr="00000000" w14:paraId="00000CED">
      <w:pPr>
        <w:numPr>
          <w:ilvl w:val="1"/>
          <w:numId w:val="80"/>
        </w:numPr>
        <w:spacing w:after="0" w:afterAutospacing="0"/>
        <w:ind w:left="1440" w:hanging="360"/>
      </w:pPr>
      <w:r w:rsidDel="00000000" w:rsidR="00000000" w:rsidRPr="00000000">
        <w:rPr>
          <w:rtl w:val="0"/>
        </w:rPr>
        <w:t xml:space="preserve">NOTE: Summoned units are removed from the game once their timer expires.</w:t>
      </w:r>
    </w:p>
    <w:p w:rsidR="00000000" w:rsidDel="00000000" w:rsidP="00000000" w:rsidRDefault="00000000" w:rsidRPr="00000000" w14:paraId="00000CEE">
      <w:pPr>
        <w:numPr>
          <w:ilvl w:val="0"/>
          <w:numId w:val="80"/>
        </w:numPr>
        <w:spacing w:after="0" w:afterAutospacing="0"/>
        <w:ind w:left="720" w:hanging="360"/>
      </w:pPr>
      <w:r w:rsidDel="00000000" w:rsidR="00000000" w:rsidRPr="00000000">
        <w:rPr>
          <w:rtl w:val="0"/>
        </w:rPr>
        <w:t xml:space="preserve">Units spawned by the Factory ability which are intended to produce Food do *not* provide Food </w:t>
      </w:r>
      <w:r w:rsidDel="00000000" w:rsidR="00000000" w:rsidRPr="00000000">
        <w:rPr>
          <w:color w:val="9900ff"/>
          <w:rtl w:val="0"/>
        </w:rPr>
        <w:t xml:space="preserve">(Khyrberos, 1.32.2)</w:t>
      </w:r>
    </w:p>
    <w:p w:rsidR="00000000" w:rsidDel="00000000" w:rsidP="00000000" w:rsidRDefault="00000000" w:rsidRPr="00000000" w14:paraId="00000CEF">
      <w:pPr>
        <w:numPr>
          <w:ilvl w:val="0"/>
          <w:numId w:val="80"/>
        </w:numPr>
        <w:ind w:left="720" w:hanging="360"/>
      </w:pPr>
      <w:r w:rsidDel="00000000" w:rsidR="00000000" w:rsidRPr="00000000">
        <w:rPr>
          <w:rtl w:val="0"/>
        </w:rPr>
        <w:t xml:space="preserve">If the factory unit’s position is in a terrain that is unpathable by the spawned units (Such as water), the spawned units will not spawn even if there’s valid terrain nearby. It resumes spawning when the factory unit’s position is in a terrain that is pathable by the spawned units.</w:t>
      </w:r>
    </w:p>
    <w:p w:rsidR="00000000" w:rsidDel="00000000" w:rsidP="00000000" w:rsidRDefault="00000000" w:rsidRPr="00000000" w14:paraId="00000CF0">
      <w:pPr>
        <w:pStyle w:val="Heading2"/>
        <w:ind w:firstLine="720"/>
        <w:rPr/>
      </w:pPr>
      <w:bookmarkStart w:colFirst="0" w:colLast="0" w:name="_65eea9bcph0p" w:id="254"/>
      <w:bookmarkEnd w:id="254"/>
      <w:r w:rsidDel="00000000" w:rsidR="00000000" w:rsidRPr="00000000">
        <w:rPr>
          <w:rtl w:val="0"/>
        </w:rPr>
        <w:t xml:space="preserve">-Poison Arrows:</w:t>
      </w:r>
    </w:p>
    <w:p w:rsidR="00000000" w:rsidDel="00000000" w:rsidP="00000000" w:rsidRDefault="00000000" w:rsidRPr="00000000" w14:paraId="00000CF1">
      <w:pPr>
        <w:rPr/>
      </w:pPr>
      <w:r w:rsidDel="00000000" w:rsidR="00000000" w:rsidRPr="00000000">
        <w:rPr>
          <w:rtl w:val="0"/>
        </w:rPr>
        <w:tab/>
        <w:tab/>
        <w:t xml:space="preserve">Tags: </w:t>
      </w:r>
      <w:r w:rsidDel="00000000" w:rsidR="00000000" w:rsidRPr="00000000">
        <w:rPr>
          <w:color w:val="0000ff"/>
          <w:rtl w:val="0"/>
        </w:rPr>
        <w:t xml:space="preserve">[TODO] [Autocast]</w:t>
      </w:r>
      <w:r w:rsidDel="00000000" w:rsidR="00000000" w:rsidRPr="00000000">
        <w:rPr>
          <w:rtl w:val="0"/>
        </w:rPr>
      </w:r>
    </w:p>
    <w:p w:rsidR="00000000" w:rsidDel="00000000" w:rsidP="00000000" w:rsidRDefault="00000000" w:rsidRPr="00000000" w14:paraId="00000CF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F3">
      <w:pPr>
        <w:ind w:left="720" w:firstLine="720"/>
        <w:rPr/>
      </w:pPr>
      <w:r w:rsidDel="00000000" w:rsidR="00000000" w:rsidRPr="00000000">
        <w:rPr>
          <w:rtl w:val="0"/>
        </w:rPr>
        <w:t xml:space="preserve">RawCode: AEpa</w:t>
      </w:r>
    </w:p>
    <w:p w:rsidR="00000000" w:rsidDel="00000000" w:rsidP="00000000" w:rsidRDefault="00000000" w:rsidRPr="00000000" w14:paraId="00000CF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F5">
      <w:pPr>
        <w:numPr>
          <w:ilvl w:val="0"/>
          <w:numId w:val="80"/>
        </w:numPr>
        <w:spacing w:after="0" w:afterAutospacing="0"/>
        <w:ind w:left="720" w:hanging="360"/>
      </w:pPr>
      <w:r w:rsidDel="00000000" w:rsidR="00000000" w:rsidRPr="00000000">
        <w:rPr>
          <w:rtl w:val="0"/>
        </w:rPr>
        <w:t xml:space="preserve">“Arrow”-type autocast ability that deals damage over time.</w:t>
      </w:r>
    </w:p>
    <w:p w:rsidR="00000000" w:rsidDel="00000000" w:rsidP="00000000" w:rsidRDefault="00000000" w:rsidRPr="00000000" w14:paraId="00000CF6">
      <w:pPr>
        <w:numPr>
          <w:ilvl w:val="0"/>
          <w:numId w:val="80"/>
        </w:numPr>
        <w:spacing w:after="0" w:afterAutospacing="0"/>
        <w:ind w:left="720" w:hanging="360"/>
      </w:pPr>
      <w:r w:rsidDel="00000000" w:rsidR="00000000" w:rsidRPr="00000000">
        <w:rPr>
          <w:rtl w:val="0"/>
        </w:rPr>
        <w:t xml:space="preserve">Periodic damage is of type Poison</w:t>
      </w:r>
    </w:p>
    <w:p w:rsidR="00000000" w:rsidDel="00000000" w:rsidP="00000000" w:rsidRDefault="00000000" w:rsidRPr="00000000" w14:paraId="00000CF7">
      <w:pPr>
        <w:numPr>
          <w:ilvl w:val="0"/>
          <w:numId w:val="80"/>
        </w:numPr>
        <w:ind w:left="720" w:hanging="360"/>
      </w:pPr>
      <w:r w:rsidDel="00000000" w:rsidR="00000000" w:rsidRPr="00000000">
        <w:rPr>
          <w:rtl w:val="0"/>
        </w:rPr>
        <w:t xml:space="preserve">Can be enabled in parallel of another auto ability (need test cases) (2.0)</w:t>
      </w:r>
    </w:p>
    <w:p w:rsidR="00000000" w:rsidDel="00000000" w:rsidP="00000000" w:rsidRDefault="00000000" w:rsidRPr="00000000" w14:paraId="00000CF8">
      <w:pPr>
        <w:pStyle w:val="Heading2"/>
        <w:ind w:firstLine="720"/>
        <w:rPr/>
      </w:pPr>
      <w:bookmarkStart w:colFirst="0" w:colLast="0" w:name="_vha0pu4kwez2" w:id="255"/>
      <w:bookmarkEnd w:id="255"/>
      <w:r w:rsidDel="00000000" w:rsidR="00000000" w:rsidRPr="00000000">
        <w:rPr>
          <w:rtl w:val="0"/>
        </w:rPr>
        <w:t xml:space="preserve">-Rain of Chaos:</w:t>
      </w:r>
    </w:p>
    <w:p w:rsidR="00000000" w:rsidDel="00000000" w:rsidP="00000000" w:rsidRDefault="00000000" w:rsidRPr="00000000" w14:paraId="00000CF9">
      <w:pPr>
        <w:rPr/>
      </w:pPr>
      <w:r w:rsidDel="00000000" w:rsidR="00000000" w:rsidRPr="00000000">
        <w:rPr>
          <w:rtl w:val="0"/>
        </w:rPr>
        <w:tab/>
        <w:tab/>
        <w:t xml:space="preserve">Tags: </w:t>
      </w:r>
      <w:r w:rsidDel="00000000" w:rsidR="00000000" w:rsidRPr="00000000">
        <w:rPr>
          <w:color w:val="0000ff"/>
          <w:rtl w:val="0"/>
        </w:rPr>
        <w:t xml:space="preserve">[Summon] [AOE Disabling]</w:t>
      </w:r>
      <w:r w:rsidDel="00000000" w:rsidR="00000000" w:rsidRPr="00000000">
        <w:rPr>
          <w:rtl w:val="0"/>
        </w:rPr>
      </w:r>
    </w:p>
    <w:p w:rsidR="00000000" w:rsidDel="00000000" w:rsidP="00000000" w:rsidRDefault="00000000" w:rsidRPr="00000000" w14:paraId="00000CF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CFB">
      <w:pPr>
        <w:ind w:left="720" w:firstLine="720"/>
        <w:rPr/>
      </w:pPr>
      <w:r w:rsidDel="00000000" w:rsidR="00000000" w:rsidRPr="00000000">
        <w:rPr>
          <w:rtl w:val="0"/>
        </w:rPr>
        <w:t xml:space="preserve">RawCode: ANrc ANr3</w:t>
      </w:r>
    </w:p>
    <w:p w:rsidR="00000000" w:rsidDel="00000000" w:rsidP="00000000" w:rsidRDefault="00000000" w:rsidRPr="00000000" w14:paraId="00000CF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CFD">
      <w:pPr>
        <w:numPr>
          <w:ilvl w:val="0"/>
          <w:numId w:val="80"/>
        </w:numPr>
        <w:spacing w:after="0" w:afterAutospacing="0"/>
        <w:ind w:left="720" w:hanging="360"/>
      </w:pPr>
      <w:r w:rsidDel="00000000" w:rsidR="00000000" w:rsidRPr="00000000">
        <w:rPr>
          <w:rtl w:val="0"/>
        </w:rPr>
        <w:t xml:space="preserve">Summons a given number of units at random points in a target region. It will stun units near the summon points. By default, the ability functions like 2-4 casts of Infernal in a target region. </w:t>
      </w:r>
    </w:p>
    <w:p w:rsidR="00000000" w:rsidDel="00000000" w:rsidP="00000000" w:rsidRDefault="00000000" w:rsidRPr="00000000" w14:paraId="00000CFE">
      <w:pPr>
        <w:numPr>
          <w:ilvl w:val="0"/>
          <w:numId w:val="80"/>
        </w:numPr>
        <w:spacing w:after="0" w:afterAutospacing="0"/>
        <w:ind w:left="720" w:hanging="360"/>
      </w:pPr>
      <w:r w:rsidDel="00000000" w:rsidR="00000000" w:rsidRPr="00000000">
        <w:rPr>
          <w:rtl w:val="0"/>
        </w:rPr>
        <w:t xml:space="preserve">Rain of Chaos has an odd response to summon abilities it’s based on. </w:t>
      </w:r>
      <w:commentRangeStart w:id="47"/>
      <w:r w:rsidDel="00000000" w:rsidR="00000000" w:rsidRPr="00000000">
        <w:rPr>
          <w:rtl w:val="0"/>
        </w:rPr>
        <w:t xml:space="preserve">It works well with some and fails with others.</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CFF">
      <w:pPr>
        <w:numPr>
          <w:ilvl w:val="0"/>
          <w:numId w:val="80"/>
        </w:numPr>
        <w:spacing w:after="0" w:afterAutospacing="0"/>
        <w:ind w:left="720" w:hanging="360"/>
      </w:pPr>
      <w:r w:rsidDel="00000000" w:rsidR="00000000" w:rsidRPr="00000000">
        <w:rPr>
          <w:rtl w:val="0"/>
        </w:rPr>
        <w:t xml:space="preserve">Does not damage or stun if the summoned unit on the set Inferno ability is either Invulnerable, or has the “Locust” ability. </w:t>
      </w:r>
      <w:r w:rsidDel="00000000" w:rsidR="00000000" w:rsidRPr="00000000">
        <w:rPr>
          <w:color w:val="9900ff"/>
          <w:rtl w:val="0"/>
        </w:rPr>
        <w:t xml:space="preserve">(RoyGBV)</w:t>
      </w:r>
    </w:p>
    <w:p w:rsidR="00000000" w:rsidDel="00000000" w:rsidP="00000000" w:rsidRDefault="00000000" w:rsidRPr="00000000" w14:paraId="00000D00">
      <w:pPr>
        <w:numPr>
          <w:ilvl w:val="0"/>
          <w:numId w:val="80"/>
        </w:numPr>
        <w:spacing w:after="0" w:afterAutospacing="0"/>
        <w:ind w:left="720" w:hanging="360"/>
        <w:rPr>
          <w:ins w:author="Barbafire BR" w:id="135" w:date="2025-09-02T23:19:14Z"/>
        </w:rPr>
      </w:pPr>
      <w:r w:rsidDel="00000000" w:rsidR="00000000" w:rsidRPr="00000000">
        <w:rPr>
          <w:rtl w:val="0"/>
        </w:rPr>
        <w:t xml:space="preserve">Deals force type damage</w:t>
      </w:r>
      <w:ins w:author="Barbafire BR" w:id="135" w:date="2025-09-02T23:19:14Z">
        <w:commentRangeStart w:id="48"/>
        <w:r w:rsidDel="00000000" w:rsidR="00000000" w:rsidRPr="00000000">
          <w:rPr>
            <w:rtl w:val="0"/>
          </w:rPr>
        </w:r>
      </w:ins>
    </w:p>
    <w:p w:rsidR="00000000" w:rsidDel="00000000" w:rsidP="00000000" w:rsidRDefault="00000000" w:rsidRPr="00000000" w14:paraId="00000D01">
      <w:pPr>
        <w:numPr>
          <w:ilvl w:val="0"/>
          <w:numId w:val="80"/>
        </w:numPr>
        <w:ind w:left="720" w:hanging="360"/>
      </w:pPr>
      <w:ins w:author="Barbafire BR" w:id="135" w:date="2025-09-02T23:19:14Z">
        <w:r w:rsidDel="00000000" w:rsidR="00000000" w:rsidRPr="00000000">
          <w:rPr>
            <w:rtl w:val="0"/>
          </w:rPr>
          <w:t xml:space="preserve">Can’t be called via triggers using order ID “rainofchaos”. Instead, you need to use “custom script - call IssuePointOrderLoc(GetLastCreatedUnit(), "rainofchaos"” or similar. (</w:t>
        </w:r>
        <w:r w:rsidDel="00000000" w:rsidR="00000000" w:rsidRPr="00000000">
          <w:rPr>
            <w:i w:val="1"/>
            <w:iCs w:val="1"/>
            <w:rtl w:val="0"/>
          </w:rPr>
          <w:t xml:space="preserve">Barbafire</w:t>
        </w:r>
        <w:r w:rsidDel="00000000" w:rsidR="00000000" w:rsidRPr="00000000">
          <w:rPr>
            <w:rtl w:val="0"/>
          </w:rPr>
          <w:t xml:space="preserve">)</w:t>
        </w:r>
      </w:ins>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D02">
      <w:pPr>
        <w:pStyle w:val="Heading2"/>
        <w:ind w:firstLine="720"/>
        <w:rPr/>
      </w:pPr>
      <w:bookmarkStart w:colFirst="0" w:colLast="0" w:name="_jjoo1adhdymo" w:id="256"/>
      <w:bookmarkEnd w:id="256"/>
      <w:r w:rsidDel="00000000" w:rsidR="00000000" w:rsidRPr="00000000">
        <w:rPr>
          <w:rtl w:val="0"/>
        </w:rPr>
        <w:t xml:space="preserve">-Rain of Fire:</w:t>
      </w:r>
    </w:p>
    <w:p w:rsidR="00000000" w:rsidDel="00000000" w:rsidP="00000000" w:rsidRDefault="00000000" w:rsidRPr="00000000" w14:paraId="00000D03">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0D0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05">
      <w:pPr>
        <w:ind w:left="720" w:firstLine="720"/>
        <w:rPr/>
      </w:pPr>
      <w:r w:rsidDel="00000000" w:rsidR="00000000" w:rsidRPr="00000000">
        <w:rPr>
          <w:rtl w:val="0"/>
        </w:rPr>
        <w:t xml:space="preserve">RawCode: ANrf ACrg ACrf</w:t>
      </w:r>
    </w:p>
    <w:p w:rsidR="00000000" w:rsidDel="00000000" w:rsidP="00000000" w:rsidRDefault="00000000" w:rsidRPr="00000000" w14:paraId="00000D06">
      <w:pPr>
        <w:ind w:left="720" w:firstLine="720"/>
        <w:rPr/>
      </w:pPr>
      <w:r w:rsidDel="00000000" w:rsidR="00000000" w:rsidRPr="00000000">
        <w:rPr>
          <w:rtl w:val="0"/>
        </w:rPr>
        <w:t xml:space="preserve">Casting by AI: Will cast if there are at least 2 to 3 units in a group.</w:t>
      </w:r>
    </w:p>
    <w:p w:rsidR="00000000" w:rsidDel="00000000" w:rsidP="00000000" w:rsidRDefault="00000000" w:rsidRPr="00000000" w14:paraId="00000D07">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08">
      <w:pPr>
        <w:numPr>
          <w:ilvl w:val="0"/>
          <w:numId w:val="80"/>
        </w:numPr>
        <w:spacing w:after="0" w:afterAutospacing="0"/>
        <w:ind w:left="720" w:hanging="360"/>
      </w:pPr>
      <w:r w:rsidDel="00000000" w:rsidR="00000000" w:rsidRPr="00000000">
        <w:rPr>
          <w:rtl w:val="0"/>
        </w:rPr>
        <w:t xml:space="preserve">Similar to Blizzard: calls down damage in waves and causes damage of time.</w:t>
      </w:r>
    </w:p>
    <w:p w:rsidR="00000000" w:rsidDel="00000000" w:rsidP="00000000" w:rsidRDefault="00000000" w:rsidRPr="00000000" w14:paraId="00000D09">
      <w:pPr>
        <w:numPr>
          <w:ilvl w:val="0"/>
          <w:numId w:val="80"/>
        </w:numPr>
        <w:spacing w:after="0" w:afterAutospacing="0"/>
        <w:ind w:left="720" w:hanging="360"/>
      </w:pPr>
      <w:r w:rsidDel="00000000" w:rsidR="00000000" w:rsidRPr="00000000">
        <w:rPr>
          <w:rtl w:val="0"/>
        </w:rPr>
        <w:t xml:space="preserve">Distinct order string from Blizzard.</w:t>
      </w:r>
    </w:p>
    <w:p w:rsidR="00000000" w:rsidDel="00000000" w:rsidP="00000000" w:rsidRDefault="00000000" w:rsidRPr="00000000" w14:paraId="00000D0A">
      <w:pPr>
        <w:numPr>
          <w:ilvl w:val="0"/>
          <w:numId w:val="80"/>
        </w:numPr>
        <w:spacing w:after="0" w:afterAutospacing="0"/>
        <w:ind w:left="720" w:hanging="360"/>
      </w:pPr>
      <w:r w:rsidDel="00000000" w:rsidR="00000000" w:rsidRPr="00000000">
        <w:rPr>
          <w:rtl w:val="0"/>
        </w:rPr>
        <w:t xml:space="preserve">Deals fire type damage</w:t>
      </w:r>
    </w:p>
    <w:p w:rsidR="00000000" w:rsidDel="00000000" w:rsidP="00000000" w:rsidRDefault="00000000" w:rsidRPr="00000000" w14:paraId="00000D0B">
      <w:pPr>
        <w:numPr>
          <w:ilvl w:val="0"/>
          <w:numId w:val="80"/>
        </w:numPr>
        <w:ind w:left="720" w:hanging="360"/>
      </w:pPr>
      <w:r w:rsidDel="00000000" w:rsidR="00000000" w:rsidRPr="00000000">
        <w:rPr>
          <w:rtl w:val="0"/>
        </w:rPr>
        <w:t xml:space="preserve">Damage over time only applies if primary damage is greater than 0.</w:t>
      </w:r>
    </w:p>
    <w:p w:rsidR="00000000" w:rsidDel="00000000" w:rsidP="00000000" w:rsidRDefault="00000000" w:rsidRPr="00000000" w14:paraId="00000D0C">
      <w:pPr>
        <w:pStyle w:val="Heading2"/>
        <w:ind w:firstLine="720"/>
        <w:rPr/>
      </w:pPr>
      <w:bookmarkStart w:colFirst="0" w:colLast="0" w:name="_c2z1m3r3g8nw" w:id="257"/>
      <w:bookmarkEnd w:id="257"/>
      <w:r w:rsidDel="00000000" w:rsidR="00000000" w:rsidRPr="00000000">
        <w:rPr>
          <w:rtl w:val="0"/>
        </w:rPr>
        <w:t xml:space="preserve">-Robo-Goblin:</w:t>
      </w:r>
    </w:p>
    <w:p w:rsidR="00000000" w:rsidDel="00000000" w:rsidP="00000000" w:rsidRDefault="00000000" w:rsidRPr="00000000" w14:paraId="00000D0D">
      <w:pPr>
        <w:rPr/>
      </w:pPr>
      <w:r w:rsidDel="00000000" w:rsidR="00000000" w:rsidRPr="00000000">
        <w:rPr>
          <w:rtl w:val="0"/>
        </w:rPr>
        <w:tab/>
        <w:tab/>
        <w:t xml:space="preserve">Tags: </w:t>
      </w:r>
      <w:r w:rsidDel="00000000" w:rsidR="00000000" w:rsidRPr="00000000">
        <w:rPr>
          <w:color w:val="0000ff"/>
          <w:rtl w:val="0"/>
        </w:rPr>
        <w:t xml:space="preserve">[Morph] [Flat Armor Increase] [Flat Armor Decrease]</w:t>
      </w:r>
      <w:r w:rsidDel="00000000" w:rsidR="00000000" w:rsidRPr="00000000">
        <w:rPr>
          <w:rtl w:val="0"/>
        </w:rPr>
      </w:r>
    </w:p>
    <w:p w:rsidR="00000000" w:rsidDel="00000000" w:rsidP="00000000" w:rsidRDefault="00000000" w:rsidRPr="00000000" w14:paraId="00000D0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0F">
      <w:pPr>
        <w:ind w:left="720" w:firstLine="720"/>
        <w:rPr/>
      </w:pPr>
      <w:r w:rsidDel="00000000" w:rsidR="00000000" w:rsidRPr="00000000">
        <w:rPr>
          <w:rtl w:val="0"/>
        </w:rPr>
        <w:t xml:space="preserve">RawCode: ANrg ANg1 ANg2 ANg3</w:t>
      </w:r>
    </w:p>
    <w:p w:rsidR="00000000" w:rsidDel="00000000" w:rsidP="00000000" w:rsidRDefault="00000000" w:rsidRPr="00000000" w14:paraId="00000D1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11">
      <w:pPr>
        <w:numPr>
          <w:ilvl w:val="0"/>
          <w:numId w:val="80"/>
        </w:numPr>
        <w:spacing w:after="0" w:afterAutospacing="0"/>
        <w:ind w:left="720" w:hanging="360"/>
      </w:pPr>
      <w:r w:rsidDel="00000000" w:rsidR="00000000" w:rsidRPr="00000000">
        <w:rPr>
          <w:rtl w:val="0"/>
        </w:rPr>
        <w:t xml:space="preserve">Morphs into a unit and provide armor/strength.</w:t>
      </w:r>
    </w:p>
    <w:p w:rsidR="00000000" w:rsidDel="00000000" w:rsidP="00000000" w:rsidRDefault="00000000" w:rsidRPr="00000000" w14:paraId="00000D12">
      <w:pPr>
        <w:numPr>
          <w:ilvl w:val="0"/>
          <w:numId w:val="80"/>
        </w:numPr>
        <w:spacing w:after="0" w:afterAutospacing="0"/>
        <w:ind w:left="720" w:hanging="360"/>
      </w:pPr>
      <w:r w:rsidDel="00000000" w:rsidR="00000000" w:rsidRPr="00000000">
        <w:rPr>
          <w:rtl w:val="0"/>
        </w:rPr>
        <w:t xml:space="preserve">“Data Strength/Defense Bonus”</w:t>
      </w:r>
    </w:p>
    <w:p w:rsidR="00000000" w:rsidDel="00000000" w:rsidP="00000000" w:rsidRDefault="00000000" w:rsidRPr="00000000" w14:paraId="00000D13">
      <w:pPr>
        <w:numPr>
          <w:ilvl w:val="1"/>
          <w:numId w:val="80"/>
        </w:numPr>
        <w:spacing w:after="0" w:afterAutospacing="0"/>
        <w:ind w:left="1440" w:hanging="360"/>
      </w:pPr>
      <w:r w:rsidDel="00000000" w:rsidR="00000000" w:rsidRPr="00000000">
        <w:rPr>
          <w:rtl w:val="0"/>
        </w:rPr>
        <w:t xml:space="preserve">Negative values cause negative stat bonuses.</w:t>
      </w:r>
    </w:p>
    <w:p w:rsidR="00000000" w:rsidDel="00000000" w:rsidP="00000000" w:rsidRDefault="00000000" w:rsidRPr="00000000" w14:paraId="00000D14">
      <w:pPr>
        <w:numPr>
          <w:ilvl w:val="0"/>
          <w:numId w:val="80"/>
        </w:numPr>
        <w:spacing w:after="0" w:afterAutospacing="0"/>
        <w:ind w:left="720" w:hanging="360"/>
      </w:pPr>
      <w:r w:rsidDel="00000000" w:rsidR="00000000" w:rsidRPr="00000000">
        <w:rPr>
          <w:rtl w:val="0"/>
        </w:rPr>
        <w:t xml:space="preserve">“Duration - Hero”</w:t>
      </w:r>
    </w:p>
    <w:p w:rsidR="00000000" w:rsidDel="00000000" w:rsidP="00000000" w:rsidRDefault="00000000" w:rsidRPr="00000000" w14:paraId="00000D15">
      <w:pPr>
        <w:numPr>
          <w:ilvl w:val="1"/>
          <w:numId w:val="80"/>
        </w:numPr>
        <w:spacing w:after="0" w:afterAutospacing="0"/>
        <w:ind w:left="1440" w:hanging="360"/>
      </w:pPr>
      <w:r w:rsidDel="00000000" w:rsidR="00000000" w:rsidRPr="00000000">
        <w:rPr>
          <w:rtl w:val="0"/>
        </w:rPr>
        <w:t xml:space="preserve">Actually functions like a timed life like Avatar where once the time runs out the unit will turn to the Data - Normal Form Unit again.</w:t>
      </w:r>
    </w:p>
    <w:p w:rsidR="00000000" w:rsidDel="00000000" w:rsidP="00000000" w:rsidRDefault="00000000" w:rsidRPr="00000000" w14:paraId="00000D16">
      <w:pPr>
        <w:numPr>
          <w:ilvl w:val="1"/>
          <w:numId w:val="80"/>
        </w:numPr>
        <w:spacing w:after="0" w:afterAutospacing="0"/>
        <w:ind w:left="1440" w:hanging="360"/>
      </w:pPr>
      <w:r w:rsidDel="00000000" w:rsidR="00000000" w:rsidRPr="00000000">
        <w:rPr>
          <w:rtl w:val="0"/>
        </w:rPr>
        <w:t xml:space="preserve">The Duration starts once the Duration - Normal time has run out, e.g. setting Hero duration to 10 and Normal duration to 5 will cause the unit to be in the Normal Form Unit for 5 seconds after the ability is activated (and cooldown started) before it will change to the Alternate Form Unit for 10 seconds. It will then spend another 5 seconds to transition back to the Normal Form Unit, in total taking 20 seconds.</w:t>
      </w:r>
    </w:p>
    <w:p w:rsidR="00000000" w:rsidDel="00000000" w:rsidP="00000000" w:rsidRDefault="00000000" w:rsidRPr="00000000" w14:paraId="00000D17">
      <w:pPr>
        <w:numPr>
          <w:ilvl w:val="1"/>
          <w:numId w:val="80"/>
        </w:numPr>
        <w:spacing w:after="0" w:afterAutospacing="0"/>
        <w:ind w:left="1440" w:hanging="360"/>
        <w:rPr>
          <w:ins w:author="Flame of Change" w:id="136" w:date="2025-06-14T11:29:18Z"/>
        </w:rPr>
      </w:pPr>
      <w:r w:rsidDel="00000000" w:rsidR="00000000" w:rsidRPr="00000000">
        <w:rPr>
          <w:rtl w:val="0"/>
        </w:rPr>
        <w:t xml:space="preserve">Despite that the ability will switch to the “Turn Off” form with its tooltip and Icon - Turn Off. Even after the unit has turned back to the Normal Form Unit it remains the Turn Off ability. Activating it now will again turn the unit into the Alternate Form Unit, though. To circumvent this visual bug set the Turn Off data to the Normal data.</w:t>
      </w:r>
      <w:ins w:author="Flame of Change" w:id="136" w:date="2025-06-14T11:29:18Z">
        <w:r w:rsidDel="00000000" w:rsidR="00000000" w:rsidRPr="00000000">
          <w:rPr>
            <w:rtl w:val="0"/>
          </w:rPr>
        </w:r>
      </w:ins>
    </w:p>
    <w:p w:rsidR="00000000" w:rsidDel="00000000" w:rsidP="00000000" w:rsidRDefault="00000000" w:rsidRPr="00000000" w14:paraId="00000D18">
      <w:pPr>
        <w:numPr>
          <w:ilvl w:val="0"/>
          <w:numId w:val="80"/>
        </w:numPr>
        <w:spacing w:after="0" w:afterAutospacing="0"/>
        <w:ind w:left="720" w:hanging="360"/>
        <w:rPr>
          <w:ins w:author="Flame of Change" w:id="136" w:date="2025-06-14T11:29:18Z"/>
        </w:rPr>
      </w:pPr>
      <w:ins w:author="Flame of Change" w:id="136" w:date="2025-06-14T11:29:18Z">
        <w:r w:rsidDel="00000000" w:rsidR="00000000" w:rsidRPr="00000000">
          <w:rPr>
            <w:sz w:val="21"/>
            <w:szCs w:val="21"/>
            <w:rtl w:val="0"/>
          </w:rPr>
          <w:t xml:space="preserve">If you have a Ring of Regeneration on a Tinker, and he dies while in his Mechanical form, he will resurrect with 2x the amount of regen. If he dies again while in Mechanical form, he will resurrect with 4x the regen ... then 8x. Then 16x (Lord Damage)</w:t>
        </w:r>
      </w:ins>
    </w:p>
    <w:p w:rsidR="00000000" w:rsidDel="00000000" w:rsidP="00000000" w:rsidRDefault="00000000" w:rsidRPr="00000000" w14:paraId="00000D19">
      <w:pPr>
        <w:numPr>
          <w:ilvl w:val="1"/>
          <w:numId w:val="80"/>
        </w:numPr>
        <w:spacing w:after="0" w:afterAutospacing="0"/>
        <w:ind w:left="1440" w:hanging="360"/>
        <w:rPr>
          <w:ins w:author="Flame of Change" w:id="136" w:date="2025-06-14T11:29:18Z"/>
        </w:rPr>
      </w:pPr>
      <w:ins w:author="Flame of Change" w:id="136" w:date="2025-06-14T11:29:18Z">
        <w:r w:rsidDel="00000000" w:rsidR="00000000" w:rsidRPr="00000000">
          <w:rPr>
            <w:sz w:val="21"/>
            <w:szCs w:val="21"/>
            <w:rtl w:val="0"/>
          </w:rPr>
          <w:t xml:space="preserve">Also works with Sobi Mask's mana regeneration (Lord Damage)</w:t>
        </w:r>
      </w:ins>
    </w:p>
    <w:p w:rsidR="00000000" w:rsidDel="00000000" w:rsidP="00000000" w:rsidRDefault="00000000" w:rsidRPr="00000000" w14:paraId="00000D1A">
      <w:pPr>
        <w:numPr>
          <w:ilvl w:val="1"/>
          <w:numId w:val="80"/>
        </w:numPr>
        <w:ind w:left="1440" w:hanging="360"/>
        <w:rPr>
          <w:sz w:val="21"/>
          <w:szCs w:val="21"/>
        </w:rPr>
      </w:pPr>
      <w:ins w:author="Flame of Change" w:id="136" w:date="2025-06-14T11:29:18Z">
        <w:r w:rsidDel="00000000" w:rsidR="00000000" w:rsidRPr="00000000">
          <w:rPr>
            <w:sz w:val="21"/>
            <w:szCs w:val="21"/>
            <w:rtl w:val="0"/>
          </w:rPr>
          <w:t xml:space="preserve">Fixed in 2.0.3</w:t>
        </w:r>
      </w:ins>
      <w:r w:rsidDel="00000000" w:rsidR="00000000" w:rsidRPr="00000000">
        <w:rPr>
          <w:rtl w:val="0"/>
        </w:rPr>
      </w:r>
    </w:p>
    <w:p w:rsidR="00000000" w:rsidDel="00000000" w:rsidP="00000000" w:rsidRDefault="00000000" w:rsidRPr="00000000" w14:paraId="00000D1B">
      <w:pPr>
        <w:pStyle w:val="Heading2"/>
        <w:ind w:firstLine="720"/>
        <w:rPr/>
      </w:pPr>
      <w:bookmarkStart w:colFirst="0" w:colLast="0" w:name="_uar6fmifoj9c" w:id="258"/>
      <w:bookmarkEnd w:id="258"/>
      <w:r w:rsidDel="00000000" w:rsidR="00000000" w:rsidRPr="00000000">
        <w:rPr>
          <w:rtl w:val="0"/>
        </w:rPr>
        <w:t xml:space="preserve">-Silence:</w:t>
      </w:r>
    </w:p>
    <w:p w:rsidR="00000000" w:rsidDel="00000000" w:rsidP="00000000" w:rsidRDefault="00000000" w:rsidRPr="00000000" w14:paraId="00000D1C">
      <w:pPr>
        <w:rPr/>
      </w:pPr>
      <w:r w:rsidDel="00000000" w:rsidR="00000000" w:rsidRPr="00000000">
        <w:rPr>
          <w:rtl w:val="0"/>
        </w:rPr>
        <w:tab/>
        <w:tab/>
        <w:t xml:space="preserve">Tags: </w:t>
      </w:r>
      <w:r w:rsidDel="00000000" w:rsidR="00000000" w:rsidRPr="00000000">
        <w:rPr>
          <w:color w:val="0000ff"/>
          <w:rtl w:val="0"/>
        </w:rPr>
        <w:t xml:space="preserve">[AOE Supportive] [AOE Disabling] </w:t>
      </w:r>
      <w:r w:rsidDel="00000000" w:rsidR="00000000" w:rsidRPr="00000000">
        <w:rPr>
          <w:rtl w:val="0"/>
        </w:rPr>
      </w:r>
    </w:p>
    <w:p w:rsidR="00000000" w:rsidDel="00000000" w:rsidP="00000000" w:rsidRDefault="00000000" w:rsidRPr="00000000" w14:paraId="00000D1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1E">
      <w:pPr>
        <w:ind w:left="720" w:firstLine="720"/>
        <w:rPr/>
      </w:pPr>
      <w:r w:rsidDel="00000000" w:rsidR="00000000" w:rsidRPr="00000000">
        <w:rPr>
          <w:rtl w:val="0"/>
        </w:rPr>
        <w:t xml:space="preserve">RawCode: ANsi ACsi AIse</w:t>
      </w:r>
    </w:p>
    <w:p w:rsidR="00000000" w:rsidDel="00000000" w:rsidP="00000000" w:rsidRDefault="00000000" w:rsidRPr="00000000" w14:paraId="00000D1F">
      <w:pPr>
        <w:ind w:left="720" w:firstLine="720"/>
        <w:rPr/>
      </w:pPr>
      <w:r w:rsidDel="00000000" w:rsidR="00000000" w:rsidRPr="00000000">
        <w:rPr>
          <w:rtl w:val="0"/>
        </w:rPr>
        <w:t xml:space="preserve">Casting by AI: Appears to spam on anything that has mana. [May target all units if it reduces the damage dealt of those targeted - needs confirmation.] Preference for units with at least 75 mana as well as player units and non-heroes over heroes.</w:t>
      </w:r>
    </w:p>
    <w:p w:rsidR="00000000" w:rsidDel="00000000" w:rsidP="00000000" w:rsidRDefault="00000000" w:rsidRPr="00000000" w14:paraId="00000D2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21">
      <w:pPr>
        <w:numPr>
          <w:ilvl w:val="0"/>
          <w:numId w:val="80"/>
        </w:numPr>
        <w:spacing w:after="0" w:afterAutospacing="0"/>
        <w:ind w:left="720" w:hanging="360"/>
      </w:pPr>
      <w:r w:rsidDel="00000000" w:rsidR="00000000" w:rsidRPr="00000000">
        <w:rPr>
          <w:rtl w:val="0"/>
        </w:rPr>
        <w:t xml:space="preserve">This is like “Cloud” except it’s not a channel.</w:t>
      </w:r>
    </w:p>
    <w:p w:rsidR="00000000" w:rsidDel="00000000" w:rsidP="00000000" w:rsidRDefault="00000000" w:rsidRPr="00000000" w14:paraId="00000D22">
      <w:pPr>
        <w:numPr>
          <w:ilvl w:val="0"/>
          <w:numId w:val="80"/>
        </w:numPr>
        <w:spacing w:after="0" w:afterAutospacing="0"/>
        <w:ind w:left="720" w:hanging="360"/>
      </w:pPr>
      <w:r w:rsidDel="00000000" w:rsidR="00000000" w:rsidRPr="00000000">
        <w:rPr>
          <w:rtl w:val="0"/>
        </w:rPr>
        <w:t xml:space="preserve">Same notes from the “Data - xxx” field in Cloud apply.</w:t>
      </w:r>
    </w:p>
    <w:p w:rsidR="00000000" w:rsidDel="00000000" w:rsidP="00000000" w:rsidRDefault="00000000" w:rsidRPr="00000000" w14:paraId="00000D23">
      <w:pPr>
        <w:numPr>
          <w:ilvl w:val="0"/>
          <w:numId w:val="80"/>
        </w:numPr>
        <w:spacing w:after="0" w:afterAutospacing="0"/>
        <w:ind w:left="720" w:hanging="360"/>
        <w:rPr>
          <w:ins w:author="Florian Wege" w:id="137" w:date="2025-11-15T13:06:14Z"/>
        </w:rPr>
      </w:pPr>
      <w:r w:rsidDel="00000000" w:rsidR="00000000" w:rsidRPr="00000000">
        <w:rPr>
          <w:rtl w:val="0"/>
        </w:rPr>
        <w:t xml:space="preserve">ACsi and presumably abilities based on it can be dispelled by Abolish Magic but ANsi and presumably abilities based on it cannot. Both can be dispelled by the “Dispel Magic” spell.</w:t>
      </w:r>
      <w:ins w:author="Florian Wege" w:id="137" w:date="2025-11-15T13:06:14Z">
        <w:r w:rsidDel="00000000" w:rsidR="00000000" w:rsidRPr="00000000">
          <w:rPr>
            <w:rtl w:val="0"/>
          </w:rPr>
        </w:r>
      </w:ins>
    </w:p>
    <w:p w:rsidR="00000000" w:rsidDel="00000000" w:rsidP="00000000" w:rsidRDefault="00000000" w:rsidRPr="00000000" w14:paraId="00000D24">
      <w:pPr>
        <w:numPr>
          <w:ilvl w:val="0"/>
          <w:numId w:val="80"/>
        </w:numPr>
        <w:spacing w:after="0" w:afterAutospacing="0"/>
        <w:ind w:left="720" w:hanging="360"/>
        <w:rPr>
          <w:ins w:author="Florian Wege" w:id="137" w:date="2025-11-15T13:06:14Z"/>
        </w:rPr>
      </w:pPr>
      <w:ins w:author="Florian Wege" w:id="137" w:date="2025-11-15T13:06:14Z">
        <w:r w:rsidDel="00000000" w:rsidR="00000000" w:rsidRPr="00000000">
          <w:rPr>
            <w:rtl w:val="0"/>
          </w:rPr>
          <w:t xml:space="preserve">Can hit flying units under Web/Ensnare/Entangling Roots.</w:t>
        </w:r>
      </w:ins>
    </w:p>
    <w:p w:rsidR="00000000" w:rsidDel="00000000" w:rsidP="00000000" w:rsidRDefault="00000000" w:rsidRPr="00000000" w14:paraId="00000D25">
      <w:pPr>
        <w:numPr>
          <w:ilvl w:val="1"/>
          <w:numId w:val="80"/>
        </w:numPr>
        <w:ind w:left="1440" w:hanging="360"/>
      </w:pPr>
      <w:ins w:author="Florian Wege" w:id="137" w:date="2025-11-15T13:06:14Z">
        <w:r w:rsidDel="00000000" w:rsidR="00000000" w:rsidRPr="00000000">
          <w:rPr>
            <w:rtl w:val="0"/>
          </w:rPr>
          <w:t xml:space="preserve">The buff continues even when the unit becomes airborne again.</w:t>
        </w:r>
      </w:ins>
      <w:r w:rsidDel="00000000" w:rsidR="00000000" w:rsidRPr="00000000">
        <w:rPr>
          <w:rtl w:val="0"/>
        </w:rPr>
      </w:r>
    </w:p>
    <w:p w:rsidR="00000000" w:rsidDel="00000000" w:rsidP="00000000" w:rsidRDefault="00000000" w:rsidRPr="00000000" w14:paraId="00000D26">
      <w:pPr>
        <w:pStyle w:val="Heading2"/>
        <w:ind w:firstLine="720"/>
        <w:rPr/>
      </w:pPr>
      <w:bookmarkStart w:colFirst="0" w:colLast="0" w:name="_uug3tj17ii0m" w:id="259"/>
      <w:bookmarkEnd w:id="259"/>
      <w:r w:rsidDel="00000000" w:rsidR="00000000" w:rsidRPr="00000000">
        <w:rPr>
          <w:rtl w:val="0"/>
        </w:rPr>
        <w:t xml:space="preserve">-Soul Burn:</w:t>
      </w:r>
    </w:p>
    <w:p w:rsidR="00000000" w:rsidDel="00000000" w:rsidP="00000000" w:rsidRDefault="00000000" w:rsidRPr="00000000" w14:paraId="00000D27">
      <w:pPr>
        <w:rPr/>
      </w:pPr>
      <w:r w:rsidDel="00000000" w:rsidR="00000000" w:rsidRPr="00000000">
        <w:rPr>
          <w:rtl w:val="0"/>
        </w:rPr>
        <w:tab/>
        <w:tab/>
        <w:t xml:space="preserve">Tags: </w:t>
      </w:r>
      <w:r w:rsidDel="00000000" w:rsidR="00000000" w:rsidRPr="00000000">
        <w:rPr>
          <w:color w:val="0000ff"/>
          <w:rtl w:val="0"/>
        </w:rPr>
        <w:t xml:space="preserve">[Attackspeed Increase] [Attackspeed Decrease] [Movespeed Increase] [Movespeed Decrease] [Damage Over Time]</w:t>
      </w:r>
      <w:r w:rsidDel="00000000" w:rsidR="00000000" w:rsidRPr="00000000">
        <w:rPr>
          <w:rtl w:val="0"/>
        </w:rPr>
      </w:r>
    </w:p>
    <w:p w:rsidR="00000000" w:rsidDel="00000000" w:rsidP="00000000" w:rsidRDefault="00000000" w:rsidRPr="00000000" w14:paraId="00000D2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29">
      <w:pPr>
        <w:ind w:left="720" w:firstLine="720"/>
        <w:rPr/>
      </w:pPr>
      <w:r w:rsidDel="00000000" w:rsidR="00000000" w:rsidRPr="00000000">
        <w:rPr>
          <w:rtl w:val="0"/>
        </w:rPr>
        <w:t xml:space="preserve">RawCode: ANso</w:t>
      </w:r>
    </w:p>
    <w:p w:rsidR="00000000" w:rsidDel="00000000" w:rsidP="00000000" w:rsidRDefault="00000000" w:rsidRPr="00000000" w14:paraId="00000D2A">
      <w:pPr>
        <w:ind w:left="720" w:firstLine="720"/>
        <w:rPr>
          <w:color w:val="ff9900"/>
        </w:rPr>
      </w:pPr>
      <w:r w:rsidDel="00000000" w:rsidR="00000000" w:rsidRPr="00000000">
        <w:rPr>
          <w:rtl w:val="0"/>
        </w:rPr>
        <w:t xml:space="preserve">Casting by AI: Has none or only used on heroes, need confirmation. </w:t>
      </w:r>
      <w:r w:rsidDel="00000000" w:rsidR="00000000" w:rsidRPr="00000000">
        <w:rPr>
          <w:color w:val="9900ff"/>
          <w:rtl w:val="0"/>
        </w:rPr>
        <w:t xml:space="preserve">(Nudl)</w:t>
      </w:r>
      <w:r w:rsidDel="00000000" w:rsidR="00000000" w:rsidRPr="00000000">
        <w:rPr>
          <w:rtl w:val="0"/>
        </w:rPr>
      </w:r>
    </w:p>
    <w:p w:rsidR="00000000" w:rsidDel="00000000" w:rsidP="00000000" w:rsidRDefault="00000000" w:rsidRPr="00000000" w14:paraId="00000D2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2C">
      <w:pPr>
        <w:numPr>
          <w:ilvl w:val="0"/>
          <w:numId w:val="80"/>
        </w:numPr>
        <w:spacing w:after="0" w:afterAutospacing="0"/>
        <w:ind w:left="720" w:hanging="360"/>
      </w:pPr>
      <w:r w:rsidDel="00000000" w:rsidR="00000000" w:rsidRPr="00000000">
        <w:rPr>
          <w:rtl w:val="0"/>
        </w:rPr>
        <w:t xml:space="preserve">Single target debuff.</w:t>
      </w:r>
    </w:p>
    <w:p w:rsidR="00000000" w:rsidDel="00000000" w:rsidP="00000000" w:rsidRDefault="00000000" w:rsidRPr="00000000" w14:paraId="00000D2D">
      <w:pPr>
        <w:numPr>
          <w:ilvl w:val="0"/>
          <w:numId w:val="80"/>
        </w:numPr>
        <w:spacing w:after="0" w:afterAutospacing="0"/>
        <w:ind w:left="720" w:hanging="360"/>
      </w:pPr>
      <w:r w:rsidDel="00000000" w:rsidR="00000000" w:rsidRPr="00000000">
        <w:rPr>
          <w:rtl w:val="0"/>
        </w:rPr>
        <w:t xml:space="preserve">“Data - Damage Penalty“ is the percentage of damage reduced. (0.0 is 0%, 1.0 is 100%)</w:t>
      </w:r>
    </w:p>
    <w:p w:rsidR="00000000" w:rsidDel="00000000" w:rsidP="00000000" w:rsidRDefault="00000000" w:rsidRPr="00000000" w14:paraId="00000D2E">
      <w:pPr>
        <w:numPr>
          <w:ilvl w:val="0"/>
          <w:numId w:val="80"/>
        </w:numPr>
        <w:spacing w:after="0" w:afterAutospacing="0"/>
        <w:ind w:left="720" w:hanging="360"/>
      </w:pPr>
      <w:r w:rsidDel="00000000" w:rsidR="00000000" w:rsidRPr="00000000">
        <w:rPr>
          <w:rtl w:val="0"/>
        </w:rPr>
        <w:t xml:space="preserve">“Data - Damage Period” is the amount of time before the next damage tick is dealt. (eg: 0.25 causes it to deal 4 damage ticks every second)</w:t>
      </w:r>
      <w:ins w:author="Ruairidh Cunningham" w:id="138" w:date="2025-08-07T19:33:17Z">
        <w:r w:rsidDel="00000000" w:rsidR="00000000" w:rsidRPr="00000000">
          <w:rPr>
            <w:rtl w:val="0"/>
          </w:rPr>
          <w:t xml:space="preserve"> and setting it to 0 will cause either massive lag or a crash.</w:t>
        </w:r>
      </w:ins>
      <w:r w:rsidDel="00000000" w:rsidR="00000000" w:rsidRPr="00000000">
        <w:rPr>
          <w:rtl w:val="0"/>
        </w:rPr>
      </w:r>
    </w:p>
    <w:p w:rsidR="00000000" w:rsidDel="00000000" w:rsidP="00000000" w:rsidRDefault="00000000" w:rsidRPr="00000000" w14:paraId="00000D2F">
      <w:pPr>
        <w:numPr>
          <w:ilvl w:val="0"/>
          <w:numId w:val="80"/>
        </w:numPr>
        <w:spacing w:after="0" w:afterAutospacing="0"/>
        <w:ind w:left="720" w:hanging="360"/>
      </w:pPr>
      <w:r w:rsidDel="00000000" w:rsidR="00000000" w:rsidRPr="00000000">
        <w:rPr>
          <w:rtl w:val="0"/>
        </w:rPr>
        <w:t xml:space="preserve">“Data - Attack Speed Reduction” and “Data - Movement Speed Reduction” works as expected, as well as setting it to negative values. (RoyGBV)</w:t>
      </w:r>
    </w:p>
    <w:p w:rsidR="00000000" w:rsidDel="00000000" w:rsidP="00000000" w:rsidRDefault="00000000" w:rsidRPr="00000000" w14:paraId="00000D30">
      <w:pPr>
        <w:numPr>
          <w:ilvl w:val="0"/>
          <w:numId w:val="80"/>
        </w:numPr>
        <w:spacing w:after="0" w:afterAutospacing="0"/>
        <w:ind w:left="720" w:hanging="360"/>
      </w:pPr>
      <w:r w:rsidDel="00000000" w:rsidR="00000000" w:rsidRPr="00000000">
        <w:rPr>
          <w:rtl w:val="0"/>
        </w:rPr>
        <w:t xml:space="preserve">Deals fire type damage</w:t>
      </w:r>
    </w:p>
    <w:p w:rsidR="00000000" w:rsidDel="00000000" w:rsidP="00000000" w:rsidRDefault="00000000" w:rsidRPr="00000000" w14:paraId="00000D31">
      <w:pPr>
        <w:numPr>
          <w:ilvl w:val="0"/>
          <w:numId w:val="80"/>
        </w:numPr>
        <w:ind w:left="720" w:hanging="360"/>
      </w:pPr>
      <w:r w:rsidDel="00000000" w:rsidR="00000000" w:rsidRPr="00000000">
        <w:rPr>
          <w:rtl w:val="0"/>
        </w:rPr>
        <w:t xml:space="preserve">Hard coded to also Silence the target. </w:t>
      </w:r>
      <w:r w:rsidDel="00000000" w:rsidR="00000000" w:rsidRPr="00000000">
        <w:rPr>
          <w:color w:val="9900ff"/>
          <w:rtl w:val="0"/>
        </w:rPr>
        <w:t xml:space="preserve">(Hive_Parasite)</w:t>
      </w:r>
      <w:r w:rsidDel="00000000" w:rsidR="00000000" w:rsidRPr="00000000">
        <w:rPr>
          <w:rtl w:val="0"/>
        </w:rPr>
      </w:r>
    </w:p>
    <w:p w:rsidR="00000000" w:rsidDel="00000000" w:rsidP="00000000" w:rsidRDefault="00000000" w:rsidRPr="00000000" w14:paraId="00000D32">
      <w:pPr>
        <w:pStyle w:val="Heading2"/>
        <w:ind w:firstLine="720"/>
        <w:rPr/>
      </w:pPr>
      <w:bookmarkStart w:colFirst="0" w:colLast="0" w:name="_p1ixl2srn824" w:id="260"/>
      <w:bookmarkEnd w:id="260"/>
      <w:r w:rsidDel="00000000" w:rsidR="00000000" w:rsidRPr="00000000">
        <w:rPr>
          <w:rtl w:val="0"/>
        </w:rPr>
        <w:t xml:space="preserve">-Soul Preservation:</w:t>
      </w:r>
    </w:p>
    <w:p w:rsidR="00000000" w:rsidDel="00000000" w:rsidP="00000000" w:rsidRDefault="00000000" w:rsidRPr="00000000" w14:paraId="00000D33">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D3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35">
      <w:pPr>
        <w:ind w:left="720" w:firstLine="720"/>
        <w:rPr/>
      </w:pPr>
      <w:r w:rsidDel="00000000" w:rsidR="00000000" w:rsidRPr="00000000">
        <w:rPr>
          <w:rtl w:val="0"/>
        </w:rPr>
        <w:t xml:space="preserve">RawCode: ANsl</w:t>
      </w:r>
    </w:p>
    <w:p w:rsidR="00000000" w:rsidDel="00000000" w:rsidP="00000000" w:rsidRDefault="00000000" w:rsidRPr="00000000" w14:paraId="00000D3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37">
      <w:pPr>
        <w:numPr>
          <w:ilvl w:val="0"/>
          <w:numId w:val="80"/>
        </w:numPr>
        <w:spacing w:after="0" w:afterAutospacing="0"/>
        <w:ind w:left="720" w:hanging="360"/>
      </w:pPr>
      <w:r w:rsidDel="00000000" w:rsidR="00000000" w:rsidRPr="00000000">
        <w:rPr>
          <w:rtl w:val="0"/>
        </w:rPr>
        <w:t xml:space="preserve">Targets a specific configurable unit-type.</w:t>
      </w:r>
    </w:p>
    <w:p w:rsidR="00000000" w:rsidDel="00000000" w:rsidP="00000000" w:rsidRDefault="00000000" w:rsidRPr="00000000" w14:paraId="00000D38">
      <w:pPr>
        <w:numPr>
          <w:ilvl w:val="0"/>
          <w:numId w:val="80"/>
        </w:numPr>
        <w:ind w:left="720" w:hanging="360"/>
      </w:pPr>
      <w:r w:rsidDel="00000000" w:rsidR="00000000" w:rsidRPr="00000000">
        <w:rPr>
          <w:rtl w:val="0"/>
        </w:rPr>
        <w:t xml:space="preserve">Target becomes invulnerable, fades away for the duration, is hidden and dies.</w:t>
      </w:r>
    </w:p>
    <w:p w:rsidR="00000000" w:rsidDel="00000000" w:rsidP="00000000" w:rsidRDefault="00000000" w:rsidRPr="00000000" w14:paraId="00000D39">
      <w:pPr>
        <w:pStyle w:val="Heading2"/>
        <w:ind w:firstLine="720"/>
        <w:rPr/>
      </w:pPr>
      <w:bookmarkStart w:colFirst="0" w:colLast="0" w:name="_r0kwmpag1ao" w:id="261"/>
      <w:bookmarkEnd w:id="261"/>
      <w:r w:rsidDel="00000000" w:rsidR="00000000" w:rsidRPr="00000000">
        <w:rPr>
          <w:rtl w:val="0"/>
        </w:rPr>
        <w:t xml:space="preserve">-Spirit Beast:</w:t>
      </w:r>
    </w:p>
    <w:p w:rsidR="00000000" w:rsidDel="00000000" w:rsidP="00000000" w:rsidRDefault="00000000" w:rsidRPr="00000000" w14:paraId="00000D3A">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0D3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3C">
      <w:pPr>
        <w:ind w:left="720" w:firstLine="720"/>
        <w:rPr/>
      </w:pPr>
      <w:r w:rsidDel="00000000" w:rsidR="00000000" w:rsidRPr="00000000">
        <w:rPr>
          <w:rtl w:val="0"/>
        </w:rPr>
        <w:t xml:space="preserve">RawCode: ACs8</w:t>
      </w:r>
    </w:p>
    <w:p w:rsidR="00000000" w:rsidDel="00000000" w:rsidP="00000000" w:rsidRDefault="00000000" w:rsidRPr="00000000" w14:paraId="00000D3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3E">
      <w:pPr>
        <w:numPr>
          <w:ilvl w:val="0"/>
          <w:numId w:val="80"/>
        </w:numPr>
        <w:ind w:left="720" w:hanging="360"/>
      </w:pPr>
      <w:r w:rsidDel="00000000" w:rsidR="00000000" w:rsidRPr="00000000">
        <w:rPr>
          <w:rtl w:val="0"/>
        </w:rPr>
        <w:t xml:space="preserve">Actually Spirit Wolf.</w:t>
      </w:r>
    </w:p>
    <w:p w:rsidR="00000000" w:rsidDel="00000000" w:rsidP="00000000" w:rsidRDefault="00000000" w:rsidRPr="00000000" w14:paraId="00000D3F">
      <w:pPr>
        <w:pStyle w:val="Heading2"/>
        <w:ind w:firstLine="720"/>
        <w:rPr/>
      </w:pPr>
      <w:bookmarkStart w:colFirst="0" w:colLast="0" w:name="_r3i4ho224izg" w:id="262"/>
      <w:bookmarkEnd w:id="262"/>
      <w:r w:rsidDel="00000000" w:rsidR="00000000" w:rsidRPr="00000000">
        <w:rPr>
          <w:rtl w:val="0"/>
        </w:rPr>
        <w:t xml:space="preserve">-Stampede:</w:t>
      </w:r>
    </w:p>
    <w:p w:rsidR="00000000" w:rsidDel="00000000" w:rsidP="00000000" w:rsidRDefault="00000000" w:rsidRPr="00000000" w14:paraId="00000D40">
      <w:pPr>
        <w:rPr/>
      </w:pPr>
      <w:r w:rsidDel="00000000" w:rsidR="00000000" w:rsidRPr="00000000">
        <w:rPr>
          <w:rtl w:val="0"/>
        </w:rPr>
        <w:tab/>
        <w:tab/>
        <w:t xml:space="preserve">Tags: </w:t>
      </w:r>
      <w:r w:rsidDel="00000000" w:rsidR="00000000" w:rsidRPr="00000000">
        <w:rPr>
          <w:color w:val="0000ff"/>
          <w:rtl w:val="0"/>
        </w:rPr>
        <w:t xml:space="preserve">[Damage Over Time]</w:t>
      </w:r>
      <w:r w:rsidDel="00000000" w:rsidR="00000000" w:rsidRPr="00000000">
        <w:rPr>
          <w:rtl w:val="0"/>
        </w:rPr>
      </w:r>
    </w:p>
    <w:p w:rsidR="00000000" w:rsidDel="00000000" w:rsidP="00000000" w:rsidRDefault="00000000" w:rsidRPr="00000000" w14:paraId="00000D4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Uther party?</w:t>
      </w:r>
    </w:p>
    <w:p w:rsidR="00000000" w:rsidDel="00000000" w:rsidP="00000000" w:rsidRDefault="00000000" w:rsidRPr="00000000" w14:paraId="00000D42">
      <w:pPr>
        <w:ind w:left="720" w:firstLine="720"/>
        <w:rPr/>
      </w:pPr>
      <w:r w:rsidDel="00000000" w:rsidR="00000000" w:rsidRPr="00000000">
        <w:rPr>
          <w:rtl w:val="0"/>
        </w:rPr>
        <w:t xml:space="preserve">RawCode: ANst Arsp</w:t>
      </w:r>
    </w:p>
    <w:p w:rsidR="00000000" w:rsidDel="00000000" w:rsidP="00000000" w:rsidRDefault="00000000" w:rsidRPr="00000000" w14:paraId="00000D4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44">
      <w:pPr>
        <w:numPr>
          <w:ilvl w:val="0"/>
          <w:numId w:val="80"/>
        </w:numPr>
        <w:spacing w:after="0" w:afterAutospacing="0"/>
        <w:ind w:left="720" w:hanging="360"/>
      </w:pPr>
      <w:r w:rsidDel="00000000" w:rsidR="00000000" w:rsidRPr="00000000">
        <w:rPr>
          <w:rtl w:val="0"/>
        </w:rPr>
        <w:t xml:space="preserve">It’s a stampede, will heal if damage is set negative.</w:t>
      </w:r>
    </w:p>
    <w:p w:rsidR="00000000" w:rsidDel="00000000" w:rsidP="00000000" w:rsidRDefault="00000000" w:rsidRPr="00000000" w14:paraId="00000D45">
      <w:pPr>
        <w:numPr>
          <w:ilvl w:val="0"/>
          <w:numId w:val="80"/>
        </w:numPr>
        <w:spacing w:after="0" w:afterAutospacing="0"/>
        <w:ind w:left="720" w:hanging="360"/>
      </w:pPr>
      <w:r w:rsidDel="00000000" w:rsidR="00000000" w:rsidRPr="00000000">
        <w:rPr>
          <w:rtl w:val="0"/>
        </w:rPr>
        <w:t xml:space="preserve">One thing to note is that if you use other default units as the missile/projectile, they will just stand idly and not perform their walking animation as they travel. This is because the stampede lizard’s running animation is labeled as “Stand”. </w:t>
      </w:r>
      <w:r w:rsidDel="00000000" w:rsidR="00000000" w:rsidRPr="00000000">
        <w:rPr>
          <w:color w:val="9900ff"/>
          <w:rtl w:val="0"/>
        </w:rPr>
        <w:t xml:space="preserve">(RoyGBV)</w:t>
      </w:r>
    </w:p>
    <w:p w:rsidR="00000000" w:rsidDel="00000000" w:rsidP="00000000" w:rsidRDefault="00000000" w:rsidRPr="00000000" w14:paraId="00000D46">
      <w:pPr>
        <w:numPr>
          <w:ilvl w:val="0"/>
          <w:numId w:val="80"/>
        </w:numPr>
        <w:spacing w:after="0" w:afterAutospacing="0"/>
        <w:ind w:left="720" w:hanging="360"/>
      </w:pPr>
      <w:r w:rsidDel="00000000" w:rsidR="00000000" w:rsidRPr="00000000">
        <w:rPr>
          <w:rtl w:val="0"/>
        </w:rPr>
        <w:t xml:space="preserve">This is only for visuals and does not affect the ability’s performance. </w:t>
      </w:r>
      <w:r w:rsidDel="00000000" w:rsidR="00000000" w:rsidRPr="00000000">
        <w:rPr>
          <w:color w:val="9900ff"/>
          <w:rtl w:val="0"/>
        </w:rPr>
        <w:t xml:space="preserve">(RoyGBV)</w:t>
      </w:r>
    </w:p>
    <w:p w:rsidR="00000000" w:rsidDel="00000000" w:rsidP="00000000" w:rsidRDefault="00000000" w:rsidRPr="00000000" w14:paraId="00000D47">
      <w:pPr>
        <w:numPr>
          <w:ilvl w:val="0"/>
          <w:numId w:val="80"/>
        </w:numPr>
        <w:spacing w:after="0" w:afterAutospacing="0"/>
        <w:ind w:left="720" w:hanging="360"/>
      </w:pPr>
      <w:r w:rsidDel="00000000" w:rsidR="00000000" w:rsidRPr="00000000">
        <w:rPr>
          <w:rtl w:val="0"/>
        </w:rPr>
        <w:t xml:space="preserve">"Area of effect" both determines the length of the line the units/projectiles will emerge from, and how far they will travel before vanishing.</w:t>
      </w:r>
    </w:p>
    <w:p w:rsidR="00000000" w:rsidDel="00000000" w:rsidP="00000000" w:rsidRDefault="00000000" w:rsidRPr="00000000" w14:paraId="00000D48">
      <w:pPr>
        <w:numPr>
          <w:ilvl w:val="0"/>
          <w:numId w:val="80"/>
        </w:numPr>
        <w:spacing w:after="0" w:afterAutospacing="0"/>
        <w:ind w:left="720" w:hanging="360"/>
        <w:rPr>
          <w:ins w:author="Florian Wege" w:id="139" w:date="2025-11-15T13:00:55Z"/>
        </w:rPr>
      </w:pPr>
      <w:r w:rsidDel="00000000" w:rsidR="00000000" w:rsidRPr="00000000">
        <w:rPr>
          <w:rtl w:val="0"/>
        </w:rPr>
        <w:t xml:space="preserve">"Range" determines how far away the caster can start the stampede, NOT how far it can hit.</w:t>
      </w:r>
      <w:ins w:author="Florian Wege" w:id="139" w:date="2025-11-15T13:00:55Z">
        <w:r w:rsidDel="00000000" w:rsidR="00000000" w:rsidRPr="00000000">
          <w:rPr>
            <w:rtl w:val="0"/>
          </w:rPr>
        </w:r>
      </w:ins>
    </w:p>
    <w:p w:rsidR="00000000" w:rsidDel="00000000" w:rsidP="00000000" w:rsidRDefault="00000000" w:rsidRPr="00000000" w14:paraId="00000D49">
      <w:pPr>
        <w:numPr>
          <w:ilvl w:val="0"/>
          <w:numId w:val="80"/>
        </w:numPr>
        <w:spacing w:after="0" w:afterAutospacing="0"/>
        <w:ind w:left="720" w:hanging="360"/>
      </w:pPr>
      <w:ins w:author="Florian Wege" w:id="139" w:date="2025-11-15T13:00:55Z">
        <w:r w:rsidDel="00000000" w:rsidR="00000000" w:rsidRPr="00000000">
          <w:rPr>
            <w:rtl w:val="0"/>
          </w:rPr>
          <w:t xml:space="preserve">Can hit flying units under Web/Ensnare/Entangling Roots.</w:t>
        </w:r>
      </w:ins>
      <w:r w:rsidDel="00000000" w:rsidR="00000000" w:rsidRPr="00000000">
        <w:rPr>
          <w:rtl w:val="0"/>
        </w:rPr>
      </w:r>
    </w:p>
    <w:p w:rsidR="00000000" w:rsidDel="00000000" w:rsidP="00000000" w:rsidRDefault="00000000" w:rsidRPr="00000000" w14:paraId="00000D4A">
      <w:pPr>
        <w:numPr>
          <w:ilvl w:val="0"/>
          <w:numId w:val="80"/>
        </w:numPr>
        <w:ind w:left="720" w:hanging="360"/>
      </w:pPr>
      <w:r w:rsidDel="00000000" w:rsidR="00000000" w:rsidRPr="00000000">
        <w:rPr>
          <w:rtl w:val="0"/>
        </w:rPr>
        <w:t xml:space="preserve">Deals universal type damage</w:t>
      </w:r>
    </w:p>
    <w:p w:rsidR="00000000" w:rsidDel="00000000" w:rsidP="00000000" w:rsidRDefault="00000000" w:rsidRPr="00000000" w14:paraId="00000D4B">
      <w:pPr>
        <w:pStyle w:val="Heading2"/>
        <w:ind w:firstLine="720"/>
        <w:rPr/>
      </w:pPr>
      <w:bookmarkStart w:colFirst="0" w:colLast="0" w:name="_sr3k9lm4d4zn" w:id="263"/>
      <w:bookmarkEnd w:id="263"/>
      <w:r w:rsidDel="00000000" w:rsidR="00000000" w:rsidRPr="00000000">
        <w:rPr>
          <w:rtl w:val="0"/>
        </w:rPr>
        <w:t xml:space="preserve">-Storm, Earth and Fire:</w:t>
      </w:r>
    </w:p>
    <w:p w:rsidR="00000000" w:rsidDel="00000000" w:rsidP="00000000" w:rsidRDefault="00000000" w:rsidRPr="00000000" w14:paraId="00000D4C">
      <w:pPr>
        <w:rPr/>
      </w:pPr>
      <w:r w:rsidDel="00000000" w:rsidR="00000000" w:rsidRPr="00000000">
        <w:rPr>
          <w:rtl w:val="0"/>
        </w:rPr>
        <w:tab/>
        <w:tab/>
        <w:t xml:space="preserve">Tags: </w:t>
      </w:r>
      <w:r w:rsidDel="00000000" w:rsidR="00000000" w:rsidRPr="00000000">
        <w:rPr>
          <w:color w:val="0000ff"/>
          <w:rtl w:val="0"/>
        </w:rPr>
        <w:t xml:space="preserve">[Morph]</w:t>
      </w:r>
      <w:r w:rsidDel="00000000" w:rsidR="00000000" w:rsidRPr="00000000">
        <w:rPr>
          <w:rtl w:val="0"/>
        </w:rPr>
      </w:r>
    </w:p>
    <w:p w:rsidR="00000000" w:rsidDel="00000000" w:rsidP="00000000" w:rsidRDefault="00000000" w:rsidRPr="00000000" w14:paraId="00000D4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4E">
      <w:pPr>
        <w:ind w:left="720" w:firstLine="720"/>
        <w:rPr/>
      </w:pPr>
      <w:r w:rsidDel="00000000" w:rsidR="00000000" w:rsidRPr="00000000">
        <w:rPr>
          <w:rtl w:val="0"/>
        </w:rPr>
        <w:t xml:space="preserve">RawCode: ANef Acef</w:t>
      </w:r>
    </w:p>
    <w:p w:rsidR="00000000" w:rsidDel="00000000" w:rsidP="00000000" w:rsidRDefault="00000000" w:rsidRPr="00000000" w14:paraId="00000D4F">
      <w:pPr>
        <w:ind w:left="720" w:firstLine="720"/>
        <w:rPr>
          <w:color w:val="ff9900"/>
        </w:rPr>
      </w:pPr>
      <w:r w:rsidDel="00000000" w:rsidR="00000000" w:rsidRPr="00000000">
        <w:rPr>
          <w:rtl w:val="0"/>
        </w:rPr>
        <w:t xml:space="preserve">Latest tested version: 1.31.1.12173</w:t>
      </w:r>
      <w:r w:rsidDel="00000000" w:rsidR="00000000" w:rsidRPr="00000000">
        <w:rPr>
          <w:rtl w:val="0"/>
        </w:rPr>
      </w:r>
    </w:p>
    <w:p w:rsidR="00000000" w:rsidDel="00000000" w:rsidP="00000000" w:rsidRDefault="00000000" w:rsidRPr="00000000" w14:paraId="00000D50">
      <w:pPr>
        <w:numPr>
          <w:ilvl w:val="0"/>
          <w:numId w:val="80"/>
        </w:numPr>
        <w:spacing w:after="0" w:afterAutospacing="0"/>
        <w:ind w:left="720" w:hanging="360"/>
      </w:pPr>
      <w:r w:rsidDel="00000000" w:rsidR="00000000" w:rsidRPr="00000000">
        <w:rPr>
          <w:rtl w:val="0"/>
        </w:rPr>
        <w:t xml:space="preserve">Morphs 1 unit into an array of other units.</w:t>
      </w:r>
      <w:r w:rsidDel="00000000" w:rsidR="00000000" w:rsidRPr="00000000">
        <w:rPr>
          <w:rtl w:val="0"/>
        </w:rPr>
      </w:r>
    </w:p>
    <w:p w:rsidR="00000000" w:rsidDel="00000000" w:rsidP="00000000" w:rsidRDefault="00000000" w:rsidRPr="00000000" w14:paraId="00000D51">
      <w:pPr>
        <w:numPr>
          <w:ilvl w:val="1"/>
          <w:numId w:val="80"/>
        </w:numPr>
        <w:spacing w:after="0" w:afterAutospacing="0"/>
        <w:ind w:left="1440" w:hanging="360"/>
      </w:pPr>
      <w:r w:rsidDel="00000000" w:rsidR="00000000" w:rsidRPr="00000000">
        <w:rPr>
          <w:rtl w:val="0"/>
        </w:rPr>
        <w:t xml:space="preserve">If all the units die the hero dies.</w:t>
      </w:r>
    </w:p>
    <w:p w:rsidR="00000000" w:rsidDel="00000000" w:rsidP="00000000" w:rsidRDefault="00000000" w:rsidRPr="00000000" w14:paraId="00000D52">
      <w:pPr>
        <w:numPr>
          <w:ilvl w:val="0"/>
          <w:numId w:val="80"/>
        </w:numPr>
        <w:spacing w:after="0" w:afterAutospacing="0"/>
        <w:ind w:left="720" w:hanging="360"/>
      </w:pPr>
      <w:r w:rsidDel="00000000" w:rsidR="00000000" w:rsidRPr="00000000">
        <w:rPr>
          <w:rtl w:val="0"/>
        </w:rPr>
        <w:t xml:space="preserve">Hides casting unit from the map.</w:t>
      </w:r>
    </w:p>
    <w:p w:rsidR="00000000" w:rsidDel="00000000" w:rsidP="00000000" w:rsidRDefault="00000000" w:rsidRPr="00000000" w14:paraId="00000D53">
      <w:pPr>
        <w:numPr>
          <w:ilvl w:val="0"/>
          <w:numId w:val="80"/>
        </w:numPr>
        <w:spacing w:after="0" w:afterAutospacing="0"/>
        <w:ind w:left="720" w:hanging="360"/>
      </w:pPr>
      <w:r w:rsidDel="00000000" w:rsidR="00000000" w:rsidRPr="00000000">
        <w:rPr>
          <w:rtl w:val="0"/>
        </w:rPr>
        <w:t xml:space="preserve">Redirects any kind of selection from that unit onto summons.</w:t>
      </w:r>
    </w:p>
    <w:p w:rsidR="00000000" w:rsidDel="00000000" w:rsidP="00000000" w:rsidRDefault="00000000" w:rsidRPr="00000000" w14:paraId="00000D54">
      <w:pPr>
        <w:numPr>
          <w:ilvl w:val="0"/>
          <w:numId w:val="80"/>
        </w:numPr>
        <w:spacing w:after="0" w:afterAutospacing="0"/>
        <w:ind w:left="720" w:hanging="360"/>
      </w:pPr>
      <w:r w:rsidDel="00000000" w:rsidR="00000000" w:rsidRPr="00000000">
        <w:rPr>
          <w:rtl w:val="0"/>
        </w:rPr>
        <w:t xml:space="preserve">When all summons are killed, caster performs suicide (no killer known, no matter the way summons die).</w:t>
      </w:r>
    </w:p>
    <w:p w:rsidR="00000000" w:rsidDel="00000000" w:rsidP="00000000" w:rsidRDefault="00000000" w:rsidRPr="00000000" w14:paraId="00000D55">
      <w:pPr>
        <w:numPr>
          <w:ilvl w:val="0"/>
          <w:numId w:val="80"/>
        </w:numPr>
        <w:spacing w:after="0" w:afterAutospacing="0"/>
        <w:ind w:left="720" w:hanging="360"/>
        <w:rPr>
          <w:ins w:author="doom sheep" w:id="140" w:date="2025-11-27T02:17:16Z"/>
        </w:rPr>
      </w:pPr>
      <w:r w:rsidDel="00000000" w:rsidR="00000000" w:rsidRPr="00000000">
        <w:rPr>
          <w:rtl w:val="0"/>
        </w:rPr>
        <w:t xml:space="preserve">Channel ability - interrupting caster anyhow will cancel it's effect completely, ending it prematurely.</w:t>
      </w:r>
      <w:ins w:author="doom sheep" w:id="140" w:date="2025-11-27T02:17:16Z">
        <w:r w:rsidDel="00000000" w:rsidR="00000000" w:rsidRPr="00000000">
          <w:rPr>
            <w:rtl w:val="0"/>
          </w:rPr>
        </w:r>
      </w:ins>
    </w:p>
    <w:p w:rsidR="00000000" w:rsidDel="00000000" w:rsidP="00000000" w:rsidRDefault="00000000" w:rsidRPr="00000000" w14:paraId="00000D56">
      <w:pPr>
        <w:numPr>
          <w:ilvl w:val="0"/>
          <w:numId w:val="80"/>
        </w:numPr>
        <w:spacing w:after="0" w:afterAutospacing="0"/>
        <w:ind w:left="720" w:hanging="360"/>
      </w:pPr>
      <w:ins w:author="doom sheep" w:id="140" w:date="2025-11-27T02:17:16Z">
        <w:r w:rsidDel="00000000" w:rsidR="00000000" w:rsidRPr="00000000">
          <w:rPr>
            <w:rtl w:val="0"/>
          </w:rPr>
          <w:t xml:space="preserve">You can easily interrupt the spell with just a stop command if you time it right as it takes effect. You’ll lose mana and it’ll go on cooldown but there will be no effect.</w:t>
        </w:r>
      </w:ins>
      <w:r w:rsidDel="00000000" w:rsidR="00000000" w:rsidRPr="00000000">
        <w:rPr>
          <w:rtl w:val="0"/>
        </w:rPr>
      </w:r>
    </w:p>
    <w:p w:rsidR="00000000" w:rsidDel="00000000" w:rsidP="00000000" w:rsidRDefault="00000000" w:rsidRPr="00000000" w14:paraId="00000D57">
      <w:pPr>
        <w:numPr>
          <w:ilvl w:val="0"/>
          <w:numId w:val="80"/>
        </w:numPr>
        <w:spacing w:after="0" w:afterAutospacing="0"/>
        <w:ind w:left="720" w:hanging="360"/>
      </w:pPr>
      <w:r w:rsidDel="00000000" w:rsidR="00000000" w:rsidRPr="00000000">
        <w:rPr>
          <w:rtl w:val="0"/>
        </w:rPr>
        <w:t xml:space="preserve">As being hidden, cannot access to items nor affect allies through auras.</w:t>
      </w:r>
    </w:p>
    <w:p w:rsidR="00000000" w:rsidDel="00000000" w:rsidP="00000000" w:rsidRDefault="00000000" w:rsidRPr="00000000" w14:paraId="00000D58">
      <w:pPr>
        <w:numPr>
          <w:ilvl w:val="0"/>
          <w:numId w:val="80"/>
        </w:numPr>
        <w:spacing w:after="0" w:afterAutospacing="0"/>
        <w:ind w:left="720" w:hanging="360"/>
      </w:pPr>
      <w:r w:rsidDel="00000000" w:rsidR="00000000" w:rsidRPr="00000000">
        <w:rPr>
          <w:rtl w:val="0"/>
        </w:rPr>
        <w:t xml:space="preserve">If more than three units is summoned, a dummy projectile of Earth will be fired for each additional unit.</w:t>
      </w:r>
    </w:p>
    <w:p w:rsidR="00000000" w:rsidDel="00000000" w:rsidP="00000000" w:rsidRDefault="00000000" w:rsidRPr="00000000" w14:paraId="00000D59">
      <w:pPr>
        <w:numPr>
          <w:ilvl w:val="0"/>
          <w:numId w:val="80"/>
        </w:numPr>
        <w:spacing w:after="0" w:afterAutospacing="0"/>
        <w:ind w:left="720" w:hanging="360"/>
      </w:pPr>
      <w:r w:rsidDel="00000000" w:rsidR="00000000" w:rsidRPr="00000000">
        <w:rPr>
          <w:rtl w:val="0"/>
        </w:rPr>
        <w:t xml:space="preserve">Projectile speed changes the time taken until the unit is summoned. Indeed the projectile trajectory is a parabola to the destination.</w:t>
      </w:r>
    </w:p>
    <w:p w:rsidR="00000000" w:rsidDel="00000000" w:rsidP="00000000" w:rsidRDefault="00000000" w:rsidRPr="00000000" w14:paraId="00000D5A">
      <w:pPr>
        <w:numPr>
          <w:ilvl w:val="0"/>
          <w:numId w:val="80"/>
        </w:numPr>
        <w:spacing w:after="0" w:afterAutospacing="0"/>
        <w:ind w:left="720" w:hanging="360"/>
      </w:pPr>
      <w:r w:rsidDel="00000000" w:rsidR="00000000" w:rsidRPr="00000000">
        <w:rPr>
          <w:rtl w:val="0"/>
        </w:rPr>
        <w:t xml:space="preserve">Can summon buildings, some structures initially behave like casting illusion on structures and instantly become fully functional when an enemy comes within range. Does not display expiration timer on buildings.</w:t>
      </w:r>
    </w:p>
    <w:p w:rsidR="00000000" w:rsidDel="00000000" w:rsidP="00000000" w:rsidRDefault="00000000" w:rsidRPr="00000000" w14:paraId="00000D5B">
      <w:pPr>
        <w:numPr>
          <w:ilvl w:val="0"/>
          <w:numId w:val="80"/>
        </w:numPr>
        <w:spacing w:after="0" w:afterAutospacing="0"/>
        <w:ind w:left="720" w:hanging="360"/>
      </w:pPr>
      <w:r w:rsidDel="00000000" w:rsidR="00000000" w:rsidRPr="00000000">
        <w:rPr>
          <w:rtl w:val="0"/>
        </w:rPr>
        <w:t xml:space="preserve">Nothing happens if number of summoned units is 0. Waste cooldown and mana cost.</w:t>
      </w:r>
    </w:p>
    <w:p w:rsidR="00000000" w:rsidDel="00000000" w:rsidP="00000000" w:rsidRDefault="00000000" w:rsidRPr="00000000" w14:paraId="00000D5C">
      <w:pPr>
        <w:numPr>
          <w:ilvl w:val="0"/>
          <w:numId w:val="80"/>
        </w:numPr>
        <w:spacing w:after="0" w:afterAutospacing="0"/>
        <w:ind w:left="720" w:hanging="360"/>
      </w:pPr>
      <w:r w:rsidDel="00000000" w:rsidR="00000000" w:rsidRPr="00000000">
        <w:rPr>
          <w:rtl w:val="0"/>
        </w:rPr>
        <w:t xml:space="preserve">For unknown reasons, summoning a unit with Locust ability will instantly remove the inselectability and retain the invulnerability.</w:t>
      </w:r>
    </w:p>
    <w:p w:rsidR="00000000" w:rsidDel="00000000" w:rsidP="00000000" w:rsidRDefault="00000000" w:rsidRPr="00000000" w14:paraId="00000D5D">
      <w:pPr>
        <w:numPr>
          <w:ilvl w:val="0"/>
          <w:numId w:val="80"/>
        </w:numPr>
        <w:spacing w:after="0" w:afterAutospacing="0"/>
        <w:ind w:left="720" w:hanging="360"/>
      </w:pPr>
      <w:r w:rsidDel="00000000" w:rsidR="00000000" w:rsidRPr="00000000">
        <w:rPr>
          <w:rtl w:val="0"/>
        </w:rPr>
        <w:t xml:space="preserve">A unit turning into a locust during the summoning still disappears normally when expiration timer ends. This is due to expiration timer.</w:t>
      </w:r>
    </w:p>
    <w:p w:rsidR="00000000" w:rsidDel="00000000" w:rsidP="00000000" w:rsidRDefault="00000000" w:rsidRPr="00000000" w14:paraId="00000D5E">
      <w:pPr>
        <w:numPr>
          <w:ilvl w:val="0"/>
          <w:numId w:val="80"/>
        </w:numPr>
        <w:spacing w:after="0" w:afterAutospacing="0"/>
        <w:ind w:left="720" w:hanging="360"/>
      </w:pPr>
      <w:r w:rsidDel="00000000" w:rsidR="00000000" w:rsidRPr="00000000">
        <w:rPr>
          <w:rtl w:val="0"/>
        </w:rPr>
        <w:t xml:space="preserve">All summons will disappear and the caster will reappear when Duration expires, even if all expiration timer are paused.</w:t>
      </w:r>
    </w:p>
    <w:p w:rsidR="00000000" w:rsidDel="00000000" w:rsidP="00000000" w:rsidRDefault="00000000" w:rsidRPr="00000000" w14:paraId="00000D5F">
      <w:pPr>
        <w:numPr>
          <w:ilvl w:val="0"/>
          <w:numId w:val="80"/>
        </w:numPr>
        <w:spacing w:after="0" w:afterAutospacing="0"/>
        <w:ind w:left="720" w:hanging="360"/>
      </w:pPr>
      <w:r w:rsidDel="00000000" w:rsidR="00000000" w:rsidRPr="00000000">
        <w:rPr>
          <w:rtl w:val="0"/>
        </w:rPr>
        <w:t xml:space="preserve">Can unhide the caster, its invulnerability and pause cannot be removed.</w:t>
      </w:r>
    </w:p>
    <w:p w:rsidR="00000000" w:rsidDel="00000000" w:rsidP="00000000" w:rsidRDefault="00000000" w:rsidRPr="00000000" w14:paraId="00000D60">
      <w:pPr>
        <w:numPr>
          <w:ilvl w:val="0"/>
          <w:numId w:val="80"/>
        </w:numPr>
        <w:spacing w:after="0" w:afterAutospacing="0"/>
        <w:ind w:left="720" w:hanging="360"/>
      </w:pPr>
      <w:r w:rsidDel="00000000" w:rsidR="00000000" w:rsidRPr="00000000">
        <w:rPr>
          <w:rtl w:val="0"/>
        </w:rPr>
        <w:t xml:space="preserve">The caster always reappears at the unit under owning player’s current selection. If no units are selectable at the time of reappearing, a random unit will be selected. Locust units can still be selected through clicking on the icon of the caster, but their selection gets removed immediately.</w:t>
      </w:r>
    </w:p>
    <w:p w:rsidR="00000000" w:rsidDel="00000000" w:rsidP="00000000" w:rsidRDefault="00000000" w:rsidRPr="00000000" w14:paraId="00000D61">
      <w:pPr>
        <w:numPr>
          <w:ilvl w:val="0"/>
          <w:numId w:val="80"/>
        </w:numPr>
        <w:spacing w:after="0" w:afterAutospacing="0"/>
        <w:ind w:left="720" w:hanging="360"/>
      </w:pPr>
      <w:r w:rsidDel="00000000" w:rsidR="00000000" w:rsidRPr="00000000">
        <w:rPr>
          <w:rtl w:val="0"/>
        </w:rPr>
        <w:t xml:space="preserve">All summons form a circle, each divides the parameter equally.</w:t>
      </w:r>
      <w:r w:rsidDel="00000000" w:rsidR="00000000" w:rsidRPr="00000000">
        <w:rPr>
          <w:color w:val="9900ff"/>
          <w:rtl w:val="0"/>
        </w:rPr>
        <w:t xml:space="preserve"> (Akaiharuki)</w:t>
      </w:r>
    </w:p>
    <w:p w:rsidR="00000000" w:rsidDel="00000000" w:rsidP="00000000" w:rsidRDefault="00000000" w:rsidRPr="00000000" w14:paraId="00000D62">
      <w:pPr>
        <w:numPr>
          <w:ilvl w:val="0"/>
          <w:numId w:val="80"/>
        </w:numPr>
        <w:spacing w:after="0" w:afterAutospacing="0"/>
        <w:ind w:left="720" w:hanging="360"/>
      </w:pPr>
      <w:r w:rsidDel="00000000" w:rsidR="00000000" w:rsidRPr="00000000">
        <w:rPr>
          <w:rtl w:val="0"/>
        </w:rPr>
        <w:t xml:space="preserve">When the ability is used as an item ability and the summons are all killed, the caster will enter a “undead” state, where its untargetable </w:t>
      </w:r>
      <w:r w:rsidDel="00000000" w:rsidR="00000000" w:rsidRPr="00000000">
        <w:rPr>
          <w:color w:val="9900ff"/>
          <w:rtl w:val="0"/>
        </w:rPr>
        <w:t xml:space="preserve">(Clanzion)</w:t>
      </w:r>
    </w:p>
    <w:p w:rsidR="00000000" w:rsidDel="00000000" w:rsidP="00000000" w:rsidRDefault="00000000" w:rsidRPr="00000000" w14:paraId="00000D63">
      <w:pPr>
        <w:numPr>
          <w:ilvl w:val="1"/>
          <w:numId w:val="80"/>
        </w:numPr>
        <w:spacing w:after="0" w:afterAutospacing="0"/>
        <w:ind w:left="1440" w:hanging="360"/>
      </w:pPr>
      <w:r w:rsidDel="00000000" w:rsidR="00000000" w:rsidRPr="00000000">
        <w:rPr>
          <w:rtl w:val="0"/>
        </w:rPr>
        <w:t xml:space="preserve">The unit can attack others</w:t>
      </w:r>
    </w:p>
    <w:p w:rsidR="00000000" w:rsidDel="00000000" w:rsidP="00000000" w:rsidRDefault="00000000" w:rsidRPr="00000000" w14:paraId="00000D64">
      <w:pPr>
        <w:numPr>
          <w:ilvl w:val="1"/>
          <w:numId w:val="80"/>
        </w:numPr>
        <w:spacing w:after="0" w:afterAutospacing="0"/>
        <w:ind w:left="1440" w:hanging="360"/>
      </w:pPr>
      <w:r w:rsidDel="00000000" w:rsidR="00000000" w:rsidRPr="00000000">
        <w:rPr>
          <w:rtl w:val="0"/>
        </w:rPr>
        <w:t xml:space="preserve">The unit will actually die if there are no units nearby and its death time has been reached.</w:t>
      </w:r>
    </w:p>
    <w:p w:rsidR="00000000" w:rsidDel="00000000" w:rsidP="00000000" w:rsidRDefault="00000000" w:rsidRPr="00000000" w14:paraId="00000D65">
      <w:pPr>
        <w:numPr>
          <w:ilvl w:val="1"/>
          <w:numId w:val="80"/>
        </w:numPr>
        <w:spacing w:after="0" w:afterAutospacing="0"/>
        <w:ind w:left="1440" w:hanging="360"/>
      </w:pPr>
      <w:r w:rsidDel="00000000" w:rsidR="00000000" w:rsidRPr="00000000">
        <w:rPr>
          <w:rtl w:val="0"/>
        </w:rPr>
        <w:t xml:space="preserve">If there are no units nearby, the unit will play its death animation.</w:t>
      </w:r>
    </w:p>
    <w:p w:rsidR="00000000" w:rsidDel="00000000" w:rsidP="00000000" w:rsidRDefault="00000000" w:rsidRPr="00000000" w14:paraId="00000D66">
      <w:pPr>
        <w:numPr>
          <w:ilvl w:val="1"/>
          <w:numId w:val="80"/>
        </w:numPr>
        <w:ind w:left="1440" w:hanging="360"/>
      </w:pPr>
      <w:r w:rsidDel="00000000" w:rsidR="00000000" w:rsidRPr="00000000">
        <w:rPr>
          <w:rtl w:val="0"/>
        </w:rPr>
        <w:t xml:space="preserve">The unit can be referenced and affected by some triggers(mostly visual)</w:t>
      </w:r>
    </w:p>
    <w:p w:rsidR="00000000" w:rsidDel="00000000" w:rsidP="00000000" w:rsidRDefault="00000000" w:rsidRPr="00000000" w14:paraId="00000D67">
      <w:pPr>
        <w:pStyle w:val="Heading2"/>
        <w:ind w:firstLine="720"/>
        <w:rPr/>
      </w:pPr>
      <w:bookmarkStart w:colFirst="0" w:colLast="0" w:name="_ii6crxboe6k8" w:id="264"/>
      <w:bookmarkEnd w:id="264"/>
      <w:r w:rsidDel="00000000" w:rsidR="00000000" w:rsidRPr="00000000">
        <w:rPr>
          <w:rtl w:val="0"/>
        </w:rPr>
        <w:t xml:space="preserve">-Summon Bear:</w:t>
      </w:r>
    </w:p>
    <w:p w:rsidR="00000000" w:rsidDel="00000000" w:rsidP="00000000" w:rsidRDefault="00000000" w:rsidRPr="00000000" w14:paraId="00000D68">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D6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6A">
      <w:pPr>
        <w:ind w:left="720" w:firstLine="720"/>
        <w:rPr/>
      </w:pPr>
      <w:r w:rsidDel="00000000" w:rsidR="00000000" w:rsidRPr="00000000">
        <w:rPr>
          <w:rtl w:val="0"/>
        </w:rPr>
        <w:t xml:space="preserve">RawCode: ANsg</w:t>
      </w:r>
    </w:p>
    <w:p w:rsidR="00000000" w:rsidDel="00000000" w:rsidP="00000000" w:rsidRDefault="00000000" w:rsidRPr="00000000" w14:paraId="00000D6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6C">
      <w:pPr>
        <w:numPr>
          <w:ilvl w:val="0"/>
          <w:numId w:val="80"/>
        </w:numPr>
        <w:spacing w:after="0" w:afterAutospacing="0"/>
        <w:ind w:left="720" w:hanging="360"/>
      </w:pPr>
      <w:r w:rsidDel="00000000" w:rsidR="00000000" w:rsidRPr="00000000">
        <w:rPr>
          <w:rtl w:val="0"/>
        </w:rPr>
        <w:t xml:space="preserve">Summons a unit, can only ever be 1 unit. </w:t>
      </w:r>
    </w:p>
    <w:p w:rsidR="00000000" w:rsidDel="00000000" w:rsidP="00000000" w:rsidRDefault="00000000" w:rsidRPr="00000000" w14:paraId="00000D6D">
      <w:pPr>
        <w:numPr>
          <w:ilvl w:val="1"/>
          <w:numId w:val="80"/>
        </w:numPr>
        <w:spacing w:after="0" w:afterAutospacing="0"/>
        <w:ind w:left="1440" w:hanging="360"/>
      </w:pPr>
      <w:r w:rsidDel="00000000" w:rsidR="00000000" w:rsidRPr="00000000">
        <w:rPr>
          <w:rtl w:val="0"/>
        </w:rPr>
        <w:t xml:space="preserve">Any subsequent summons will remove previous ones.</w:t>
      </w:r>
    </w:p>
    <w:p w:rsidR="00000000" w:rsidDel="00000000" w:rsidP="00000000" w:rsidRDefault="00000000" w:rsidRPr="00000000" w14:paraId="00000D6E">
      <w:pPr>
        <w:numPr>
          <w:ilvl w:val="2"/>
          <w:numId w:val="80"/>
        </w:numPr>
        <w:ind w:left="2160" w:hanging="360"/>
      </w:pPr>
      <w:r w:rsidDel="00000000" w:rsidR="00000000" w:rsidRPr="00000000">
        <w:rPr>
          <w:rtl w:val="0"/>
        </w:rPr>
        <w:t xml:space="preserve">Above statement is untrue, you can summon multiple bears. The claim likely refers to ‘Summon Misha’ which uses Feral Spirit as a base </w:t>
      </w:r>
      <w:r w:rsidDel="00000000" w:rsidR="00000000" w:rsidRPr="00000000">
        <w:rPr>
          <w:color w:val="9900ff"/>
          <w:rtl w:val="0"/>
        </w:rPr>
        <w:t xml:space="preserve">(Kino, tested 1.30++)</w:t>
      </w:r>
    </w:p>
    <w:p w:rsidR="00000000" w:rsidDel="00000000" w:rsidP="00000000" w:rsidRDefault="00000000" w:rsidRPr="00000000" w14:paraId="00000D6F">
      <w:pPr>
        <w:pStyle w:val="Heading2"/>
        <w:ind w:firstLine="720"/>
        <w:rPr/>
      </w:pPr>
      <w:bookmarkStart w:colFirst="0" w:colLast="0" w:name="_9burmncbq7b1" w:id="265"/>
      <w:bookmarkEnd w:id="265"/>
      <w:r w:rsidDel="00000000" w:rsidR="00000000" w:rsidRPr="00000000">
        <w:rPr>
          <w:rtl w:val="0"/>
        </w:rPr>
        <w:t xml:space="preserve">-Summon Hawk / -Summon Quillbeast:</w:t>
      </w:r>
    </w:p>
    <w:p w:rsidR="00000000" w:rsidDel="00000000" w:rsidP="00000000" w:rsidRDefault="00000000" w:rsidRPr="00000000" w14:paraId="00000D70">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D7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72">
      <w:pPr>
        <w:ind w:left="720" w:firstLine="720"/>
        <w:rPr/>
      </w:pPr>
      <w:r w:rsidDel="00000000" w:rsidR="00000000" w:rsidRPr="00000000">
        <w:rPr>
          <w:rtl w:val="0"/>
        </w:rPr>
        <w:t xml:space="preserve">RawCode: ANsw ANsq</w:t>
      </w:r>
    </w:p>
    <w:p w:rsidR="00000000" w:rsidDel="00000000" w:rsidP="00000000" w:rsidRDefault="00000000" w:rsidRPr="00000000" w14:paraId="00000D7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74">
      <w:pPr>
        <w:numPr>
          <w:ilvl w:val="0"/>
          <w:numId w:val="80"/>
        </w:numPr>
        <w:ind w:left="720" w:hanging="360"/>
      </w:pPr>
      <w:r w:rsidDel="00000000" w:rsidR="00000000" w:rsidRPr="00000000">
        <w:rPr>
          <w:rtl w:val="0"/>
        </w:rPr>
        <w:t xml:space="preserve">Summons a unit for duration.</w:t>
      </w:r>
    </w:p>
    <w:p w:rsidR="00000000" w:rsidDel="00000000" w:rsidP="00000000" w:rsidRDefault="00000000" w:rsidRPr="00000000" w14:paraId="00000D75">
      <w:pPr>
        <w:pStyle w:val="Heading2"/>
        <w:ind w:firstLine="720"/>
        <w:rPr/>
      </w:pPr>
      <w:bookmarkStart w:colFirst="0" w:colLast="0" w:name="_9vgr588fa24m" w:id="266"/>
      <w:bookmarkEnd w:id="266"/>
      <w:r w:rsidDel="00000000" w:rsidR="00000000" w:rsidRPr="00000000">
        <w:rPr>
          <w:rtl w:val="0"/>
        </w:rPr>
        <w:t xml:space="preserve">-Summon Lava Spawn:</w:t>
      </w:r>
    </w:p>
    <w:p w:rsidR="00000000" w:rsidDel="00000000" w:rsidP="00000000" w:rsidRDefault="00000000" w:rsidRPr="00000000" w14:paraId="00000D76">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D7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Very cool summon spell tbh.</w:t>
      </w:r>
    </w:p>
    <w:p w:rsidR="00000000" w:rsidDel="00000000" w:rsidP="00000000" w:rsidRDefault="00000000" w:rsidRPr="00000000" w14:paraId="00000D78">
      <w:pPr>
        <w:ind w:left="720" w:firstLine="720"/>
        <w:rPr/>
      </w:pPr>
      <w:r w:rsidDel="00000000" w:rsidR="00000000" w:rsidRPr="00000000">
        <w:rPr>
          <w:rtl w:val="0"/>
        </w:rPr>
        <w:t xml:space="preserve">RawCode: ANlm</w:t>
      </w:r>
    </w:p>
    <w:p w:rsidR="00000000" w:rsidDel="00000000" w:rsidP="00000000" w:rsidRDefault="00000000" w:rsidRPr="00000000" w14:paraId="00000D7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7A">
      <w:pPr>
        <w:numPr>
          <w:ilvl w:val="0"/>
          <w:numId w:val="80"/>
        </w:numPr>
        <w:spacing w:after="0" w:afterAutospacing="0"/>
        <w:ind w:left="720" w:hanging="360"/>
      </w:pPr>
      <w:r w:rsidDel="00000000" w:rsidR="00000000" w:rsidRPr="00000000">
        <w:rPr>
          <w:rtl w:val="0"/>
        </w:rPr>
        <w:t xml:space="preserve">“Data - Generation Count” </w:t>
      </w:r>
      <w:r w:rsidDel="00000000" w:rsidR="00000000" w:rsidRPr="00000000">
        <w:rPr>
          <w:color w:val="9900ff"/>
          <w:rtl w:val="0"/>
        </w:rPr>
        <w:t xml:space="preserve">(Notes below by RoyGBV)</w:t>
      </w:r>
    </w:p>
    <w:p w:rsidR="00000000" w:rsidDel="00000000" w:rsidP="00000000" w:rsidRDefault="00000000" w:rsidRPr="00000000" w14:paraId="00000D7B">
      <w:pPr>
        <w:numPr>
          <w:ilvl w:val="1"/>
          <w:numId w:val="80"/>
        </w:numPr>
        <w:spacing w:after="0" w:afterAutospacing="0"/>
        <w:ind w:left="1440" w:hanging="360"/>
      </w:pPr>
      <w:r w:rsidDel="00000000" w:rsidR="00000000" w:rsidRPr="00000000">
        <w:rPr>
          <w:rtl w:val="0"/>
        </w:rPr>
        <w:t xml:space="preserve">Effectively it’s how many times they can split before they stop splitting, minus one.</w:t>
      </w:r>
    </w:p>
    <w:p w:rsidR="00000000" w:rsidDel="00000000" w:rsidP="00000000" w:rsidRDefault="00000000" w:rsidRPr="00000000" w14:paraId="00000D7C">
      <w:pPr>
        <w:numPr>
          <w:ilvl w:val="1"/>
          <w:numId w:val="80"/>
        </w:numPr>
        <w:spacing w:after="0" w:afterAutospacing="0"/>
        <w:ind w:left="1440" w:hanging="360"/>
      </w:pPr>
      <w:r w:rsidDel="00000000" w:rsidR="00000000" w:rsidRPr="00000000">
        <w:rPr>
          <w:rtl w:val="0"/>
        </w:rPr>
        <w:t xml:space="preserve">If you set this value to more than 3, then the lava spawn summoned by splitting, including the original one, will have their textures invisible once they split for the 4th time and beyond.</w:t>
      </w:r>
    </w:p>
    <w:p w:rsidR="00000000" w:rsidDel="00000000" w:rsidP="00000000" w:rsidRDefault="00000000" w:rsidRPr="00000000" w14:paraId="00000D7D">
      <w:pPr>
        <w:numPr>
          <w:ilvl w:val="0"/>
          <w:numId w:val="80"/>
        </w:numPr>
        <w:spacing w:after="0" w:afterAutospacing="0"/>
        <w:ind w:left="720" w:hanging="360"/>
      </w:pPr>
      <w:r w:rsidDel="00000000" w:rsidR="00000000" w:rsidRPr="00000000">
        <w:rPr>
          <w:rtl w:val="0"/>
        </w:rPr>
        <w:t xml:space="preserve">“Data - Life Duration Split Bonus”</w:t>
      </w:r>
    </w:p>
    <w:p w:rsidR="00000000" w:rsidDel="00000000" w:rsidP="00000000" w:rsidRDefault="00000000" w:rsidRPr="00000000" w14:paraId="00000D7E">
      <w:pPr>
        <w:numPr>
          <w:ilvl w:val="1"/>
          <w:numId w:val="80"/>
        </w:numPr>
        <w:spacing w:after="0" w:afterAutospacing="0"/>
        <w:ind w:left="1440" w:hanging="360"/>
      </w:pPr>
      <w:r w:rsidDel="00000000" w:rsidR="00000000" w:rsidRPr="00000000">
        <w:rPr>
          <w:rtl w:val="0"/>
        </w:rPr>
        <w:t xml:space="preserve">When splitting this is how much* bonus extra time they gain.</w:t>
      </w:r>
    </w:p>
    <w:p w:rsidR="00000000" w:rsidDel="00000000" w:rsidP="00000000" w:rsidRDefault="00000000" w:rsidRPr="00000000" w14:paraId="00000D7F">
      <w:pPr>
        <w:numPr>
          <w:ilvl w:val="0"/>
          <w:numId w:val="80"/>
        </w:numPr>
        <w:spacing w:after="0" w:afterAutospacing="0"/>
        <w:ind w:left="720" w:hanging="360"/>
      </w:pPr>
      <w:r w:rsidDel="00000000" w:rsidR="00000000" w:rsidRPr="00000000">
        <w:rPr>
          <w:rtl w:val="0"/>
        </w:rPr>
        <w:t xml:space="preserve">“Data - Max Hitpoint Factor”</w:t>
      </w:r>
    </w:p>
    <w:p w:rsidR="00000000" w:rsidDel="00000000" w:rsidP="00000000" w:rsidRDefault="00000000" w:rsidRPr="00000000" w14:paraId="00000D80">
      <w:pPr>
        <w:numPr>
          <w:ilvl w:val="1"/>
          <w:numId w:val="80"/>
        </w:numPr>
        <w:ind w:left="1440" w:hanging="360"/>
      </w:pPr>
      <w:r w:rsidDel="00000000" w:rsidR="00000000" w:rsidRPr="00000000">
        <w:rPr>
          <w:rtl w:val="0"/>
        </w:rPr>
        <w:t xml:space="preserve">Upon successfully splitting, their hit points are restored by [maxHP * the set number] </w:t>
      </w:r>
    </w:p>
    <w:p w:rsidR="00000000" w:rsidDel="00000000" w:rsidP="00000000" w:rsidRDefault="00000000" w:rsidRPr="00000000" w14:paraId="00000D81">
      <w:pPr>
        <w:ind w:left="2880" w:firstLine="0"/>
        <w:rPr>
          <w:color w:val="9900ff"/>
        </w:rPr>
      </w:pPr>
      <w:r w:rsidDel="00000000" w:rsidR="00000000" w:rsidRPr="00000000">
        <w:rPr>
          <w:rtl w:val="0"/>
        </w:rPr>
        <w:t xml:space="preserve">(by default, its 0.50, meaning that it restores their HP by 50% of their max HP upon splitting) </w:t>
      </w:r>
      <w:r w:rsidDel="00000000" w:rsidR="00000000" w:rsidRPr="00000000">
        <w:rPr>
          <w:rtl w:val="0"/>
        </w:rPr>
      </w:r>
    </w:p>
    <w:p w:rsidR="00000000" w:rsidDel="00000000" w:rsidP="00000000" w:rsidRDefault="00000000" w:rsidRPr="00000000" w14:paraId="00000D82">
      <w:pPr>
        <w:numPr>
          <w:ilvl w:val="0"/>
          <w:numId w:val="80"/>
        </w:numPr>
        <w:spacing w:after="0" w:afterAutospacing="0"/>
        <w:ind w:left="720" w:hanging="360"/>
      </w:pPr>
      <w:r w:rsidDel="00000000" w:rsidR="00000000" w:rsidRPr="00000000">
        <w:rPr>
          <w:rtl w:val="0"/>
        </w:rPr>
        <w:t xml:space="preserve">“Data - Split Attack Count”</w:t>
      </w:r>
    </w:p>
    <w:p w:rsidR="00000000" w:rsidDel="00000000" w:rsidP="00000000" w:rsidRDefault="00000000" w:rsidRPr="00000000" w14:paraId="00000D83">
      <w:pPr>
        <w:numPr>
          <w:ilvl w:val="1"/>
          <w:numId w:val="80"/>
        </w:numPr>
        <w:spacing w:after="0" w:afterAutospacing="0"/>
        <w:ind w:left="1440" w:hanging="360"/>
      </w:pPr>
      <w:r w:rsidDel="00000000" w:rsidR="00000000" w:rsidRPr="00000000">
        <w:rPr>
          <w:rtl w:val="0"/>
        </w:rPr>
        <w:t xml:space="preserve">How many attacks it takes to split.</w:t>
      </w:r>
    </w:p>
    <w:p w:rsidR="00000000" w:rsidDel="00000000" w:rsidP="00000000" w:rsidRDefault="00000000" w:rsidRPr="00000000" w14:paraId="00000D84">
      <w:pPr>
        <w:numPr>
          <w:ilvl w:val="0"/>
          <w:numId w:val="80"/>
        </w:numPr>
        <w:spacing w:after="0" w:afterAutospacing="0"/>
        <w:ind w:left="720" w:hanging="360"/>
      </w:pPr>
      <w:r w:rsidDel="00000000" w:rsidR="00000000" w:rsidRPr="00000000">
        <w:rPr>
          <w:rtl w:val="0"/>
        </w:rPr>
        <w:t xml:space="preserve">“Data - Split Delay”</w:t>
      </w:r>
    </w:p>
    <w:p w:rsidR="00000000" w:rsidDel="00000000" w:rsidP="00000000" w:rsidRDefault="00000000" w:rsidRPr="00000000" w14:paraId="00000D85">
      <w:pPr>
        <w:numPr>
          <w:ilvl w:val="1"/>
          <w:numId w:val="80"/>
        </w:numPr>
        <w:spacing w:after="0" w:afterAutospacing="0"/>
        <w:ind w:left="1440" w:hanging="360"/>
      </w:pPr>
      <w:r w:rsidDel="00000000" w:rsidR="00000000" w:rsidRPr="00000000">
        <w:rPr>
          <w:rtl w:val="0"/>
        </w:rPr>
        <w:t xml:space="preserve">The time it takes before they split after reaching the attacks.</w:t>
      </w:r>
    </w:p>
    <w:p w:rsidR="00000000" w:rsidDel="00000000" w:rsidP="00000000" w:rsidRDefault="00000000" w:rsidRPr="00000000" w14:paraId="00000D86">
      <w:pPr>
        <w:numPr>
          <w:ilvl w:val="0"/>
          <w:numId w:val="80"/>
        </w:numPr>
        <w:spacing w:after="0" w:afterAutospacing="0"/>
        <w:ind w:left="720" w:hanging="360"/>
      </w:pPr>
      <w:r w:rsidDel="00000000" w:rsidR="00000000" w:rsidRPr="00000000">
        <w:rPr>
          <w:rtl w:val="0"/>
        </w:rPr>
        <w:t xml:space="preserve">”Stats - Targets Allowed”</w:t>
      </w:r>
    </w:p>
    <w:p w:rsidR="00000000" w:rsidDel="00000000" w:rsidP="00000000" w:rsidRDefault="00000000" w:rsidRPr="00000000" w14:paraId="00000D87">
      <w:pPr>
        <w:numPr>
          <w:ilvl w:val="1"/>
          <w:numId w:val="80"/>
        </w:numPr>
        <w:spacing w:after="0" w:afterAutospacing="0"/>
        <w:ind w:left="1440" w:hanging="360"/>
      </w:pPr>
      <w:r w:rsidDel="00000000" w:rsidR="00000000" w:rsidRPr="00000000">
        <w:rPr>
          <w:rtl w:val="0"/>
        </w:rPr>
        <w:t xml:space="preserve">This is actually the list of valid targets needed to add in their attacks-to-split count. </w:t>
      </w:r>
    </w:p>
    <w:p w:rsidR="00000000" w:rsidDel="00000000" w:rsidP="00000000" w:rsidRDefault="00000000" w:rsidRPr="00000000" w14:paraId="00000D88">
      <w:pPr>
        <w:numPr>
          <w:ilvl w:val="1"/>
          <w:numId w:val="80"/>
        </w:numPr>
        <w:spacing w:after="0" w:afterAutospacing="0"/>
        <w:ind w:left="1440" w:hanging="360"/>
      </w:pPr>
      <w:r w:rsidDel="00000000" w:rsidR="00000000" w:rsidRPr="00000000">
        <w:rPr>
          <w:color w:val="333333"/>
          <w:rtl w:val="0"/>
        </w:rPr>
        <w:t xml:space="preserve">Attacks need to actually land in order to count toward the split count, meaning attacks that Miss do not count. </w:t>
      </w:r>
    </w:p>
    <w:p w:rsidR="00000000" w:rsidDel="00000000" w:rsidP="00000000" w:rsidRDefault="00000000" w:rsidRPr="00000000" w14:paraId="00000D89">
      <w:pPr>
        <w:numPr>
          <w:ilvl w:val="1"/>
          <w:numId w:val="80"/>
        </w:numPr>
        <w:ind w:left="1440" w:hanging="360"/>
        <w:rPr>
          <w:color w:val="333333"/>
        </w:rPr>
      </w:pPr>
      <w:r w:rsidDel="00000000" w:rsidR="00000000" w:rsidRPr="00000000">
        <w:rPr>
          <w:rtl w:val="0"/>
        </w:rPr>
        <w:t xml:space="preserve">Attacking friendly, allied, or your own units doesn’t work, only enemies. </w:t>
      </w:r>
    </w:p>
    <w:p w:rsidR="00000000" w:rsidDel="00000000" w:rsidP="00000000" w:rsidRDefault="00000000" w:rsidRPr="00000000" w14:paraId="00000D8A">
      <w:pPr>
        <w:pStyle w:val="Heading2"/>
        <w:ind w:firstLine="720"/>
        <w:rPr/>
      </w:pPr>
      <w:bookmarkStart w:colFirst="0" w:colLast="0" w:name="_ld0cutpaeuwi" w:id="267"/>
      <w:bookmarkEnd w:id="267"/>
      <w:r w:rsidDel="00000000" w:rsidR="00000000" w:rsidRPr="00000000">
        <w:rPr>
          <w:rtl w:val="0"/>
        </w:rPr>
        <w:t xml:space="preserve">-Tornado:</w:t>
      </w:r>
    </w:p>
    <w:p w:rsidR="00000000" w:rsidDel="00000000" w:rsidP="00000000" w:rsidRDefault="00000000" w:rsidRPr="00000000" w14:paraId="00000D8B">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D8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8D">
      <w:pPr>
        <w:ind w:left="720" w:firstLine="720"/>
        <w:rPr/>
      </w:pPr>
      <w:r w:rsidDel="00000000" w:rsidR="00000000" w:rsidRPr="00000000">
        <w:rPr>
          <w:rtl w:val="0"/>
        </w:rPr>
        <w:t xml:space="preserve">RawCode: ANto</w:t>
      </w:r>
    </w:p>
    <w:p w:rsidR="00000000" w:rsidDel="00000000" w:rsidP="00000000" w:rsidRDefault="00000000" w:rsidRPr="00000000" w14:paraId="00000D8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8F">
      <w:pPr>
        <w:numPr>
          <w:ilvl w:val="0"/>
          <w:numId w:val="80"/>
        </w:numPr>
        <w:spacing w:after="0" w:afterAutospacing="0"/>
        <w:ind w:left="720" w:hanging="360"/>
        <w:rPr>
          <w:ins w:author="Anonymous" w:id="141" w:date="2025-12-25T04:59:55Z"/>
        </w:rPr>
      </w:pPr>
      <w:r w:rsidDel="00000000" w:rsidR="00000000" w:rsidRPr="00000000">
        <w:rPr>
          <w:rtl w:val="0"/>
        </w:rPr>
        <w:t xml:space="preserve">A channeled summon.</w:t>
      </w:r>
      <w:ins w:author="Anonymous" w:id="141" w:date="2025-12-25T04:59:55Z">
        <w:r w:rsidDel="00000000" w:rsidR="00000000" w:rsidRPr="00000000">
          <w:rPr>
            <w:rtl w:val="0"/>
          </w:rPr>
        </w:r>
      </w:ins>
    </w:p>
    <w:p w:rsidR="00000000" w:rsidDel="00000000" w:rsidP="00000000" w:rsidRDefault="00000000" w:rsidRPr="00000000" w14:paraId="00000D90">
      <w:pPr>
        <w:numPr>
          <w:ilvl w:val="0"/>
          <w:numId w:val="80"/>
        </w:numPr>
        <w:spacing w:after="0" w:afterAutospacing="0"/>
        <w:ind w:left="720" w:hanging="360"/>
      </w:pPr>
      <w:ins w:author="Anonymous" w:id="142" w:date="2025-12-25T04:59:59Z">
        <w:del w:author="Anonymous" w:id="143" w:date="2025-12-25T05:00:01Z">
          <w:r w:rsidDel="00000000" w:rsidR="00000000" w:rsidRPr="00000000">
            <w:rPr>
              <w:rtl w:val="0"/>
            </w:rPr>
            <w:delText xml:space="preserve">s</w:delText>
          </w:r>
        </w:del>
      </w:ins>
      <w:ins w:author="Anonymous" w:id="143" w:date="2025-12-25T05:00:01Z">
        <w:r w:rsidDel="00000000" w:rsidR="00000000" w:rsidRPr="00000000">
          <w:rPr>
            <w:rtl w:val="0"/>
          </w:rPr>
          <w:t xml:space="preserve">S</w:t>
        </w:r>
      </w:ins>
      <w:ins w:author="Anonymous" w:id="142" w:date="2025-12-25T04:59:59Z">
        <w:r w:rsidDel="00000000" w:rsidR="00000000" w:rsidRPr="00000000">
          <w:rPr>
            <w:rtl w:val="0"/>
          </w:rPr>
          <w:t xml:space="preserve">ummoned</w:t>
        </w:r>
      </w:ins>
      <w:ins w:author="Anonymous" w:id="144" w:date="2025-12-25T05:00:05Z">
        <w:r w:rsidDel="00000000" w:rsidR="00000000" w:rsidRPr="00000000">
          <w:rPr>
            <w:rtl w:val="0"/>
          </w:rPr>
          <w:t xml:space="preserve"> </w:t>
        </w:r>
        <w:del w:author="Anonymous" w:id="145" w:date="2025-12-25T05:00:10Z">
          <w:r w:rsidDel="00000000" w:rsidR="00000000" w:rsidRPr="00000000">
            <w:rPr>
              <w:rtl w:val="0"/>
            </w:rPr>
            <w:delText xml:space="preserve">will</w:delText>
          </w:r>
        </w:del>
      </w:ins>
      <w:ins w:author="Anonymous" w:id="142" w:date="2025-12-25T04:59:59Z">
        <w:r w:rsidDel="00000000" w:rsidR="00000000" w:rsidRPr="00000000">
          <w:rPr>
            <w:rtl w:val="0"/>
          </w:rPr>
          <w:t xml:space="preserve"> unit </w:t>
        </w:r>
        <w:del w:author="Anonymous" w:id="146" w:date="2025-12-25T05:00:19Z">
          <w:r w:rsidDel="00000000" w:rsidR="00000000" w:rsidRPr="00000000">
            <w:rPr>
              <w:rtl w:val="0"/>
            </w:rPr>
            <w:delText xml:space="preserve">to</w:delText>
          </w:r>
        </w:del>
      </w:ins>
      <w:ins w:author="Anonymous" w:id="146" w:date="2025-12-25T05:00:19Z">
        <w:r w:rsidDel="00000000" w:rsidR="00000000" w:rsidRPr="00000000">
          <w:rPr>
            <w:rtl w:val="0"/>
          </w:rPr>
          <w:t xml:space="preserve">will</w:t>
        </w:r>
      </w:ins>
      <w:ins w:author="Anonymous" w:id="142" w:date="2025-12-25T04:59:59Z">
        <w:r w:rsidDel="00000000" w:rsidR="00000000" w:rsidRPr="00000000">
          <w:rPr>
            <w:rtl w:val="0"/>
          </w:rPr>
          <w:t xml:space="preserve"> be invulnerable</w:t>
        </w:r>
      </w:ins>
      <w:r w:rsidDel="00000000" w:rsidR="00000000" w:rsidRPr="00000000">
        <w:rPr>
          <w:rtl w:val="0"/>
        </w:rPr>
      </w:r>
    </w:p>
    <w:p w:rsidR="00000000" w:rsidDel="00000000" w:rsidP="00000000" w:rsidRDefault="00000000" w:rsidRPr="00000000" w14:paraId="00000D91">
      <w:pPr>
        <w:numPr>
          <w:ilvl w:val="0"/>
          <w:numId w:val="80"/>
        </w:numPr>
        <w:spacing w:after="0" w:afterAutospacing="0"/>
        <w:ind w:left="720" w:hanging="360"/>
      </w:pPr>
      <w:r w:rsidDel="00000000" w:rsidR="00000000" w:rsidRPr="00000000">
        <w:rPr>
          <w:rtl w:val="0"/>
        </w:rPr>
        <w:t xml:space="preserve">Selectable for its owner, unselectable for enemies.</w:t>
      </w:r>
    </w:p>
    <w:p w:rsidR="00000000" w:rsidDel="00000000" w:rsidP="00000000" w:rsidRDefault="00000000" w:rsidRPr="00000000" w14:paraId="00000D92">
      <w:pPr>
        <w:numPr>
          <w:ilvl w:val="0"/>
          <w:numId w:val="80"/>
        </w:numPr>
        <w:spacing w:after="0" w:afterAutospacing="0"/>
        <w:ind w:left="720" w:hanging="360"/>
      </w:pPr>
      <w:r w:rsidDel="00000000" w:rsidR="00000000" w:rsidRPr="00000000">
        <w:rPr>
          <w:rtl w:val="0"/>
        </w:rPr>
        <w:t xml:space="preserve">This ability seems to have some form of “Leash Range”, where it's instantly killed if it exceeds that range.</w:t>
      </w:r>
    </w:p>
    <w:p w:rsidR="00000000" w:rsidDel="00000000" w:rsidP="00000000" w:rsidRDefault="00000000" w:rsidRPr="00000000" w14:paraId="00000D93">
      <w:pPr>
        <w:numPr>
          <w:ilvl w:val="1"/>
          <w:numId w:val="80"/>
        </w:numPr>
        <w:spacing w:after="0" w:afterAutospacing="0"/>
        <w:ind w:left="1440" w:hanging="360"/>
      </w:pPr>
      <w:r w:rsidDel="00000000" w:rsidR="00000000" w:rsidRPr="00000000">
        <w:rPr>
          <w:rtl w:val="0"/>
        </w:rPr>
        <w:t xml:space="preserve">Not sure about how much is the distance of this “Leash Range”, but it is definitely not  “Data - Cast Range”. </w:t>
      </w:r>
      <w:r w:rsidDel="00000000" w:rsidR="00000000" w:rsidRPr="00000000">
        <w:rPr>
          <w:color w:val="9900ff"/>
          <w:rtl w:val="0"/>
        </w:rPr>
        <w:t xml:space="preserve">(RoyGBV)</w:t>
      </w:r>
    </w:p>
    <w:p w:rsidR="00000000" w:rsidDel="00000000" w:rsidP="00000000" w:rsidRDefault="00000000" w:rsidRPr="00000000" w14:paraId="00000D94">
      <w:pPr>
        <w:numPr>
          <w:ilvl w:val="1"/>
          <w:numId w:val="80"/>
        </w:numPr>
        <w:spacing w:after="0" w:afterAutospacing="0"/>
        <w:ind w:left="1440" w:hanging="360"/>
        <w:rPr>
          <w:color w:val="9900ff"/>
        </w:rPr>
      </w:pPr>
      <w:r w:rsidDel="00000000" w:rsidR="00000000" w:rsidRPr="00000000">
        <w:rPr>
          <w:color w:val="9900ff"/>
          <w:rtl w:val="0"/>
        </w:rPr>
        <w:t xml:space="preserve">Leash range is actually determined by “Wander (Tornado)” ability, not the Tornado ability.</w:t>
      </w:r>
    </w:p>
    <w:p w:rsidR="00000000" w:rsidDel="00000000" w:rsidP="00000000" w:rsidRDefault="00000000" w:rsidRPr="00000000" w14:paraId="00000D95">
      <w:pPr>
        <w:numPr>
          <w:ilvl w:val="0"/>
          <w:numId w:val="80"/>
        </w:numPr>
        <w:spacing w:after="0" w:afterAutospacing="0"/>
        <w:ind w:left="720" w:hanging="360"/>
        <w:rPr>
          <w:ins w:author="Florian Wege" w:id="147" w:date="2025-11-15T12:45:28Z"/>
        </w:rPr>
      </w:pPr>
      <w:r w:rsidDel="00000000" w:rsidR="00000000" w:rsidRPr="00000000">
        <w:rPr>
          <w:rtl w:val="0"/>
        </w:rPr>
        <w:t xml:space="preserve">Stats - Duration 0  does not last indefinitely</w:t>
      </w:r>
      <w:ins w:author="Florian Wege" w:id="147" w:date="2025-11-15T12:45:28Z">
        <w:r w:rsidDel="00000000" w:rsidR="00000000" w:rsidRPr="00000000">
          <w:rPr>
            <w:rtl w:val="0"/>
          </w:rPr>
        </w:r>
      </w:ins>
    </w:p>
    <w:p w:rsidR="00000000" w:rsidDel="00000000" w:rsidP="00000000" w:rsidRDefault="00000000" w:rsidRPr="00000000" w14:paraId="00000D96">
      <w:pPr>
        <w:numPr>
          <w:ilvl w:val="0"/>
          <w:numId w:val="80"/>
        </w:numPr>
        <w:ind w:left="720" w:hanging="360"/>
      </w:pPr>
      <w:ins w:author="Florian Wege" w:id="147" w:date="2025-11-15T12:45:28Z">
        <w:r w:rsidDel="00000000" w:rsidR="00000000" w:rsidRPr="00000000">
          <w:rPr>
            <w:rtl w:val="0"/>
          </w:rPr>
          <w:t xml:space="preserve">Can hit flying units under Web/Ensnare/Entangling Roots.</w:t>
        </w:r>
      </w:ins>
      <w:r w:rsidDel="00000000" w:rsidR="00000000" w:rsidRPr="00000000">
        <w:rPr>
          <w:rtl w:val="0"/>
        </w:rPr>
      </w:r>
    </w:p>
    <w:p w:rsidR="00000000" w:rsidDel="00000000" w:rsidP="00000000" w:rsidRDefault="00000000" w:rsidRPr="00000000" w14:paraId="00000D97">
      <w:pPr>
        <w:pStyle w:val="Heading2"/>
        <w:ind w:firstLine="720"/>
        <w:rPr/>
      </w:pPr>
      <w:bookmarkStart w:colFirst="0" w:colLast="0" w:name="_j2c438ixyc6n" w:id="268"/>
      <w:bookmarkEnd w:id="268"/>
      <w:r w:rsidDel="00000000" w:rsidR="00000000" w:rsidRPr="00000000">
        <w:rPr>
          <w:rtl w:val="0"/>
        </w:rPr>
        <w:t xml:space="preserve">-Transmute:</w:t>
      </w:r>
    </w:p>
    <w:p w:rsidR="00000000" w:rsidDel="00000000" w:rsidP="00000000" w:rsidRDefault="00000000" w:rsidRPr="00000000" w14:paraId="00000D98">
      <w:pPr>
        <w:rPr/>
      </w:pPr>
      <w:r w:rsidDel="00000000" w:rsidR="00000000" w:rsidRPr="00000000">
        <w:rPr>
          <w:rtl w:val="0"/>
        </w:rPr>
        <w:tab/>
        <w:tab/>
        <w:t xml:space="preserve">Tags: </w:t>
      </w:r>
      <w:r w:rsidDel="00000000" w:rsidR="00000000" w:rsidRPr="00000000">
        <w:rPr>
          <w:color w:val="0000ff"/>
          <w:rtl w:val="0"/>
        </w:rPr>
        <w:t xml:space="preserve">[Special]</w:t>
      </w:r>
      <w:r w:rsidDel="00000000" w:rsidR="00000000" w:rsidRPr="00000000">
        <w:rPr>
          <w:rtl w:val="0"/>
        </w:rPr>
      </w:r>
    </w:p>
    <w:p w:rsidR="00000000" w:rsidDel="00000000" w:rsidP="00000000" w:rsidRDefault="00000000" w:rsidRPr="00000000" w14:paraId="00000D9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9A">
      <w:pPr>
        <w:ind w:left="720" w:firstLine="720"/>
        <w:rPr/>
      </w:pPr>
      <w:r w:rsidDel="00000000" w:rsidR="00000000" w:rsidRPr="00000000">
        <w:rPr>
          <w:rtl w:val="0"/>
        </w:rPr>
        <w:t xml:space="preserve">RawCode: ANtm AIts</w:t>
      </w:r>
    </w:p>
    <w:p w:rsidR="00000000" w:rsidDel="00000000" w:rsidP="00000000" w:rsidRDefault="00000000" w:rsidRPr="00000000" w14:paraId="00000D9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9C">
      <w:pPr>
        <w:numPr>
          <w:ilvl w:val="0"/>
          <w:numId w:val="80"/>
        </w:numPr>
        <w:spacing w:after="0" w:afterAutospacing="0"/>
        <w:ind w:left="720" w:hanging="360"/>
      </w:pPr>
      <w:r w:rsidDel="00000000" w:rsidR="00000000" w:rsidRPr="00000000">
        <w:rPr>
          <w:rtl w:val="0"/>
        </w:rPr>
        <w:t xml:space="preserve">Kills a target (defined in Targets Allowed) and gives the gold/lumber back to the owner of the casting unit</w:t>
      </w:r>
    </w:p>
    <w:p w:rsidR="00000000" w:rsidDel="00000000" w:rsidP="00000000" w:rsidRDefault="00000000" w:rsidRPr="00000000" w14:paraId="00000D9D">
      <w:pPr>
        <w:numPr>
          <w:ilvl w:val="1"/>
          <w:numId w:val="80"/>
        </w:numPr>
        <w:spacing w:after="0" w:afterAutospacing="0"/>
        <w:ind w:left="1440" w:hanging="360"/>
      </w:pPr>
      <w:r w:rsidDel="00000000" w:rsidR="00000000" w:rsidRPr="00000000">
        <w:rPr>
          <w:rtl w:val="0"/>
        </w:rPr>
        <w:t xml:space="preserve">Unfortunately, it does not return Lumber </w:t>
      </w:r>
      <w:r w:rsidDel="00000000" w:rsidR="00000000" w:rsidRPr="00000000">
        <w:rPr>
          <w:color w:val="9900ff"/>
          <w:rtl w:val="0"/>
        </w:rPr>
        <w:t xml:space="preserve">(Khyrberos)</w:t>
      </w:r>
    </w:p>
    <w:p w:rsidR="00000000" w:rsidDel="00000000" w:rsidP="00000000" w:rsidRDefault="00000000" w:rsidRPr="00000000" w14:paraId="00000D9E">
      <w:pPr>
        <w:numPr>
          <w:ilvl w:val="1"/>
          <w:numId w:val="80"/>
        </w:numPr>
        <w:spacing w:after="0" w:afterAutospacing="0"/>
        <w:ind w:left="1440" w:hanging="360"/>
      </w:pPr>
      <w:r w:rsidDel="00000000" w:rsidR="00000000" w:rsidRPr="00000000">
        <w:rPr>
          <w:rtl w:val="0"/>
        </w:rPr>
        <w:t xml:space="preserve">Returns lumber in 1.36+ </w:t>
      </w:r>
      <w:r w:rsidDel="00000000" w:rsidR="00000000" w:rsidRPr="00000000">
        <w:rPr>
          <w:color w:val="9900ff"/>
          <w:rtl w:val="0"/>
        </w:rPr>
        <w:t xml:space="preserve">(Jaccouille)</w:t>
      </w:r>
    </w:p>
    <w:p w:rsidR="00000000" w:rsidDel="00000000" w:rsidP="00000000" w:rsidRDefault="00000000" w:rsidRPr="00000000" w14:paraId="00000D9F">
      <w:pPr>
        <w:numPr>
          <w:ilvl w:val="0"/>
          <w:numId w:val="80"/>
        </w:numPr>
        <w:spacing w:after="0" w:afterAutospacing="0"/>
        <w:ind w:left="720" w:hanging="360"/>
        <w:rPr>
          <w:color w:val="9900ff"/>
        </w:rPr>
      </w:pPr>
      <w:r w:rsidDel="00000000" w:rsidR="00000000" w:rsidRPr="00000000">
        <w:rPr>
          <w:rtl w:val="0"/>
        </w:rPr>
        <w:t xml:space="preserve">Returns 100% of the target unit’s gold cost, which is reduced when you are in Low or High Upkeep. </w:t>
      </w:r>
      <w:r w:rsidDel="00000000" w:rsidR="00000000" w:rsidRPr="00000000">
        <w:rPr>
          <w:color w:val="9900ff"/>
          <w:rtl w:val="0"/>
        </w:rPr>
        <w:t xml:space="preserve">(RoyGBV)</w:t>
      </w:r>
    </w:p>
    <w:p w:rsidR="00000000" w:rsidDel="00000000" w:rsidP="00000000" w:rsidRDefault="00000000" w:rsidRPr="00000000" w14:paraId="00000DA0">
      <w:pPr>
        <w:numPr>
          <w:ilvl w:val="0"/>
          <w:numId w:val="80"/>
        </w:numPr>
        <w:ind w:left="720" w:hanging="360"/>
        <w:rPr>
          <w:color w:val="9900ff"/>
        </w:rPr>
      </w:pPr>
      <w:r w:rsidDel="00000000" w:rsidR="00000000" w:rsidRPr="00000000">
        <w:rPr>
          <w:rtl w:val="0"/>
        </w:rPr>
        <w:t xml:space="preserve">Cannot target allies, even when set in “Stats - Targets Allowed”</w:t>
      </w:r>
      <w:r w:rsidDel="00000000" w:rsidR="00000000" w:rsidRPr="00000000">
        <w:rPr>
          <w:color w:val="9900ff"/>
          <w:rtl w:val="0"/>
        </w:rPr>
        <w:t xml:space="preserve">. (RoyGBV)</w:t>
      </w:r>
      <w:r w:rsidDel="00000000" w:rsidR="00000000" w:rsidRPr="00000000">
        <w:rPr>
          <w:rtl w:val="0"/>
        </w:rPr>
      </w:r>
    </w:p>
    <w:p w:rsidR="00000000" w:rsidDel="00000000" w:rsidP="00000000" w:rsidRDefault="00000000" w:rsidRPr="00000000" w14:paraId="00000DA1">
      <w:pPr>
        <w:pStyle w:val="Heading2"/>
        <w:ind w:firstLine="720"/>
        <w:rPr/>
      </w:pPr>
      <w:bookmarkStart w:colFirst="0" w:colLast="0" w:name="_r16ij4411z0o" w:id="269"/>
      <w:bookmarkEnd w:id="269"/>
      <w:r w:rsidDel="00000000" w:rsidR="00000000" w:rsidRPr="00000000">
        <w:rPr>
          <w:rtl w:val="0"/>
        </w:rPr>
        <w:t xml:space="preserve">-Volcano:</w:t>
      </w:r>
    </w:p>
    <w:p w:rsidR="00000000" w:rsidDel="00000000" w:rsidP="00000000" w:rsidRDefault="00000000" w:rsidRPr="00000000" w14:paraId="00000DA2">
      <w:pPr>
        <w:rPr/>
      </w:pPr>
      <w:r w:rsidDel="00000000" w:rsidR="00000000" w:rsidRPr="00000000">
        <w:rPr>
          <w:rtl w:val="0"/>
        </w:rPr>
        <w:tab/>
        <w:tab/>
        <w:t xml:space="preserve">Tags: </w:t>
      </w:r>
      <w:r w:rsidDel="00000000" w:rsidR="00000000" w:rsidRPr="00000000">
        <w:rPr>
          <w:color w:val="0000ff"/>
          <w:rtl w:val="0"/>
        </w:rPr>
        <w:t xml:space="preserve">[Special]</w:t>
      </w:r>
      <w:r w:rsidDel="00000000" w:rsidR="00000000" w:rsidRPr="00000000">
        <w:rPr>
          <w:rtl w:val="0"/>
        </w:rPr>
      </w:r>
    </w:p>
    <w:p w:rsidR="00000000" w:rsidDel="00000000" w:rsidP="00000000" w:rsidRDefault="00000000" w:rsidRPr="00000000" w14:paraId="00000DA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A4">
      <w:pPr>
        <w:ind w:left="720" w:firstLine="720"/>
        <w:rPr/>
      </w:pPr>
      <w:r w:rsidDel="00000000" w:rsidR="00000000" w:rsidRPr="00000000">
        <w:rPr>
          <w:rtl w:val="0"/>
        </w:rPr>
        <w:t xml:space="preserve">RawCode: ANvc</w:t>
      </w:r>
    </w:p>
    <w:p w:rsidR="00000000" w:rsidDel="00000000" w:rsidP="00000000" w:rsidRDefault="00000000" w:rsidRPr="00000000" w14:paraId="00000DA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 1.31.1</w:t>
      </w:r>
      <w:r w:rsidDel="00000000" w:rsidR="00000000" w:rsidRPr="00000000">
        <w:rPr>
          <w:rtl w:val="0"/>
        </w:rPr>
      </w:r>
    </w:p>
    <w:p w:rsidR="00000000" w:rsidDel="00000000" w:rsidP="00000000" w:rsidRDefault="00000000" w:rsidRPr="00000000" w14:paraId="00000DA6">
      <w:pPr>
        <w:numPr>
          <w:ilvl w:val="0"/>
          <w:numId w:val="80"/>
        </w:numPr>
        <w:ind w:left="720" w:hanging="360"/>
      </w:pPr>
      <w:r w:rsidDel="00000000" w:rsidR="00000000" w:rsidRPr="00000000">
        <w:rPr>
          <w:rtl w:val="0"/>
        </w:rPr>
        <w:t xml:space="preserve">“Data Field - Destructible ID” does not function properly yet, select any unit will result in a crash on cast.</w:t>
      </w:r>
    </w:p>
    <w:p w:rsidR="00000000" w:rsidDel="00000000" w:rsidP="00000000" w:rsidRDefault="00000000" w:rsidRPr="00000000" w14:paraId="00000DA7">
      <w:pPr>
        <w:ind w:left="2160" w:firstLine="0"/>
        <w:rPr/>
      </w:pPr>
      <w:r w:rsidDel="00000000" w:rsidR="00000000" w:rsidRPr="00000000">
        <w:rPr>
          <w:rtl w:val="0"/>
        </w:rPr>
        <w:tab/>
        <w:t xml:space="preserve"> To change the destructible type, change the Model file of the desired destructible to the same path of Volcano destructible.</w:t>
      </w:r>
    </w:p>
    <w:p w:rsidR="00000000" w:rsidDel="00000000" w:rsidP="00000000" w:rsidRDefault="00000000" w:rsidRPr="00000000" w14:paraId="00000DA8">
      <w:pPr>
        <w:numPr>
          <w:ilvl w:val="0"/>
          <w:numId w:val="80"/>
        </w:numPr>
        <w:spacing w:after="0" w:afterAutospacing="0"/>
        <w:ind w:left="720" w:hanging="360"/>
      </w:pPr>
      <w:r w:rsidDel="00000000" w:rsidR="00000000" w:rsidRPr="00000000">
        <w:rPr>
          <w:rtl w:val="0"/>
        </w:rPr>
        <w:t xml:space="preserve">This is the only ability that can generate destructibles in-game. </w:t>
      </w:r>
      <w:r w:rsidDel="00000000" w:rsidR="00000000" w:rsidRPr="00000000">
        <w:rPr>
          <w:color w:val="9900ff"/>
          <w:rtl w:val="0"/>
        </w:rPr>
        <w:t xml:space="preserve">(Wonder Wiz)</w:t>
      </w:r>
    </w:p>
    <w:p w:rsidR="00000000" w:rsidDel="00000000" w:rsidP="00000000" w:rsidRDefault="00000000" w:rsidRPr="00000000" w14:paraId="00000DA9">
      <w:pPr>
        <w:numPr>
          <w:ilvl w:val="0"/>
          <w:numId w:val="80"/>
        </w:numPr>
        <w:spacing w:after="0" w:afterAutospacing="0"/>
        <w:ind w:left="720" w:hanging="360"/>
        <w:rPr>
          <w:ins w:author="Florian Wege" w:id="148" w:date="2025-11-15T12:45:56Z"/>
        </w:rPr>
      </w:pPr>
      <w:ins w:author="Florian Wege" w:id="148" w:date="2025-11-15T12:45:56Z">
        <w:r w:rsidDel="00000000" w:rsidR="00000000" w:rsidRPr="00000000">
          <w:rPr>
            <w:rtl w:val="0"/>
          </w:rPr>
          <w:t xml:space="preserve">Can hit flying units under Web/Ensnare/Entangling Roots.</w:t>
        </w:r>
      </w:ins>
    </w:p>
    <w:p w:rsidR="00000000" w:rsidDel="00000000" w:rsidP="00000000" w:rsidRDefault="00000000" w:rsidRPr="00000000" w14:paraId="00000DAA">
      <w:pPr>
        <w:numPr>
          <w:ilvl w:val="0"/>
          <w:numId w:val="80"/>
        </w:numPr>
        <w:ind w:left="720" w:hanging="360"/>
      </w:pPr>
      <w:r w:rsidDel="00000000" w:rsidR="00000000" w:rsidRPr="00000000">
        <w:rPr>
          <w:rtl w:val="0"/>
        </w:rPr>
        <w:t xml:space="preserve">Deals normal and unknown type damage</w:t>
      </w:r>
    </w:p>
    <w:p w:rsidR="00000000" w:rsidDel="00000000" w:rsidP="00000000" w:rsidRDefault="00000000" w:rsidRPr="00000000" w14:paraId="00000DAB">
      <w:pPr>
        <w:pStyle w:val="Heading2"/>
        <w:ind w:firstLine="720"/>
        <w:rPr/>
      </w:pPr>
      <w:bookmarkStart w:colFirst="0" w:colLast="0" w:name="_5wd4ojlalivx" w:id="270"/>
      <w:bookmarkEnd w:id="270"/>
      <w:r w:rsidDel="00000000" w:rsidR="00000000" w:rsidRPr="00000000">
        <w:rPr>
          <w:rtl w:val="0"/>
        </w:rPr>
        <w:t xml:space="preserve">-Watery Minion:</w:t>
      </w:r>
    </w:p>
    <w:p w:rsidR="00000000" w:rsidDel="00000000" w:rsidP="00000000" w:rsidRDefault="00000000" w:rsidRPr="00000000" w14:paraId="00000DAC">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DA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0DAE">
      <w:pPr>
        <w:ind w:left="720" w:firstLine="720"/>
        <w:rPr/>
      </w:pPr>
      <w:r w:rsidDel="00000000" w:rsidR="00000000" w:rsidRPr="00000000">
        <w:rPr>
          <w:rtl w:val="0"/>
        </w:rPr>
        <w:t xml:space="preserve">RawCode: ANwm Aslp AIwm</w:t>
      </w:r>
    </w:p>
    <w:p w:rsidR="00000000" w:rsidDel="00000000" w:rsidP="00000000" w:rsidRDefault="00000000" w:rsidRPr="00000000" w14:paraId="00000DA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B0">
      <w:pPr>
        <w:numPr>
          <w:ilvl w:val="0"/>
          <w:numId w:val="80"/>
        </w:numPr>
        <w:ind w:left="720" w:hanging="360"/>
      </w:pPr>
      <w:r w:rsidDel="00000000" w:rsidR="00000000" w:rsidRPr="00000000">
        <w:rPr>
          <w:rtl w:val="0"/>
        </w:rPr>
        <w:t xml:space="preserve">Summons units.</w:t>
      </w:r>
    </w:p>
    <w:p w:rsidR="00000000" w:rsidDel="00000000" w:rsidP="00000000" w:rsidRDefault="00000000" w:rsidRPr="00000000" w14:paraId="00000DB1">
      <w:pPr>
        <w:pStyle w:val="Heading1"/>
        <w:rPr/>
      </w:pPr>
      <w:bookmarkStart w:colFirst="0" w:colLast="0" w:name="_ipp1z7ttfry6" w:id="271"/>
      <w:bookmarkEnd w:id="271"/>
      <w:r w:rsidDel="00000000" w:rsidR="00000000" w:rsidRPr="00000000">
        <w:rPr>
          <w:rtl w:val="0"/>
        </w:rPr>
        <w:t xml:space="preserve">@Neutral Passive:</w:t>
      </w:r>
    </w:p>
    <w:p w:rsidR="00000000" w:rsidDel="00000000" w:rsidP="00000000" w:rsidRDefault="00000000" w:rsidRPr="00000000" w14:paraId="00000DB2">
      <w:pPr>
        <w:pStyle w:val="Heading2"/>
        <w:ind w:firstLine="720"/>
        <w:rPr/>
      </w:pPr>
      <w:bookmarkStart w:colFirst="0" w:colLast="0" w:name="_8e16siww7ldo" w:id="272"/>
      <w:bookmarkEnd w:id="272"/>
      <w:r w:rsidDel="00000000" w:rsidR="00000000" w:rsidRPr="00000000">
        <w:rPr>
          <w:rtl w:val="0"/>
        </w:rPr>
        <w:t xml:space="preserve">-</w:t>
      </w:r>
      <w:commentRangeStart w:id="49"/>
      <w:r w:rsidDel="00000000" w:rsidR="00000000" w:rsidRPr="00000000">
        <w:rPr>
          <w:rtl w:val="0"/>
        </w:rPr>
        <w:t xml:space="preserve">Building Damage Aura:</w:t>
      </w:r>
    </w:p>
    <w:p w:rsidR="00000000" w:rsidDel="00000000" w:rsidP="00000000" w:rsidRDefault="00000000" w:rsidRPr="00000000" w14:paraId="00000DB3">
      <w:pPr>
        <w:rPr/>
      </w:pPr>
      <w:r w:rsidDel="00000000" w:rsidR="00000000" w:rsidRPr="00000000">
        <w:rPr>
          <w:rtl w:val="0"/>
        </w:rPr>
        <w:tab/>
        <w:tab/>
        <w:t xml:space="preserve">Tags: </w:t>
      </w:r>
      <w:r w:rsidDel="00000000" w:rsidR="00000000" w:rsidRPr="00000000">
        <w:rPr>
          <w:color w:val="0000ff"/>
          <w:rtl w:val="0"/>
        </w:rPr>
        <w:t xml:space="preserve">[Special]</w:t>
      </w:r>
      <w:r w:rsidDel="00000000" w:rsidR="00000000" w:rsidRPr="00000000">
        <w:rPr>
          <w:rtl w:val="0"/>
        </w:rPr>
      </w:r>
    </w:p>
    <w:p w:rsidR="00000000" w:rsidDel="00000000" w:rsidP="00000000" w:rsidRDefault="00000000" w:rsidRPr="00000000" w14:paraId="00000DB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ins w:author="Anonymous" w:id="149" w:date="2025-08-28T21:44:47Z">
        <w:r w:rsidDel="00000000" w:rsidR="00000000" w:rsidRPr="00000000">
          <w:rPr>
            <w:color w:val="ff9900"/>
            <w:rtl w:val="0"/>
          </w:rPr>
          <w:tab/>
          <w:tab/>
        </w:r>
      </w:ins>
      <w:r w:rsidDel="00000000" w:rsidR="00000000" w:rsidRPr="00000000">
        <w:rPr>
          <w:rtl w:val="0"/>
        </w:rPr>
      </w:r>
    </w:p>
    <w:p w:rsidR="00000000" w:rsidDel="00000000" w:rsidP="00000000" w:rsidRDefault="00000000" w:rsidRPr="00000000" w14:paraId="00000DB5">
      <w:pPr>
        <w:ind w:left="720" w:firstLine="720"/>
        <w:rPr/>
      </w:pPr>
      <w:r w:rsidDel="00000000" w:rsidR="00000000" w:rsidRPr="00000000">
        <w:rPr>
          <w:rtl w:val="0"/>
        </w:rPr>
        <w:t xml:space="preserve">RawCode: Atdg</w:t>
      </w:r>
    </w:p>
    <w:p w:rsidR="00000000" w:rsidDel="00000000" w:rsidP="00000000" w:rsidRDefault="00000000" w:rsidRPr="00000000" w14:paraId="00000DB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B7">
      <w:pPr>
        <w:numPr>
          <w:ilvl w:val="0"/>
          <w:numId w:val="80"/>
        </w:numPr>
        <w:spacing w:after="0" w:afterAutospacing="0"/>
        <w:ind w:left="720" w:hanging="360"/>
      </w:pPr>
      <w:r w:rsidDel="00000000" w:rsidR="00000000" w:rsidRPr="00000000">
        <w:rPr>
          <w:rtl w:val="0"/>
        </w:rPr>
        <w:t xml:space="preserve">“Data - Damage Per Second”, “Data - Medium Damage Per Second”, “Data - Small Damage Per Second”</w:t>
      </w:r>
    </w:p>
    <w:p w:rsidR="00000000" w:rsidDel="00000000" w:rsidP="00000000" w:rsidRDefault="00000000" w:rsidRPr="00000000" w14:paraId="00000DB8">
      <w:pPr>
        <w:numPr>
          <w:ilvl w:val="1"/>
          <w:numId w:val="80"/>
        </w:numPr>
        <w:spacing w:after="0" w:afterAutospacing="0"/>
        <w:ind w:left="1440" w:hanging="360"/>
      </w:pPr>
      <w:r w:rsidDel="00000000" w:rsidR="00000000" w:rsidRPr="00000000">
        <w:rPr>
          <w:rtl w:val="0"/>
        </w:rPr>
        <w:t xml:space="preserve">Negative values does not cause healing</w:t>
      </w:r>
    </w:p>
    <w:p w:rsidR="00000000" w:rsidDel="00000000" w:rsidP="00000000" w:rsidRDefault="00000000" w:rsidRPr="00000000" w14:paraId="00000DB9">
      <w:pPr>
        <w:numPr>
          <w:ilvl w:val="0"/>
          <w:numId w:val="80"/>
        </w:numPr>
        <w:spacing w:after="0" w:afterAutospacing="0"/>
        <w:ind w:left="720" w:hanging="360"/>
      </w:pPr>
      <w:r w:rsidDel="00000000" w:rsidR="00000000" w:rsidRPr="00000000">
        <w:rPr>
          <w:rtl w:val="0"/>
        </w:rPr>
        <w:t xml:space="preserve">Used by the Tornado unit from the “Tornado” ability. </w:t>
      </w:r>
      <w:r w:rsidDel="00000000" w:rsidR="00000000" w:rsidRPr="00000000">
        <w:rPr>
          <w:color w:val="9900ff"/>
          <w:rtl w:val="0"/>
        </w:rPr>
        <w:t xml:space="preserve">(RoyGBV)</w:t>
      </w:r>
    </w:p>
    <w:p w:rsidR="00000000" w:rsidDel="00000000" w:rsidP="00000000" w:rsidRDefault="00000000" w:rsidRPr="00000000" w14:paraId="00000DBA">
      <w:pPr>
        <w:numPr>
          <w:ilvl w:val="0"/>
          <w:numId w:val="80"/>
        </w:numPr>
        <w:spacing w:after="0" w:afterAutospacing="0"/>
        <w:ind w:left="720" w:hanging="360"/>
      </w:pPr>
      <w:r w:rsidDel="00000000" w:rsidR="00000000" w:rsidRPr="00000000">
        <w:rPr>
          <w:rtl w:val="0"/>
        </w:rPr>
        <w:t xml:space="preserve">Deals force type damage</w:t>
      </w:r>
    </w:p>
    <w:p w:rsidR="00000000" w:rsidDel="00000000" w:rsidP="00000000" w:rsidRDefault="00000000" w:rsidRPr="00000000" w14:paraId="00000DBB">
      <w:pPr>
        <w:numPr>
          <w:ilvl w:val="0"/>
          <w:numId w:val="80"/>
        </w:numPr>
        <w:ind w:left="720" w:hanging="360"/>
      </w:pPr>
      <w:r w:rsidDel="00000000" w:rsidR="00000000" w:rsidRPr="00000000">
        <w:rPr>
          <w:rtl w:val="0"/>
        </w:rPr>
        <w:t xml:space="preserve">Multiple units don’t stack damage with the same ability </w:t>
      </w:r>
      <w:r w:rsidDel="00000000" w:rsidR="00000000" w:rsidRPr="00000000">
        <w:rPr>
          <w:color w:val="ff00ff"/>
          <w:rtl w:val="0"/>
        </w:rPr>
        <w:t xml:space="preserve">(KitsuneTailsPrower)</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DBC">
      <w:pPr>
        <w:pStyle w:val="Heading2"/>
        <w:ind w:firstLine="720"/>
        <w:rPr/>
      </w:pPr>
      <w:bookmarkStart w:colFirst="0" w:colLast="0" w:name="_6k9psf5shto6" w:id="273"/>
      <w:bookmarkEnd w:id="273"/>
      <w:r w:rsidDel="00000000" w:rsidR="00000000" w:rsidRPr="00000000">
        <w:rPr>
          <w:rtl w:val="0"/>
        </w:rPr>
        <w:t xml:space="preserve">-Slow Aura:</w:t>
      </w:r>
    </w:p>
    <w:p w:rsidR="00000000" w:rsidDel="00000000" w:rsidP="00000000" w:rsidRDefault="00000000" w:rsidRPr="00000000" w14:paraId="00000DBD">
      <w:pPr>
        <w:rPr/>
      </w:pPr>
      <w:r w:rsidDel="00000000" w:rsidR="00000000" w:rsidRPr="00000000">
        <w:rPr>
          <w:rtl w:val="0"/>
        </w:rPr>
        <w:tab/>
        <w:tab/>
        <w:t xml:space="preserve">Tags: </w:t>
      </w:r>
      <w:r w:rsidDel="00000000" w:rsidR="00000000" w:rsidRPr="00000000">
        <w:rPr>
          <w:color w:val="0000ff"/>
          <w:rtl w:val="0"/>
        </w:rPr>
        <w:t xml:space="preserve">[Movespeed Increase] [Movespeed Decrease] [Attackspeed Increase] [Attackspeed Decrease]</w:t>
      </w:r>
      <w:r w:rsidDel="00000000" w:rsidR="00000000" w:rsidRPr="00000000">
        <w:rPr>
          <w:rtl w:val="0"/>
        </w:rPr>
      </w:r>
    </w:p>
    <w:p w:rsidR="00000000" w:rsidDel="00000000" w:rsidP="00000000" w:rsidRDefault="00000000" w:rsidRPr="00000000" w14:paraId="00000DB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Has no icon by default therefore useful for various spell effects which need a buff</w:t>
      </w:r>
    </w:p>
    <w:p w:rsidR="00000000" w:rsidDel="00000000" w:rsidP="00000000" w:rsidRDefault="00000000" w:rsidRPr="00000000" w14:paraId="00000DBF">
      <w:pPr>
        <w:ind w:left="720" w:firstLine="720"/>
        <w:rPr/>
      </w:pPr>
      <w:r w:rsidDel="00000000" w:rsidR="00000000" w:rsidRPr="00000000">
        <w:rPr>
          <w:rtl w:val="0"/>
        </w:rPr>
        <w:t xml:space="preserve">RawCode: Aasl</w:t>
      </w:r>
    </w:p>
    <w:p w:rsidR="00000000" w:rsidDel="00000000" w:rsidP="00000000" w:rsidRDefault="00000000" w:rsidRPr="00000000" w14:paraId="00000DC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C1">
      <w:pPr>
        <w:numPr>
          <w:ilvl w:val="0"/>
          <w:numId w:val="80"/>
        </w:numPr>
        <w:spacing w:after="0" w:afterAutospacing="0"/>
        <w:ind w:left="720" w:hanging="360"/>
      </w:pPr>
      <w:r w:rsidDel="00000000" w:rsidR="00000000" w:rsidRPr="00000000">
        <w:rPr>
          <w:rtl w:val="0"/>
        </w:rPr>
        <w:t xml:space="preserve">“Data - Attack Speed factor”, “Data - Movement Speed Factor”</w:t>
      </w:r>
    </w:p>
    <w:p w:rsidR="00000000" w:rsidDel="00000000" w:rsidP="00000000" w:rsidRDefault="00000000" w:rsidRPr="00000000" w14:paraId="00000DC2">
      <w:pPr>
        <w:numPr>
          <w:ilvl w:val="1"/>
          <w:numId w:val="80"/>
        </w:numPr>
        <w:spacing w:after="0" w:afterAutospacing="0"/>
        <w:ind w:left="1440" w:hanging="360"/>
      </w:pPr>
      <w:r w:rsidDel="00000000" w:rsidR="00000000" w:rsidRPr="00000000">
        <w:rPr>
          <w:rtl w:val="0"/>
        </w:rPr>
        <w:t xml:space="preserve">Positive values increase speed.</w:t>
      </w:r>
    </w:p>
    <w:p w:rsidR="00000000" w:rsidDel="00000000" w:rsidP="00000000" w:rsidRDefault="00000000" w:rsidRPr="00000000" w14:paraId="00000DC3">
      <w:pPr>
        <w:numPr>
          <w:ilvl w:val="1"/>
          <w:numId w:val="80"/>
        </w:numPr>
        <w:spacing w:after="0" w:afterAutospacing="0"/>
        <w:ind w:left="1440" w:hanging="360"/>
      </w:pPr>
      <w:r w:rsidDel="00000000" w:rsidR="00000000" w:rsidRPr="00000000">
        <w:rPr>
          <w:rtl w:val="0"/>
        </w:rPr>
        <w:t xml:space="preserve">Negative values decrease speed.</w:t>
      </w:r>
    </w:p>
    <w:p w:rsidR="00000000" w:rsidDel="00000000" w:rsidP="00000000" w:rsidRDefault="00000000" w:rsidRPr="00000000" w14:paraId="00000DC4">
      <w:pPr>
        <w:numPr>
          <w:ilvl w:val="0"/>
          <w:numId w:val="80"/>
        </w:numPr>
        <w:ind w:left="720" w:hanging="360"/>
      </w:pPr>
      <w:r w:rsidDel="00000000" w:rsidR="00000000" w:rsidRPr="00000000">
        <w:rPr>
          <w:rtl w:val="0"/>
        </w:rPr>
        <w:t xml:space="preserve">Used by the Tornado unit from the “Tornado” ability. </w:t>
      </w:r>
      <w:r w:rsidDel="00000000" w:rsidR="00000000" w:rsidRPr="00000000">
        <w:rPr>
          <w:color w:val="9900ff"/>
          <w:rtl w:val="0"/>
        </w:rPr>
        <w:t xml:space="preserve">(RoyGBV)</w:t>
      </w:r>
      <w:r w:rsidDel="00000000" w:rsidR="00000000" w:rsidRPr="00000000">
        <w:rPr>
          <w:rtl w:val="0"/>
        </w:rPr>
      </w:r>
    </w:p>
    <w:p w:rsidR="00000000" w:rsidDel="00000000" w:rsidP="00000000" w:rsidRDefault="00000000" w:rsidRPr="00000000" w14:paraId="00000DC5">
      <w:pPr>
        <w:pStyle w:val="Heading2"/>
        <w:ind w:firstLine="720"/>
        <w:rPr/>
      </w:pPr>
      <w:bookmarkStart w:colFirst="0" w:colLast="0" w:name="_jqg682xkmc83" w:id="274"/>
      <w:bookmarkEnd w:id="274"/>
      <w:r w:rsidDel="00000000" w:rsidR="00000000" w:rsidRPr="00000000">
        <w:rPr>
          <w:rtl w:val="0"/>
        </w:rPr>
        <w:t xml:space="preserve">-Summoning Ritual:</w:t>
      </w:r>
    </w:p>
    <w:p w:rsidR="00000000" w:rsidDel="00000000" w:rsidP="00000000" w:rsidRDefault="00000000" w:rsidRPr="00000000" w14:paraId="00000DC6">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DC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DC8">
      <w:pPr>
        <w:ind w:left="720" w:firstLine="720"/>
        <w:rPr/>
      </w:pPr>
      <w:r w:rsidDel="00000000" w:rsidR="00000000" w:rsidRPr="00000000">
        <w:rPr>
          <w:rtl w:val="0"/>
        </w:rPr>
        <w:t xml:space="preserve">RawCode: Ahnl</w:t>
      </w:r>
    </w:p>
    <w:p w:rsidR="00000000" w:rsidDel="00000000" w:rsidP="00000000" w:rsidRDefault="00000000" w:rsidRPr="00000000" w14:paraId="00000DC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CA">
      <w:pPr>
        <w:numPr>
          <w:ilvl w:val="0"/>
          <w:numId w:val="80"/>
        </w:numPr>
        <w:ind w:left="720" w:hanging="360"/>
      </w:pPr>
      <w:r w:rsidDel="00000000" w:rsidR="00000000" w:rsidRPr="00000000">
        <w:rPr>
          <w:rtl w:val="0"/>
        </w:rPr>
        <w:t xml:space="preserve">Its basically a Roar ability, meant for dummy ability use in campaign (StormKnight)</w:t>
      </w:r>
    </w:p>
    <w:p w:rsidR="00000000" w:rsidDel="00000000" w:rsidP="00000000" w:rsidRDefault="00000000" w:rsidRPr="00000000" w14:paraId="00000DCB">
      <w:pPr>
        <w:pStyle w:val="Heading2"/>
        <w:ind w:firstLine="720"/>
        <w:rPr/>
      </w:pPr>
      <w:bookmarkStart w:colFirst="0" w:colLast="0" w:name="_6amnzkbtu8eq" w:id="275"/>
      <w:bookmarkEnd w:id="275"/>
      <w:r w:rsidDel="00000000" w:rsidR="00000000" w:rsidRPr="00000000">
        <w:rPr>
          <w:rtl w:val="0"/>
        </w:rPr>
        <w:t xml:space="preserve">-Tornado Spin:</w:t>
      </w:r>
    </w:p>
    <w:p w:rsidR="00000000" w:rsidDel="00000000" w:rsidP="00000000" w:rsidRDefault="00000000" w:rsidRPr="00000000" w14:paraId="00000DCC">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DC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Passive, aura-like version of cyclone</w:t>
      </w:r>
    </w:p>
    <w:p w:rsidR="00000000" w:rsidDel="00000000" w:rsidP="00000000" w:rsidRDefault="00000000" w:rsidRPr="00000000" w14:paraId="00000DCE">
      <w:pPr>
        <w:ind w:left="720" w:firstLine="720"/>
        <w:rPr/>
      </w:pPr>
      <w:r w:rsidDel="00000000" w:rsidR="00000000" w:rsidRPr="00000000">
        <w:rPr>
          <w:rtl w:val="0"/>
        </w:rPr>
        <w:t xml:space="preserve">RawCode: Atsp</w:t>
      </w:r>
    </w:p>
    <w:p w:rsidR="00000000" w:rsidDel="00000000" w:rsidP="00000000" w:rsidRDefault="00000000" w:rsidRPr="00000000" w14:paraId="00000DC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D0">
      <w:pPr>
        <w:numPr>
          <w:ilvl w:val="0"/>
          <w:numId w:val="80"/>
        </w:numPr>
        <w:spacing w:after="0" w:afterAutospacing="0"/>
        <w:ind w:left="720" w:hanging="360"/>
      </w:pPr>
      <w:r w:rsidDel="00000000" w:rsidR="00000000" w:rsidRPr="00000000">
        <w:rPr>
          <w:rtl w:val="0"/>
        </w:rPr>
        <w:t xml:space="preserve">Data - Air Time</w:t>
      </w:r>
    </w:p>
    <w:p w:rsidR="00000000" w:rsidDel="00000000" w:rsidP="00000000" w:rsidRDefault="00000000" w:rsidRPr="00000000" w14:paraId="00000DD1">
      <w:pPr>
        <w:numPr>
          <w:ilvl w:val="1"/>
          <w:numId w:val="80"/>
        </w:numPr>
        <w:spacing w:after="0" w:afterAutospacing="0"/>
        <w:ind w:left="1440" w:hanging="360"/>
      </w:pPr>
      <w:r w:rsidDel="00000000" w:rsidR="00000000" w:rsidRPr="00000000">
        <w:rPr>
          <w:rtl w:val="0"/>
        </w:rPr>
        <w:t xml:space="preserve">Doesn’t seem to do anything, duration is instead controlled by “Duration - Hero” and “Duration - Normal”. </w:t>
      </w:r>
      <w:r w:rsidDel="00000000" w:rsidR="00000000" w:rsidRPr="00000000">
        <w:rPr>
          <w:color w:val="9900ff"/>
          <w:rtl w:val="0"/>
        </w:rPr>
        <w:t xml:space="preserve">(RoyGBV) </w:t>
      </w:r>
    </w:p>
    <w:p w:rsidR="00000000" w:rsidDel="00000000" w:rsidP="00000000" w:rsidRDefault="00000000" w:rsidRPr="00000000" w14:paraId="00000DD2">
      <w:pPr>
        <w:numPr>
          <w:ilvl w:val="0"/>
          <w:numId w:val="80"/>
        </w:numPr>
        <w:spacing w:after="0" w:afterAutospacing="0"/>
        <w:ind w:left="720" w:hanging="360"/>
      </w:pPr>
      <w:r w:rsidDel="00000000" w:rsidR="00000000" w:rsidRPr="00000000">
        <w:rPr>
          <w:rtl w:val="0"/>
        </w:rPr>
        <w:t xml:space="preserve">Data - Minimum Hit Interval</w:t>
      </w:r>
    </w:p>
    <w:p w:rsidR="00000000" w:rsidDel="00000000" w:rsidP="00000000" w:rsidRDefault="00000000" w:rsidRPr="00000000" w14:paraId="00000DD3">
      <w:pPr>
        <w:numPr>
          <w:ilvl w:val="1"/>
          <w:numId w:val="80"/>
        </w:numPr>
        <w:spacing w:after="0" w:afterAutospacing="0"/>
        <w:ind w:left="1440" w:hanging="360"/>
        <w:rPr>
          <w:ins w:author="Nathaniel Washburn" w:id="150" w:date="2025-11-19T19:59:22Z"/>
        </w:rPr>
      </w:pPr>
      <w:r w:rsidDel="00000000" w:rsidR="00000000" w:rsidRPr="00000000">
        <w:rPr>
          <w:rtl w:val="0"/>
        </w:rPr>
        <w:t xml:space="preserve">Number of seconds it takes to cyclone another nearby unit. </w:t>
      </w:r>
      <w:r w:rsidDel="00000000" w:rsidR="00000000" w:rsidRPr="00000000">
        <w:rPr>
          <w:color w:val="9900ff"/>
          <w:rtl w:val="0"/>
        </w:rPr>
        <w:t xml:space="preserve">(RoyGBV)</w:t>
      </w:r>
      <w:ins w:author="Nathaniel Washburn" w:id="150" w:date="2025-11-19T19:59:22Z">
        <w:r w:rsidDel="00000000" w:rsidR="00000000" w:rsidRPr="00000000">
          <w:rPr>
            <w:rtl w:val="0"/>
          </w:rPr>
        </w:r>
      </w:ins>
    </w:p>
    <w:p w:rsidR="00000000" w:rsidDel="00000000" w:rsidP="00000000" w:rsidRDefault="00000000" w:rsidRPr="00000000" w14:paraId="00000DD4">
      <w:pPr>
        <w:numPr>
          <w:ilvl w:val="0"/>
          <w:numId w:val="80"/>
        </w:numPr>
        <w:ind w:left="720" w:hanging="360"/>
        <w:rPr>
          <w:color w:val="9900ff"/>
        </w:rPr>
      </w:pPr>
      <w:ins w:author="Nathaniel Washburn" w:id="150" w:date="2025-11-19T19:59:22Z">
        <w:r w:rsidDel="00000000" w:rsidR="00000000" w:rsidRPr="00000000">
          <w:rPr>
            <w:rtl w:val="0"/>
          </w:rPr>
          <w:t xml:space="preserve">Bug: Removes unit skins (since 1.32, last tested 2.0.3.23175)</w:t>
        </w:r>
      </w:ins>
      <w:r w:rsidDel="00000000" w:rsidR="00000000" w:rsidRPr="00000000">
        <w:rPr>
          <w:rtl w:val="0"/>
        </w:rPr>
      </w:r>
    </w:p>
    <w:p w:rsidR="00000000" w:rsidDel="00000000" w:rsidP="00000000" w:rsidRDefault="00000000" w:rsidRPr="00000000" w14:paraId="00000DD5">
      <w:pPr>
        <w:pStyle w:val="Heading2"/>
        <w:ind w:firstLine="720"/>
        <w:rPr/>
      </w:pPr>
      <w:bookmarkStart w:colFirst="0" w:colLast="0" w:name="_ci9089evgu9e" w:id="276"/>
      <w:bookmarkEnd w:id="276"/>
      <w:r w:rsidDel="00000000" w:rsidR="00000000" w:rsidRPr="00000000">
        <w:rPr>
          <w:rtl w:val="0"/>
        </w:rPr>
        <w:t xml:space="preserve">-Tornado Wander:</w:t>
      </w:r>
    </w:p>
    <w:p w:rsidR="00000000" w:rsidDel="00000000" w:rsidP="00000000" w:rsidRDefault="00000000" w:rsidRPr="00000000" w14:paraId="00000DD6">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DD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DD8">
      <w:pPr>
        <w:ind w:left="720" w:firstLine="720"/>
        <w:rPr/>
      </w:pPr>
      <w:r w:rsidDel="00000000" w:rsidR="00000000" w:rsidRPr="00000000">
        <w:rPr>
          <w:rtl w:val="0"/>
        </w:rPr>
        <w:t xml:space="preserve">RawCode: Atwa</w:t>
      </w:r>
    </w:p>
    <w:p w:rsidR="00000000" w:rsidDel="00000000" w:rsidP="00000000" w:rsidRDefault="00000000" w:rsidRPr="00000000" w14:paraId="00000DD9">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1.28.5.7680</w:t>
      </w:r>
    </w:p>
    <w:p w:rsidR="00000000" w:rsidDel="00000000" w:rsidP="00000000" w:rsidRDefault="00000000" w:rsidRPr="00000000" w14:paraId="00000DDA">
      <w:pPr>
        <w:numPr>
          <w:ilvl w:val="0"/>
          <w:numId w:val="80"/>
        </w:numPr>
        <w:ind w:left="720" w:hanging="360"/>
      </w:pPr>
      <w:r w:rsidDel="00000000" w:rsidR="00000000" w:rsidRPr="00000000">
        <w:rPr>
          <w:rtl w:val="0"/>
        </w:rPr>
        <w:t xml:space="preserve">When put on creeps, the AI will move the unit towards enemies even if they don’t have attack enabled. </w:t>
      </w:r>
      <w:r w:rsidDel="00000000" w:rsidR="00000000" w:rsidRPr="00000000">
        <w:rPr>
          <w:color w:val="9900ff"/>
          <w:rtl w:val="0"/>
        </w:rPr>
        <w:t xml:space="preserve">(Nudl)</w:t>
      </w:r>
      <w:r w:rsidDel="00000000" w:rsidR="00000000" w:rsidRPr="00000000">
        <w:rPr>
          <w:rtl w:val="0"/>
        </w:rPr>
      </w:r>
    </w:p>
    <w:p w:rsidR="00000000" w:rsidDel="00000000" w:rsidP="00000000" w:rsidRDefault="00000000" w:rsidRPr="00000000" w14:paraId="00000DDB">
      <w:pPr>
        <w:pStyle w:val="Heading1"/>
        <w:rPr/>
      </w:pPr>
      <w:bookmarkStart w:colFirst="0" w:colLast="0" w:name="_gicvncxau2ie" w:id="277"/>
      <w:bookmarkEnd w:id="277"/>
      <w:r w:rsidDel="00000000" w:rsidR="00000000" w:rsidRPr="00000000">
        <w:rPr>
          <w:rtl w:val="0"/>
        </w:rPr>
        <w:t xml:space="preserve">@Special:</w:t>
      </w:r>
    </w:p>
    <w:p w:rsidR="00000000" w:rsidDel="00000000" w:rsidP="00000000" w:rsidRDefault="00000000" w:rsidRPr="00000000" w14:paraId="00000DDC">
      <w:pPr>
        <w:pStyle w:val="Heading2"/>
        <w:ind w:firstLine="720"/>
        <w:rPr/>
      </w:pPr>
      <w:bookmarkStart w:colFirst="0" w:colLast="0" w:name="_hzsq1qg1bl0e" w:id="278"/>
      <w:bookmarkEnd w:id="278"/>
      <w:r w:rsidDel="00000000" w:rsidR="00000000" w:rsidRPr="00000000">
        <w:rPr>
          <w:rtl w:val="0"/>
        </w:rPr>
        <w:t xml:space="preserve">-AOE damage upon death:</w:t>
      </w:r>
    </w:p>
    <w:p w:rsidR="00000000" w:rsidDel="00000000" w:rsidP="00000000" w:rsidRDefault="00000000" w:rsidRPr="00000000" w14:paraId="00000DDD">
      <w:pPr>
        <w:rPr/>
      </w:pPr>
      <w:r w:rsidDel="00000000" w:rsidR="00000000" w:rsidRPr="00000000">
        <w:rPr>
          <w:rtl w:val="0"/>
        </w:rPr>
        <w:tab/>
        <w:tab/>
        <w:t xml:space="preserve">Tags: </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DD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DDF">
      <w:pPr>
        <w:ind w:left="720" w:firstLine="720"/>
        <w:rPr/>
      </w:pPr>
      <w:r w:rsidDel="00000000" w:rsidR="00000000" w:rsidRPr="00000000">
        <w:rPr>
          <w:rtl w:val="0"/>
        </w:rPr>
        <w:t xml:space="preserve">RawCode: Adda Amnx Amnz</w:t>
      </w:r>
    </w:p>
    <w:p w:rsidR="00000000" w:rsidDel="00000000" w:rsidP="00000000" w:rsidRDefault="00000000" w:rsidRPr="00000000" w14:paraId="00000DE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E1">
      <w:pPr>
        <w:numPr>
          <w:ilvl w:val="0"/>
          <w:numId w:val="80"/>
        </w:numPr>
        <w:spacing w:after="0" w:afterAutospacing="0"/>
        <w:ind w:left="720" w:hanging="360"/>
      </w:pPr>
      <w:r w:rsidDel="00000000" w:rsidR="00000000" w:rsidRPr="00000000">
        <w:rPr>
          <w:rtl w:val="0"/>
        </w:rPr>
        <w:t xml:space="preserve">“Data - Full Damage Amount”, “Data - Partial Damage Amount”</w:t>
      </w:r>
    </w:p>
    <w:p w:rsidR="00000000" w:rsidDel="00000000" w:rsidP="00000000" w:rsidRDefault="00000000" w:rsidRPr="00000000" w14:paraId="00000DE2">
      <w:pPr>
        <w:numPr>
          <w:ilvl w:val="1"/>
          <w:numId w:val="80"/>
        </w:numPr>
        <w:spacing w:after="0" w:afterAutospacing="0"/>
        <w:ind w:left="1440" w:hanging="360"/>
      </w:pPr>
      <w:r w:rsidDel="00000000" w:rsidR="00000000" w:rsidRPr="00000000">
        <w:rPr>
          <w:rtl w:val="0"/>
        </w:rPr>
        <w:t xml:space="preserve">Negative values does not cause healing.</w:t>
      </w:r>
    </w:p>
    <w:p w:rsidR="00000000" w:rsidDel="00000000" w:rsidP="00000000" w:rsidRDefault="00000000" w:rsidRPr="00000000" w14:paraId="00000DE3">
      <w:pPr>
        <w:numPr>
          <w:ilvl w:val="0"/>
          <w:numId w:val="80"/>
        </w:numPr>
        <w:ind w:left="720" w:hanging="360"/>
      </w:pPr>
      <w:r w:rsidDel="00000000" w:rsidR="00000000" w:rsidRPr="00000000">
        <w:rPr>
          <w:rtl w:val="0"/>
        </w:rPr>
        <w:t xml:space="preserve">Deals normal type damage</w:t>
      </w:r>
    </w:p>
    <w:p w:rsidR="00000000" w:rsidDel="00000000" w:rsidP="00000000" w:rsidRDefault="00000000" w:rsidRPr="00000000" w14:paraId="00000DE4">
      <w:pPr>
        <w:pStyle w:val="Heading2"/>
        <w:ind w:firstLine="720"/>
        <w:rPr/>
      </w:pPr>
      <w:bookmarkStart w:colFirst="0" w:colLast="0" w:name="_89hmq6atfro9" w:id="279"/>
      <w:bookmarkEnd w:id="279"/>
      <w:r w:rsidDel="00000000" w:rsidR="00000000" w:rsidRPr="00000000">
        <w:rPr>
          <w:rtl w:val="0"/>
        </w:rPr>
        <w:t xml:space="preserve">-Attack:</w:t>
      </w:r>
    </w:p>
    <w:p w:rsidR="00000000" w:rsidDel="00000000" w:rsidP="00000000" w:rsidRDefault="00000000" w:rsidRPr="00000000" w14:paraId="00000DE5">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DE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The most used and ignored ability</w:t>
      </w:r>
    </w:p>
    <w:p w:rsidR="00000000" w:rsidDel="00000000" w:rsidP="00000000" w:rsidRDefault="00000000" w:rsidRPr="00000000" w14:paraId="00000DE7">
      <w:pPr>
        <w:ind w:left="720" w:firstLine="720"/>
        <w:rPr/>
      </w:pPr>
      <w:r w:rsidDel="00000000" w:rsidR="00000000" w:rsidRPr="00000000">
        <w:rPr>
          <w:rtl w:val="0"/>
        </w:rPr>
        <w:t xml:space="preserve">RawCode: Aatk</w:t>
      </w:r>
    </w:p>
    <w:p w:rsidR="00000000" w:rsidDel="00000000" w:rsidP="00000000" w:rsidRDefault="00000000" w:rsidRPr="00000000" w14:paraId="00000DE8">
      <w:pPr>
        <w:ind w:left="720" w:firstLine="720"/>
        <w:rPr>
          <w:color w:val="ff9900"/>
        </w:rPr>
      </w:pPr>
      <w:r w:rsidDel="00000000" w:rsidR="00000000" w:rsidRPr="00000000">
        <w:rPr>
          <w:rtl w:val="0"/>
        </w:rPr>
        <w:t xml:space="preserve">Latest tested version: 1.31.1.12173</w:t>
      </w:r>
      <w:r w:rsidDel="00000000" w:rsidR="00000000" w:rsidRPr="00000000">
        <w:rPr>
          <w:rtl w:val="0"/>
        </w:rPr>
      </w:r>
    </w:p>
    <w:p w:rsidR="00000000" w:rsidDel="00000000" w:rsidP="00000000" w:rsidRDefault="00000000" w:rsidRPr="00000000" w14:paraId="00000DE9">
      <w:pPr>
        <w:numPr>
          <w:ilvl w:val="0"/>
          <w:numId w:val="80"/>
        </w:numPr>
        <w:spacing w:after="0" w:afterAutospacing="0"/>
        <w:ind w:left="720" w:hanging="360"/>
      </w:pPr>
      <w:r w:rsidDel="00000000" w:rsidR="00000000" w:rsidRPr="00000000">
        <w:rPr>
          <w:rtl w:val="0"/>
        </w:rPr>
        <w:t xml:space="preserve">Major info</w:t>
      </w:r>
    </w:p>
    <w:p w:rsidR="00000000" w:rsidDel="00000000" w:rsidP="00000000" w:rsidRDefault="00000000" w:rsidRPr="00000000" w14:paraId="00000DEA">
      <w:pPr>
        <w:numPr>
          <w:ilvl w:val="1"/>
          <w:numId w:val="80"/>
        </w:numPr>
        <w:spacing w:after="0" w:afterAutospacing="0"/>
        <w:ind w:left="1440" w:hanging="360"/>
      </w:pPr>
      <w:r w:rsidDel="00000000" w:rsidR="00000000" w:rsidRPr="00000000">
        <w:rPr>
          <w:rtl w:val="0"/>
        </w:rPr>
        <w:t xml:space="preserve">Units must have this ability to be able to perform attacks.</w:t>
      </w:r>
    </w:p>
    <w:p w:rsidR="00000000" w:rsidDel="00000000" w:rsidP="00000000" w:rsidRDefault="00000000" w:rsidRPr="00000000" w14:paraId="00000DEB">
      <w:pPr>
        <w:numPr>
          <w:ilvl w:val="0"/>
          <w:numId w:val="80"/>
        </w:numPr>
        <w:spacing w:after="0" w:afterAutospacing="0"/>
        <w:ind w:left="720" w:hanging="360"/>
      </w:pPr>
      <w:r w:rsidDel="00000000" w:rsidR="00000000" w:rsidRPr="00000000">
        <w:rPr>
          <w:rtl w:val="0"/>
        </w:rPr>
        <w:t xml:space="preserve">Can be removed with call UnitRemoveAbility(&lt;unit variable&gt;, ‘Aatk’). This also removes all Damage and Attack button UI, For unknown reasons, removing this way cannot retrieve the ability through call UnitAddAbility(&lt;unit variable&gt;, ‘Aatk’)</w:t>
      </w:r>
    </w:p>
    <w:p w:rsidR="00000000" w:rsidDel="00000000" w:rsidP="00000000" w:rsidRDefault="00000000" w:rsidRPr="00000000" w14:paraId="00000DEC">
      <w:pPr>
        <w:numPr>
          <w:ilvl w:val="0"/>
          <w:numId w:val="80"/>
        </w:numPr>
        <w:spacing w:after="0" w:afterAutospacing="0"/>
        <w:ind w:left="720" w:hanging="360"/>
      </w:pPr>
      <w:r w:rsidDel="00000000" w:rsidR="00000000" w:rsidRPr="00000000">
        <w:rPr>
          <w:rtl w:val="0"/>
        </w:rPr>
        <w:t xml:space="preserve">Can disable attacks by using call BlzUnitDisableAbility(&lt;unit variable&gt;, 'Aatk', true, false) then call BlzUnitDisableAbility(&lt;unit variable&gt;, 'Aatk', false, false). This does not remove the Damage and Attack button, still effectively temporarily disarm the unit. </w:t>
      </w:r>
    </w:p>
    <w:p w:rsidR="00000000" w:rsidDel="00000000" w:rsidP="00000000" w:rsidRDefault="00000000" w:rsidRPr="00000000" w14:paraId="00000DED">
      <w:pPr>
        <w:numPr>
          <w:ilvl w:val="0"/>
          <w:numId w:val="80"/>
        </w:numPr>
        <w:spacing w:after="0" w:afterAutospacing="0"/>
        <w:ind w:left="720" w:hanging="360"/>
      </w:pPr>
      <w:r w:rsidDel="00000000" w:rsidR="00000000" w:rsidRPr="00000000">
        <w:rPr>
          <w:rtl w:val="0"/>
        </w:rPr>
        <w:t xml:space="preserve">However successive disable of this ability causes it to be unable to be re-enabled.</w:t>
      </w:r>
    </w:p>
    <w:p w:rsidR="00000000" w:rsidDel="00000000" w:rsidP="00000000" w:rsidRDefault="00000000" w:rsidRPr="00000000" w14:paraId="00000DEE">
      <w:pPr>
        <w:numPr>
          <w:ilvl w:val="0"/>
          <w:numId w:val="80"/>
        </w:numPr>
        <w:spacing w:after="0" w:afterAutospacing="0"/>
        <w:ind w:left="720" w:hanging="360"/>
      </w:pPr>
      <w:r w:rsidDel="00000000" w:rsidR="00000000" w:rsidRPr="00000000">
        <w:rPr>
          <w:rtl w:val="0"/>
        </w:rPr>
        <w:t xml:space="preserve">A unit with no attacks enabled having this ability disabled. Cannot be added or enabled through triggers. If the unit picks up Orbs that enable Attack Index the unit can attack again with no attack damage UI.</w:t>
      </w:r>
    </w:p>
    <w:p w:rsidR="00000000" w:rsidDel="00000000" w:rsidP="00000000" w:rsidRDefault="00000000" w:rsidRPr="00000000" w14:paraId="00000DEF">
      <w:pPr>
        <w:numPr>
          <w:ilvl w:val="0"/>
          <w:numId w:val="80"/>
        </w:numPr>
        <w:ind w:left="720" w:hanging="360"/>
      </w:pPr>
      <w:r w:rsidDel="00000000" w:rsidR="00000000" w:rsidRPr="00000000">
        <w:rPr>
          <w:rtl w:val="0"/>
        </w:rPr>
        <w:t xml:space="preserve">Can be “disabled/re-enabled” by adding/removing one of the “Cargo Hold” (e.g. the Zeppelin one) to the unit via triggers</w:t>
      </w:r>
    </w:p>
    <w:p w:rsidR="00000000" w:rsidDel="00000000" w:rsidP="00000000" w:rsidRDefault="00000000" w:rsidRPr="00000000" w14:paraId="00000DF0">
      <w:pPr>
        <w:pStyle w:val="Heading2"/>
        <w:ind w:firstLine="720"/>
        <w:rPr/>
      </w:pPr>
      <w:bookmarkStart w:colFirst="0" w:colLast="0" w:name="_u01p7p7aya2" w:id="280"/>
      <w:bookmarkEnd w:id="280"/>
      <w:r w:rsidDel="00000000" w:rsidR="00000000" w:rsidRPr="00000000">
        <w:rPr>
          <w:rtl w:val="0"/>
        </w:rPr>
        <w:t xml:space="preserve">-Blight Dispel Large / -Blight Dispel Small:</w:t>
      </w:r>
    </w:p>
    <w:p w:rsidR="00000000" w:rsidDel="00000000" w:rsidP="00000000" w:rsidRDefault="00000000" w:rsidRPr="00000000" w14:paraId="00000DF1">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0DF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DF3">
      <w:pPr>
        <w:ind w:left="720" w:firstLine="720"/>
        <w:rPr/>
      </w:pPr>
      <w:r w:rsidDel="00000000" w:rsidR="00000000" w:rsidRPr="00000000">
        <w:rPr>
          <w:rtl w:val="0"/>
        </w:rPr>
        <w:t xml:space="preserve">RawCode: Abds Abdl</w:t>
      </w:r>
    </w:p>
    <w:p w:rsidR="00000000" w:rsidDel="00000000" w:rsidP="00000000" w:rsidRDefault="00000000" w:rsidRPr="00000000" w14:paraId="00000DF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F5">
      <w:pPr>
        <w:numPr>
          <w:ilvl w:val="0"/>
          <w:numId w:val="80"/>
        </w:numPr>
        <w:spacing w:after="0" w:lineRule="auto"/>
        <w:ind w:left="720" w:hanging="360"/>
        <w:rPr>
          <w:rFonts w:ascii="Arial" w:cs="Arial" w:eastAsia="Arial" w:hAnsi="Arial"/>
        </w:rPr>
      </w:pPr>
      <w:r w:rsidDel="00000000" w:rsidR="00000000" w:rsidRPr="00000000">
        <w:rPr>
          <w:rtl w:val="0"/>
        </w:rPr>
        <w:t xml:space="preserve">Copy of Blight Growth Large</w:t>
      </w:r>
    </w:p>
    <w:p w:rsidR="00000000" w:rsidDel="00000000" w:rsidP="00000000" w:rsidRDefault="00000000" w:rsidRPr="00000000" w14:paraId="00000DF6">
      <w:pPr>
        <w:pStyle w:val="Heading2"/>
        <w:ind w:firstLine="720"/>
        <w:rPr/>
      </w:pPr>
      <w:bookmarkStart w:colFirst="0" w:colLast="0" w:name="_a0e9ao6w9885" w:id="281"/>
      <w:bookmarkEnd w:id="281"/>
      <w:r w:rsidDel="00000000" w:rsidR="00000000" w:rsidRPr="00000000">
        <w:rPr>
          <w:rtl w:val="0"/>
        </w:rPr>
        <w:t xml:space="preserve">-Burrow Detection:</w:t>
      </w:r>
    </w:p>
    <w:p w:rsidR="00000000" w:rsidDel="00000000" w:rsidP="00000000" w:rsidRDefault="00000000" w:rsidRPr="00000000" w14:paraId="00000DF7">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DF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DF9">
      <w:pPr>
        <w:ind w:left="720" w:firstLine="720"/>
        <w:rPr/>
      </w:pPr>
      <w:r w:rsidDel="00000000" w:rsidR="00000000" w:rsidRPr="00000000">
        <w:rPr>
          <w:rtl w:val="0"/>
        </w:rPr>
        <w:t xml:space="preserve">RawCode: Abdt</w:t>
      </w:r>
    </w:p>
    <w:p w:rsidR="00000000" w:rsidDel="00000000" w:rsidP="00000000" w:rsidRDefault="00000000" w:rsidRPr="00000000" w14:paraId="00000DF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DFB">
      <w:pPr>
        <w:numPr>
          <w:ilvl w:val="0"/>
          <w:numId w:val="80"/>
        </w:numPr>
        <w:ind w:left="720" w:hanging="360"/>
      </w:pPr>
      <w:r w:rsidDel="00000000" w:rsidR="00000000" w:rsidRPr="00000000">
        <w:rPr>
          <w:rtl w:val="0"/>
        </w:rPr>
        <w:t xml:space="preserve">Seems to be a deprecated version of True Sight on a Flying unit.</w:t>
      </w:r>
    </w:p>
    <w:p w:rsidR="00000000" w:rsidDel="00000000" w:rsidP="00000000" w:rsidRDefault="00000000" w:rsidRPr="00000000" w14:paraId="00000DFC">
      <w:pPr>
        <w:ind w:left="2160" w:firstLine="0"/>
        <w:rPr/>
      </w:pPr>
      <w:r w:rsidDel="00000000" w:rsidR="00000000" w:rsidRPr="00000000">
        <w:rPr>
          <w:rtl w:val="0"/>
        </w:rPr>
        <w:t xml:space="preserve">[this may explain the incomplete “ (Fliers” editor suffix, but who knows]</w:t>
      </w:r>
    </w:p>
    <w:p w:rsidR="00000000" w:rsidDel="00000000" w:rsidP="00000000" w:rsidRDefault="00000000" w:rsidRPr="00000000" w14:paraId="00000DFD">
      <w:pPr>
        <w:pStyle w:val="Heading2"/>
        <w:rPr/>
      </w:pPr>
      <w:bookmarkStart w:colFirst="0" w:colLast="0" w:name="_tco2f71kcr1z" w:id="282"/>
      <w:bookmarkEnd w:id="282"/>
      <w:r w:rsidDel="00000000" w:rsidR="00000000" w:rsidRPr="00000000">
        <w:rPr>
          <w:rtl w:val="0"/>
        </w:rPr>
        <w:t xml:space="preserve">-Cargo Hold (Goblin Zeppelin/Ships)</w:t>
      </w:r>
    </w:p>
    <w:p w:rsidR="00000000" w:rsidDel="00000000" w:rsidP="00000000" w:rsidRDefault="00000000" w:rsidRPr="00000000" w14:paraId="00000DFE">
      <w:pPr>
        <w:rPr>
          <w:color w:val="0000ff"/>
        </w:rPr>
      </w:pPr>
      <w:r w:rsidDel="00000000" w:rsidR="00000000" w:rsidRPr="00000000">
        <w:rPr>
          <w:rtl w:val="0"/>
        </w:rPr>
        <w:tab/>
        <w:tab/>
        <w:t xml:space="preserve">Tags: </w:t>
      </w:r>
      <w:r w:rsidDel="00000000" w:rsidR="00000000" w:rsidRPr="00000000">
        <w:rPr>
          <w:color w:val="0000ff"/>
          <w:rtl w:val="0"/>
        </w:rPr>
        <w:t xml:space="preserve">[Copy]</w:t>
      </w:r>
    </w:p>
    <w:p w:rsidR="00000000" w:rsidDel="00000000" w:rsidP="00000000" w:rsidRDefault="00000000" w:rsidRPr="00000000" w14:paraId="00000DFF">
      <w:pPr>
        <w:rPr>
          <w:color w:val="ff9900"/>
        </w:rPr>
      </w:pPr>
      <w:r w:rsidDel="00000000" w:rsidR="00000000" w:rsidRPr="00000000">
        <w:rPr>
          <w:rtl w:val="0"/>
        </w:rPr>
        <w:tab/>
        <w:tab/>
        <w:t xml:space="preserve">Notes: </w:t>
      </w:r>
      <w:r w:rsidDel="00000000" w:rsidR="00000000" w:rsidRPr="00000000">
        <w:rPr>
          <w:color w:val="ff9900"/>
          <w:rtl w:val="0"/>
        </w:rPr>
        <w:t xml:space="preserve">Text</w:t>
      </w:r>
    </w:p>
    <w:p w:rsidR="00000000" w:rsidDel="00000000" w:rsidP="00000000" w:rsidRDefault="00000000" w:rsidRPr="00000000" w14:paraId="00000E00">
      <w:pPr>
        <w:rPr/>
      </w:pPr>
      <w:r w:rsidDel="00000000" w:rsidR="00000000" w:rsidRPr="00000000">
        <w:rPr>
          <w:rtl w:val="0"/>
        </w:rPr>
        <w:tab/>
        <w:tab/>
        <w:t xml:space="preserve">RawCode: Sch3 Sch5</w:t>
      </w:r>
    </w:p>
    <w:p w:rsidR="00000000" w:rsidDel="00000000" w:rsidP="00000000" w:rsidRDefault="00000000" w:rsidRPr="00000000" w14:paraId="00000E01">
      <w:pPr>
        <w:rPr/>
      </w:pPr>
      <w:r w:rsidDel="00000000" w:rsidR="00000000" w:rsidRPr="00000000">
        <w:rPr>
          <w:rtl w:val="0"/>
        </w:rPr>
        <w:tab/>
        <w:tab/>
        <w:t xml:space="preserve">Latest tested version: </w:t>
      </w:r>
      <w:r w:rsidDel="00000000" w:rsidR="00000000" w:rsidRPr="00000000">
        <w:rPr>
          <w:color w:val="00bf00"/>
          <w:rtl w:val="0"/>
        </w:rPr>
        <w:t xml:space="preserve">1.27.1.7085</w:t>
      </w:r>
      <w:r w:rsidDel="00000000" w:rsidR="00000000" w:rsidRPr="00000000">
        <w:rPr>
          <w:rtl w:val="0"/>
        </w:rPr>
      </w:r>
    </w:p>
    <w:p w:rsidR="00000000" w:rsidDel="00000000" w:rsidP="00000000" w:rsidRDefault="00000000" w:rsidRPr="00000000" w14:paraId="00000E02">
      <w:pPr>
        <w:numPr>
          <w:ilvl w:val="0"/>
          <w:numId w:val="75"/>
        </w:numPr>
        <w:spacing w:after="0" w:afterAutospacing="0"/>
        <w:ind w:left="2160" w:hanging="360"/>
      </w:pPr>
      <w:r w:rsidDel="00000000" w:rsidR="00000000" w:rsidRPr="00000000">
        <w:rPr>
          <w:rtl w:val="0"/>
        </w:rPr>
        <w:t xml:space="preserve">As its name says, this ability is used for the storage component of transport units. </w:t>
      </w:r>
      <w:r w:rsidDel="00000000" w:rsidR="00000000" w:rsidRPr="00000000">
        <w:rPr>
          <w:color w:val="9900ff"/>
          <w:rtl w:val="0"/>
        </w:rPr>
        <w:t xml:space="preserve">(Notes below by RoyGBV)</w:t>
      </w:r>
    </w:p>
    <w:p w:rsidR="00000000" w:rsidDel="00000000" w:rsidP="00000000" w:rsidRDefault="00000000" w:rsidRPr="00000000" w14:paraId="00000E03">
      <w:pPr>
        <w:numPr>
          <w:ilvl w:val="0"/>
          <w:numId w:val="75"/>
        </w:numPr>
        <w:spacing w:after="0" w:afterAutospacing="0"/>
        <w:ind w:left="2160" w:hanging="360"/>
      </w:pPr>
      <w:r w:rsidDel="00000000" w:rsidR="00000000" w:rsidRPr="00000000">
        <w:rPr>
          <w:rtl w:val="0"/>
        </w:rPr>
        <w:t xml:space="preserve">Entering 0 in “Data - Cargo Capacity” causes the “Load/Unload” ability icons to disappear, and cannot load any units in.</w:t>
      </w:r>
    </w:p>
    <w:p w:rsidR="00000000" w:rsidDel="00000000" w:rsidP="00000000" w:rsidRDefault="00000000" w:rsidRPr="00000000" w14:paraId="00000E04">
      <w:pPr>
        <w:numPr>
          <w:ilvl w:val="1"/>
          <w:numId w:val="75"/>
        </w:numPr>
        <w:spacing w:after="0" w:afterAutospacing="0"/>
        <w:ind w:left="2880" w:hanging="360"/>
      </w:pPr>
      <w:r w:rsidDel="00000000" w:rsidR="00000000" w:rsidRPr="00000000">
        <w:rPr>
          <w:rtl w:val="0"/>
        </w:rPr>
        <w:t xml:space="preserve">Cannot enter numbers higher than 8.</w:t>
      </w:r>
    </w:p>
    <w:p w:rsidR="00000000" w:rsidDel="00000000" w:rsidP="00000000" w:rsidRDefault="00000000" w:rsidRPr="00000000" w14:paraId="00000E05">
      <w:pPr>
        <w:numPr>
          <w:ilvl w:val="1"/>
          <w:numId w:val="75"/>
        </w:numPr>
        <w:spacing w:after="0" w:afterAutospacing="0"/>
        <w:ind w:left="2880" w:hanging="360"/>
      </w:pPr>
      <w:r w:rsidDel="00000000" w:rsidR="00000000" w:rsidRPr="00000000">
        <w:rPr>
          <w:rtl w:val="0"/>
        </w:rPr>
        <w:t xml:space="preserve">However, the capacity for Ships is hardcoded to be at 10.</w:t>
      </w:r>
    </w:p>
    <w:p w:rsidR="00000000" w:rsidDel="00000000" w:rsidP="00000000" w:rsidRDefault="00000000" w:rsidRPr="00000000" w14:paraId="00000E06">
      <w:pPr>
        <w:numPr>
          <w:ilvl w:val="0"/>
          <w:numId w:val="75"/>
        </w:numPr>
        <w:spacing w:after="0" w:afterAutospacing="0"/>
        <w:ind w:left="2160" w:hanging="360"/>
      </w:pPr>
      <w:r w:rsidDel="00000000" w:rsidR="00000000" w:rsidRPr="00000000">
        <w:rPr>
          <w:rtl w:val="0"/>
        </w:rPr>
        <w:t xml:space="preserve">When loading in a unit with “Unit - Transported Size” value of more than 1, it places greyed out interface icons of the unit next to it.</w:t>
      </w:r>
    </w:p>
    <w:p w:rsidR="00000000" w:rsidDel="00000000" w:rsidP="00000000" w:rsidRDefault="00000000" w:rsidRPr="00000000" w14:paraId="00000E07">
      <w:pPr>
        <w:numPr>
          <w:ilvl w:val="1"/>
          <w:numId w:val="75"/>
        </w:numPr>
        <w:spacing w:after="0" w:afterAutospacing="0"/>
        <w:ind w:left="2880" w:hanging="360"/>
      </w:pPr>
      <w:r w:rsidDel="00000000" w:rsidR="00000000" w:rsidRPr="00000000">
        <w:rPr>
          <w:rtl w:val="0"/>
        </w:rPr>
        <w:t xml:space="preserve">Units with a Transported Size value of 0 cannot be loaded in.</w:t>
      </w:r>
    </w:p>
    <w:p w:rsidR="00000000" w:rsidDel="00000000" w:rsidP="00000000" w:rsidRDefault="00000000" w:rsidRPr="00000000" w14:paraId="00000E08">
      <w:pPr>
        <w:numPr>
          <w:ilvl w:val="1"/>
          <w:numId w:val="75"/>
        </w:numPr>
        <w:spacing w:after="0" w:afterAutospacing="0"/>
        <w:ind w:left="2880" w:hanging="360"/>
      </w:pPr>
      <w:r w:rsidDel="00000000" w:rsidR="00000000" w:rsidRPr="00000000">
        <w:rPr>
          <w:rtl w:val="0"/>
        </w:rPr>
        <w:t xml:space="preserve">Cannot Load units with the Doom debuff. Units with the Parasite debuff can be loaded in, but they will die inside the transport and the spawned unit will pop up outside the transport.</w:t>
      </w:r>
    </w:p>
    <w:p w:rsidR="00000000" w:rsidDel="00000000" w:rsidP="00000000" w:rsidRDefault="00000000" w:rsidRPr="00000000" w14:paraId="00000E09">
      <w:pPr>
        <w:numPr>
          <w:ilvl w:val="0"/>
          <w:numId w:val="75"/>
        </w:numPr>
        <w:spacing w:after="0" w:afterAutospacing="0"/>
        <w:ind w:left="2160" w:hanging="360"/>
      </w:pPr>
      <w:r w:rsidDel="00000000" w:rsidR="00000000" w:rsidRPr="00000000">
        <w:rPr>
          <w:rtl w:val="0"/>
        </w:rPr>
        <w:t xml:space="preserve">“Stats - Area of Effect” is more like an unloading radius, which when filled with units on its AOE, causes the transport to stop unloading.</w:t>
      </w:r>
    </w:p>
    <w:p w:rsidR="00000000" w:rsidDel="00000000" w:rsidP="00000000" w:rsidRDefault="00000000" w:rsidRPr="00000000" w14:paraId="00000E0A">
      <w:pPr>
        <w:numPr>
          <w:ilvl w:val="1"/>
          <w:numId w:val="75"/>
        </w:numPr>
        <w:spacing w:after="0" w:afterAutospacing="0"/>
        <w:ind w:left="2880" w:hanging="360"/>
      </w:pPr>
      <w:r w:rsidDel="00000000" w:rsidR="00000000" w:rsidRPr="00000000">
        <w:rPr>
          <w:rtl w:val="0"/>
        </w:rPr>
        <w:t xml:space="preserve">Setting this to low values causes the transport to be unable to fully drop down units, as the target point would be filled with units early on, capping out its AOE.</w:t>
      </w:r>
    </w:p>
    <w:p w:rsidR="00000000" w:rsidDel="00000000" w:rsidP="00000000" w:rsidRDefault="00000000" w:rsidRPr="00000000" w14:paraId="00000E0B">
      <w:pPr>
        <w:numPr>
          <w:ilvl w:val="1"/>
          <w:numId w:val="75"/>
        </w:numPr>
        <w:spacing w:after="0" w:afterAutospacing="0"/>
        <w:ind w:left="2880" w:hanging="360"/>
      </w:pPr>
      <w:r w:rsidDel="00000000" w:rsidR="00000000" w:rsidRPr="00000000">
        <w:rPr>
          <w:rtl w:val="0"/>
        </w:rPr>
        <w:t xml:space="preserve">Setting this to high values eliminates the problem altogether.</w:t>
      </w:r>
    </w:p>
    <w:p w:rsidR="00000000" w:rsidDel="00000000" w:rsidP="00000000" w:rsidRDefault="00000000" w:rsidRPr="00000000" w14:paraId="00000E0C">
      <w:pPr>
        <w:numPr>
          <w:ilvl w:val="1"/>
          <w:numId w:val="75"/>
        </w:numPr>
        <w:spacing w:after="0" w:afterAutospacing="0"/>
        <w:ind w:left="2880" w:hanging="360"/>
      </w:pPr>
      <w:r w:rsidDel="00000000" w:rsidR="00000000" w:rsidRPr="00000000">
        <w:rPr>
          <w:rtl w:val="0"/>
        </w:rPr>
        <w:t xml:space="preserve">Do note that Area of Effect is still taken into account when the transport dies on pathable ground, and that it will instantly kill the other units in the transport if the AOE is full.</w:t>
      </w:r>
    </w:p>
    <w:p w:rsidR="00000000" w:rsidDel="00000000" w:rsidP="00000000" w:rsidRDefault="00000000" w:rsidRPr="00000000" w14:paraId="00000E0D">
      <w:pPr>
        <w:numPr>
          <w:ilvl w:val="1"/>
          <w:numId w:val="75"/>
        </w:numPr>
        <w:spacing w:after="0" w:afterAutospacing="0"/>
        <w:ind w:left="2880" w:hanging="360"/>
      </w:pPr>
      <w:r w:rsidDel="00000000" w:rsidR="00000000" w:rsidRPr="00000000">
        <w:rPr>
          <w:rtl w:val="0"/>
        </w:rPr>
        <w:t xml:space="preserve">Negative AOE values are treated as positive values.</w:t>
      </w:r>
    </w:p>
    <w:p w:rsidR="00000000" w:rsidDel="00000000" w:rsidP="00000000" w:rsidRDefault="00000000" w:rsidRPr="00000000" w14:paraId="00000E0E">
      <w:pPr>
        <w:numPr>
          <w:ilvl w:val="0"/>
          <w:numId w:val="75"/>
        </w:numPr>
        <w:spacing w:after="0" w:afterAutospacing="0"/>
        <w:ind w:left="2160" w:hanging="360"/>
      </w:pPr>
      <w:r w:rsidDel="00000000" w:rsidR="00000000" w:rsidRPr="00000000">
        <w:rPr>
          <w:rtl w:val="0"/>
        </w:rPr>
        <w:t xml:space="preserve">“Stats - Cast Range” is used for the actual loading-in of units.</w:t>
      </w:r>
    </w:p>
    <w:p w:rsidR="00000000" w:rsidDel="00000000" w:rsidP="00000000" w:rsidRDefault="00000000" w:rsidRPr="00000000" w14:paraId="00000E0F">
      <w:pPr>
        <w:numPr>
          <w:ilvl w:val="1"/>
          <w:numId w:val="75"/>
        </w:numPr>
        <w:spacing w:after="0" w:afterAutospacing="0"/>
        <w:ind w:left="2880" w:hanging="360"/>
      </w:pPr>
      <w:r w:rsidDel="00000000" w:rsidR="00000000" w:rsidRPr="00000000">
        <w:rPr>
          <w:rtl w:val="0"/>
        </w:rPr>
        <w:t xml:space="preserve">This does not bother with Unload, it’s a separate ability.</w:t>
      </w:r>
    </w:p>
    <w:p w:rsidR="00000000" w:rsidDel="00000000" w:rsidP="00000000" w:rsidRDefault="00000000" w:rsidRPr="00000000" w14:paraId="00000E10">
      <w:pPr>
        <w:numPr>
          <w:ilvl w:val="0"/>
          <w:numId w:val="75"/>
        </w:numPr>
        <w:spacing w:after="0" w:afterAutospacing="0"/>
        <w:ind w:left="2160" w:hanging="360"/>
      </w:pPr>
      <w:r w:rsidDel="00000000" w:rsidR="00000000" w:rsidRPr="00000000">
        <w:rPr>
          <w:rtl w:val="0"/>
        </w:rPr>
        <w:t xml:space="preserve">“Duration - Hero” does nothing.</w:t>
      </w:r>
    </w:p>
    <w:p w:rsidR="00000000" w:rsidDel="00000000" w:rsidP="00000000" w:rsidRDefault="00000000" w:rsidRPr="00000000" w14:paraId="00000E11">
      <w:pPr>
        <w:numPr>
          <w:ilvl w:val="0"/>
          <w:numId w:val="75"/>
        </w:numPr>
        <w:spacing w:after="0" w:afterAutospacing="0"/>
        <w:ind w:left="2160" w:hanging="360"/>
      </w:pPr>
      <w:r w:rsidDel="00000000" w:rsidR="00000000" w:rsidRPr="00000000">
        <w:rPr>
          <w:rtl w:val="0"/>
        </w:rPr>
        <w:t xml:space="preserve">“Duration - Normal” refers to the unloading time intervals per unit.</w:t>
      </w:r>
    </w:p>
    <w:p w:rsidR="00000000" w:rsidDel="00000000" w:rsidP="00000000" w:rsidRDefault="00000000" w:rsidRPr="00000000" w14:paraId="00000E12">
      <w:pPr>
        <w:numPr>
          <w:ilvl w:val="0"/>
          <w:numId w:val="75"/>
        </w:numPr>
        <w:ind w:left="2160" w:hanging="360"/>
      </w:pPr>
      <w:r w:rsidDel="00000000" w:rsidR="00000000" w:rsidRPr="00000000">
        <w:rPr>
          <w:rtl w:val="0"/>
        </w:rPr>
        <w:t xml:space="preserve">Loading in a unit disjoints projectiles similar to Blink, but does not prevent buffs from healing or damaging them</w:t>
      </w:r>
    </w:p>
    <w:p w:rsidR="00000000" w:rsidDel="00000000" w:rsidP="00000000" w:rsidRDefault="00000000" w:rsidRPr="00000000" w14:paraId="00000E13">
      <w:pPr>
        <w:ind w:left="720" w:firstLine="0"/>
        <w:rPr>
          <w:b w:val="1"/>
          <w:bCs w:val="1"/>
          <w:color w:val="ff0000"/>
        </w:rPr>
      </w:pPr>
      <w:r w:rsidDel="00000000" w:rsidR="00000000" w:rsidRPr="00000000">
        <w:rPr>
          <w:b w:val="1"/>
          <w:bCs w:val="1"/>
          <w:color w:val="ff0000"/>
          <w:rtl w:val="0"/>
        </w:rPr>
        <w:t xml:space="preserve">-Cargo Hold Death</w:t>
      </w:r>
    </w:p>
    <w:p w:rsidR="00000000" w:rsidDel="00000000" w:rsidP="00000000" w:rsidRDefault="00000000" w:rsidRPr="00000000" w14:paraId="00000E14">
      <w:pPr>
        <w:rPr>
          <w:color w:val="0000ff"/>
        </w:rPr>
      </w:pPr>
      <w:r w:rsidDel="00000000" w:rsidR="00000000" w:rsidRPr="00000000">
        <w:rPr>
          <w:rtl w:val="0"/>
        </w:rPr>
        <w:tab/>
        <w:tab/>
        <w:t xml:space="preserve">Tags: </w:t>
      </w:r>
      <w:r w:rsidDel="00000000" w:rsidR="00000000" w:rsidRPr="00000000">
        <w:rPr>
          <w:color w:val="0000ff"/>
          <w:rtl w:val="0"/>
        </w:rPr>
        <w:t xml:space="preserve">[Special]</w:t>
      </w:r>
    </w:p>
    <w:p w:rsidR="00000000" w:rsidDel="00000000" w:rsidP="00000000" w:rsidRDefault="00000000" w:rsidRPr="00000000" w14:paraId="00000E15">
      <w:pPr>
        <w:rPr>
          <w:color w:val="ff9900"/>
        </w:rPr>
      </w:pPr>
      <w:r w:rsidDel="00000000" w:rsidR="00000000" w:rsidRPr="00000000">
        <w:rPr>
          <w:rtl w:val="0"/>
        </w:rPr>
        <w:tab/>
        <w:tab/>
        <w:t xml:space="preserve">Notes: </w:t>
      </w:r>
      <w:r w:rsidDel="00000000" w:rsidR="00000000" w:rsidRPr="00000000">
        <w:rPr>
          <w:color w:val="ff9900"/>
          <w:rtl w:val="0"/>
        </w:rPr>
        <w:t xml:space="preserve">By default, only Goblin Zeppelins have this ability</w:t>
      </w:r>
    </w:p>
    <w:p w:rsidR="00000000" w:rsidDel="00000000" w:rsidP="00000000" w:rsidRDefault="00000000" w:rsidRPr="00000000" w14:paraId="00000E16">
      <w:pPr>
        <w:rPr/>
      </w:pPr>
      <w:r w:rsidDel="00000000" w:rsidR="00000000" w:rsidRPr="00000000">
        <w:rPr>
          <w:rtl w:val="0"/>
        </w:rPr>
        <w:tab/>
        <w:tab/>
        <w:t xml:space="preserve">RawCode: Achd</w:t>
      </w:r>
    </w:p>
    <w:p w:rsidR="00000000" w:rsidDel="00000000" w:rsidP="00000000" w:rsidRDefault="00000000" w:rsidRPr="00000000" w14:paraId="00000E17">
      <w:pPr>
        <w:rPr>
          <w:color w:val="00bf00"/>
        </w:rPr>
      </w:pPr>
      <w:r w:rsidDel="00000000" w:rsidR="00000000" w:rsidRPr="00000000">
        <w:rPr>
          <w:rtl w:val="0"/>
        </w:rPr>
        <w:tab/>
        <w:tab/>
        <w:t xml:space="preserve">Latest tested version: </w:t>
      </w:r>
      <w:r w:rsidDel="00000000" w:rsidR="00000000" w:rsidRPr="00000000">
        <w:rPr>
          <w:color w:val="00bf00"/>
          <w:rtl w:val="0"/>
        </w:rPr>
        <w:t xml:space="preserve">1.27.1.7085</w:t>
      </w:r>
    </w:p>
    <w:p w:rsidR="00000000" w:rsidDel="00000000" w:rsidP="00000000" w:rsidRDefault="00000000" w:rsidRPr="00000000" w14:paraId="00000E18">
      <w:pPr>
        <w:ind w:left="2160" w:firstLine="0"/>
        <w:rPr/>
      </w:pPr>
      <w:r w:rsidDel="00000000" w:rsidR="00000000" w:rsidRPr="00000000">
        <w:rPr>
          <w:rtl w:val="0"/>
        </w:rPr>
        <w:t xml:space="preserve">[Ability and Descriptions added by RoyGBV]</w:t>
      </w:r>
    </w:p>
    <w:p w:rsidR="00000000" w:rsidDel="00000000" w:rsidP="00000000" w:rsidRDefault="00000000" w:rsidRPr="00000000" w14:paraId="00000E19">
      <w:pPr>
        <w:numPr>
          <w:ilvl w:val="0"/>
          <w:numId w:val="75"/>
        </w:numPr>
        <w:spacing w:after="0" w:afterAutospacing="0"/>
        <w:ind w:left="2160" w:hanging="360"/>
      </w:pPr>
      <w:r w:rsidDel="00000000" w:rsidR="00000000" w:rsidRPr="00000000">
        <w:rPr>
          <w:rtl w:val="0"/>
        </w:rPr>
        <w:t xml:space="preserve">Casts some form of Purge (with no dispel) on all dropped units when a transport dies on pathable ground.</w:t>
      </w:r>
    </w:p>
    <w:p w:rsidR="00000000" w:rsidDel="00000000" w:rsidP="00000000" w:rsidRDefault="00000000" w:rsidRPr="00000000" w14:paraId="00000E1A">
      <w:pPr>
        <w:numPr>
          <w:ilvl w:val="1"/>
          <w:numId w:val="75"/>
        </w:numPr>
        <w:spacing w:after="0" w:afterAutospacing="0"/>
        <w:ind w:left="2880" w:hanging="360"/>
      </w:pPr>
      <w:r w:rsidDel="00000000" w:rsidR="00000000" w:rsidRPr="00000000">
        <w:rPr>
          <w:rtl w:val="0"/>
        </w:rPr>
        <w:t xml:space="preserve">This “Purge” uses a speed factor of 10 to slow both attack and movement speed.</w:t>
      </w:r>
    </w:p>
    <w:p w:rsidR="00000000" w:rsidDel="00000000" w:rsidP="00000000" w:rsidRDefault="00000000" w:rsidRPr="00000000" w14:paraId="00000E1B">
      <w:pPr>
        <w:numPr>
          <w:ilvl w:val="1"/>
          <w:numId w:val="75"/>
        </w:numPr>
        <w:spacing w:after="0" w:afterAutospacing="0"/>
        <w:ind w:left="2880" w:hanging="360"/>
      </w:pPr>
      <w:r w:rsidDel="00000000" w:rsidR="00000000" w:rsidRPr="00000000">
        <w:rPr>
          <w:rtl w:val="0"/>
        </w:rPr>
        <w:t xml:space="preserve">The debuff cannot be dispelled.</w:t>
      </w:r>
    </w:p>
    <w:p w:rsidR="00000000" w:rsidDel="00000000" w:rsidP="00000000" w:rsidRDefault="00000000" w:rsidRPr="00000000" w14:paraId="00000E1C">
      <w:pPr>
        <w:numPr>
          <w:ilvl w:val="1"/>
          <w:numId w:val="75"/>
        </w:numPr>
        <w:spacing w:after="0" w:afterAutospacing="0"/>
        <w:ind w:left="2880" w:hanging="360"/>
      </w:pPr>
      <w:r w:rsidDel="00000000" w:rsidR="00000000" w:rsidRPr="00000000">
        <w:rPr>
          <w:rtl w:val="0"/>
        </w:rPr>
        <w:t xml:space="preserve">By default the buff is Dizziness ‘Bchd’, but can be replaced by any buff you want</w:t>
      </w:r>
    </w:p>
    <w:p w:rsidR="00000000" w:rsidDel="00000000" w:rsidP="00000000" w:rsidRDefault="00000000" w:rsidRPr="00000000" w14:paraId="00000E1D">
      <w:pPr>
        <w:numPr>
          <w:ilvl w:val="0"/>
          <w:numId w:val="75"/>
        </w:numPr>
        <w:spacing w:after="0" w:afterAutospacing="0"/>
        <w:ind w:left="2160" w:hanging="360"/>
      </w:pPr>
      <w:r w:rsidDel="00000000" w:rsidR="00000000" w:rsidRPr="00000000">
        <w:rPr>
          <w:rtl w:val="0"/>
        </w:rPr>
        <w:t xml:space="preserve">“Data - Summoned Unit Damage” does nothing.</w:t>
      </w:r>
    </w:p>
    <w:p w:rsidR="00000000" w:rsidDel="00000000" w:rsidP="00000000" w:rsidRDefault="00000000" w:rsidRPr="00000000" w14:paraId="00000E1E">
      <w:pPr>
        <w:numPr>
          <w:ilvl w:val="0"/>
          <w:numId w:val="75"/>
        </w:numPr>
        <w:ind w:left="2160" w:hanging="360"/>
      </w:pPr>
      <w:r w:rsidDel="00000000" w:rsidR="00000000" w:rsidRPr="00000000">
        <w:rPr>
          <w:rtl w:val="0"/>
        </w:rPr>
        <w:t xml:space="preserve">“Stats - Mana Cost” does nothing either.</w:t>
      </w:r>
    </w:p>
    <w:p w:rsidR="00000000" w:rsidDel="00000000" w:rsidP="00000000" w:rsidRDefault="00000000" w:rsidRPr="00000000" w14:paraId="00000E1F">
      <w:pPr>
        <w:pStyle w:val="Heading2"/>
        <w:ind w:firstLine="720"/>
        <w:rPr/>
      </w:pPr>
      <w:bookmarkStart w:colFirst="0" w:colLast="0" w:name="_w7ps4vsmuzfp" w:id="283"/>
      <w:bookmarkEnd w:id="283"/>
      <w:r w:rsidDel="00000000" w:rsidR="00000000" w:rsidRPr="00000000">
        <w:rPr>
          <w:rtl w:val="0"/>
        </w:rPr>
        <w:t xml:space="preserve">-Gold Mine Ability:</w:t>
      </w:r>
    </w:p>
    <w:p w:rsidR="00000000" w:rsidDel="00000000" w:rsidP="00000000" w:rsidRDefault="00000000" w:rsidRPr="00000000" w14:paraId="00000E20">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E2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22">
      <w:pPr>
        <w:ind w:left="720" w:firstLine="720"/>
        <w:rPr/>
      </w:pPr>
      <w:r w:rsidDel="00000000" w:rsidR="00000000" w:rsidRPr="00000000">
        <w:rPr>
          <w:rtl w:val="0"/>
        </w:rPr>
        <w:t xml:space="preserve">RawCode: Agld</w:t>
      </w:r>
    </w:p>
    <w:p w:rsidR="00000000" w:rsidDel="00000000" w:rsidP="00000000" w:rsidRDefault="00000000" w:rsidRPr="00000000" w14:paraId="00000E2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24">
      <w:pPr>
        <w:numPr>
          <w:ilvl w:val="0"/>
          <w:numId w:val="80"/>
        </w:numPr>
        <w:spacing w:after="0" w:afterAutospacing="0"/>
        <w:ind w:left="720" w:hanging="360"/>
        <w:rPr>
          <w:ins w:author="Zakary Boven" w:id="151" w:date="2026-03-15T03:08:33Z"/>
        </w:rPr>
      </w:pPr>
      <w:r w:rsidDel="00000000" w:rsidR="00000000" w:rsidRPr="00000000">
        <w:rPr>
          <w:rtl w:val="0"/>
        </w:rPr>
        <w:t xml:space="preserve">Unit with this ability will be shown with a gold mine indicator on the map. The minimap icon stays even if they morph or lose the ability.</w:t>
      </w:r>
      <w:ins w:author="Zakary Boven" w:id="151" w:date="2026-03-15T03:08:33Z">
        <w:r w:rsidDel="00000000" w:rsidR="00000000" w:rsidRPr="00000000">
          <w:rPr>
            <w:rtl w:val="0"/>
          </w:rPr>
        </w:r>
      </w:ins>
    </w:p>
    <w:p w:rsidR="00000000" w:rsidDel="00000000" w:rsidP="00000000" w:rsidRDefault="00000000" w:rsidRPr="00000000" w14:paraId="00000E25">
      <w:pPr>
        <w:numPr>
          <w:ilvl w:val="0"/>
          <w:numId w:val="80"/>
        </w:numPr>
        <w:ind w:left="720" w:hanging="360"/>
      </w:pPr>
      <w:ins w:author="Zakary Boven" w:id="151" w:date="2026-03-15T03:08:33Z">
        <w:r w:rsidDel="00000000" w:rsidR="00000000" w:rsidRPr="00000000">
          <w:rPr>
            <w:rtl w:val="0"/>
          </w:rPr>
          <w:t xml:space="preserve">The natives GetResourceAmount(unit) and SetResourceAmount(unit, int) can be used to get or set the amount of gold in a unit with Gold Mine Ability. However, neither of these abilities only work on units that have had Gold Mine Ability added in the object editor. If instead added during runtime via triggers, GetResourceAmount will return 0, and SetResourceAmount will do nothing.</w:t>
        </w:r>
      </w:ins>
      <w:r w:rsidDel="00000000" w:rsidR="00000000" w:rsidRPr="00000000">
        <w:rPr>
          <w:rtl w:val="0"/>
        </w:rPr>
      </w:r>
    </w:p>
    <w:p w:rsidR="00000000" w:rsidDel="00000000" w:rsidP="00000000" w:rsidRDefault="00000000" w:rsidRPr="00000000" w14:paraId="00000E26">
      <w:pPr>
        <w:pStyle w:val="Heading2"/>
        <w:ind w:firstLine="720"/>
        <w:rPr/>
      </w:pPr>
      <w:bookmarkStart w:colFirst="0" w:colLast="0" w:name="_ipjhq0qore99" w:id="284"/>
      <w:bookmarkEnd w:id="284"/>
      <w:r w:rsidDel="00000000" w:rsidR="00000000" w:rsidRPr="00000000">
        <w:rPr>
          <w:rtl w:val="0"/>
        </w:rPr>
        <w:t xml:space="preserve">-Harvest:</w:t>
      </w:r>
    </w:p>
    <w:p w:rsidR="00000000" w:rsidDel="00000000" w:rsidP="00000000" w:rsidRDefault="00000000" w:rsidRPr="00000000" w14:paraId="00000E27">
      <w:pPr>
        <w:rPr/>
      </w:pPr>
      <w:r w:rsidDel="00000000" w:rsidR="00000000" w:rsidRPr="00000000">
        <w:rPr>
          <w:rtl w:val="0"/>
        </w:rPr>
        <w:tab/>
        <w:tab/>
        <w:t xml:space="preserve">Tags: </w:t>
      </w:r>
      <w:r w:rsidDel="00000000" w:rsidR="00000000" w:rsidRPr="00000000">
        <w:rPr>
          <w:color w:val="0000ff"/>
          <w:rtl w:val="0"/>
        </w:rPr>
        <w:t xml:space="preserve">[Special]</w:t>
      </w:r>
      <w:r w:rsidDel="00000000" w:rsidR="00000000" w:rsidRPr="00000000">
        <w:rPr>
          <w:rtl w:val="0"/>
        </w:rPr>
      </w:r>
    </w:p>
    <w:p w:rsidR="00000000" w:rsidDel="00000000" w:rsidP="00000000" w:rsidRDefault="00000000" w:rsidRPr="00000000" w14:paraId="00000E2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29">
      <w:pPr>
        <w:ind w:left="720" w:firstLine="720"/>
        <w:rPr/>
      </w:pPr>
      <w:r w:rsidDel="00000000" w:rsidR="00000000" w:rsidRPr="00000000">
        <w:rPr>
          <w:rtl w:val="0"/>
        </w:rPr>
        <w:t xml:space="preserve">RawCode: Ahar ANha</w:t>
      </w:r>
    </w:p>
    <w:p w:rsidR="00000000" w:rsidDel="00000000" w:rsidP="00000000" w:rsidRDefault="00000000" w:rsidRPr="00000000" w14:paraId="00000E2A">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1.28.5.7680</w:t>
      </w:r>
    </w:p>
    <w:p w:rsidR="00000000" w:rsidDel="00000000" w:rsidP="00000000" w:rsidRDefault="00000000" w:rsidRPr="00000000" w14:paraId="00000E2B">
      <w:pPr>
        <w:numPr>
          <w:ilvl w:val="0"/>
          <w:numId w:val="80"/>
        </w:numPr>
        <w:spacing w:after="0" w:afterAutospacing="0"/>
        <w:ind w:left="720" w:hanging="360"/>
      </w:pPr>
      <w:r w:rsidDel="00000000" w:rsidR="00000000" w:rsidRPr="00000000">
        <w:rPr>
          <w:rtl w:val="0"/>
        </w:rPr>
        <w:t xml:space="preserve">Allows for gathering of resources from trees or goldmines.</w:t>
      </w:r>
    </w:p>
    <w:p w:rsidR="00000000" w:rsidDel="00000000" w:rsidP="00000000" w:rsidRDefault="00000000" w:rsidRPr="00000000" w14:paraId="00000E2C">
      <w:pPr>
        <w:numPr>
          <w:ilvl w:val="0"/>
          <w:numId w:val="80"/>
        </w:numPr>
        <w:spacing w:after="0" w:afterAutospacing="0"/>
        <w:ind w:left="720" w:hanging="360"/>
      </w:pPr>
      <w:r w:rsidDel="00000000" w:rsidR="00000000" w:rsidRPr="00000000">
        <w:rPr>
          <w:rtl w:val="0"/>
        </w:rPr>
        <w:t xml:space="preserve">The event (Targeting an object “harvest”) triggers upon resource return, not upon entering a gold mine.</w:t>
      </w:r>
    </w:p>
    <w:p w:rsidR="00000000" w:rsidDel="00000000" w:rsidP="00000000" w:rsidRDefault="00000000" w:rsidRPr="00000000" w14:paraId="00000E2D">
      <w:pPr>
        <w:numPr>
          <w:ilvl w:val="0"/>
          <w:numId w:val="80"/>
        </w:numPr>
        <w:spacing w:after="0" w:afterAutospacing="0"/>
        <w:ind w:left="720" w:hanging="360"/>
      </w:pPr>
      <w:r w:rsidDel="00000000" w:rsidR="00000000" w:rsidRPr="00000000">
        <w:rPr>
          <w:rtl w:val="0"/>
        </w:rPr>
        <w:t xml:space="preserve">“Data - Gold Capacity”</w:t>
      </w:r>
    </w:p>
    <w:p w:rsidR="00000000" w:rsidDel="00000000" w:rsidP="00000000" w:rsidRDefault="00000000" w:rsidRPr="00000000" w14:paraId="00000E2E">
      <w:pPr>
        <w:numPr>
          <w:ilvl w:val="1"/>
          <w:numId w:val="80"/>
        </w:numPr>
        <w:spacing w:after="0" w:afterAutospacing="0"/>
        <w:ind w:left="1440" w:hanging="360"/>
        <w:rPr>
          <w:ins w:author="Flame of Change" w:id="152" w:date="2025-07-15T09:03:16Z"/>
        </w:rPr>
      </w:pPr>
      <w:r w:rsidDel="00000000" w:rsidR="00000000" w:rsidRPr="00000000">
        <w:rPr>
          <w:rtl w:val="0"/>
        </w:rPr>
        <w:t xml:space="preserve">Negative values are treated as 0.</w:t>
      </w:r>
      <w:ins w:author="Flame of Change" w:id="152" w:date="2025-07-15T09:03:16Z">
        <w:r w:rsidDel="00000000" w:rsidR="00000000" w:rsidRPr="00000000">
          <w:rPr>
            <w:rtl w:val="0"/>
          </w:rPr>
        </w:r>
      </w:ins>
    </w:p>
    <w:p w:rsidR="00000000" w:rsidDel="00000000" w:rsidP="00000000" w:rsidRDefault="00000000" w:rsidRPr="00000000" w14:paraId="00000E2F">
      <w:pPr>
        <w:numPr>
          <w:ilvl w:val="1"/>
          <w:numId w:val="80"/>
        </w:numPr>
        <w:spacing w:after="0" w:afterAutospacing="0"/>
        <w:ind w:left="1440" w:hanging="360"/>
      </w:pPr>
      <w:ins w:author="Flame of Change" w:id="152" w:date="2025-07-15T09:03:16Z">
        <w:r w:rsidDel="00000000" w:rsidR="00000000" w:rsidRPr="00000000">
          <w:rPr>
            <w:rtl w:val="0"/>
          </w:rPr>
          <w:t xml:space="preserve">If zero, won’t enter the goldmine, and thus won’t pick “0” gold (2.0.X)</w:t>
        </w:r>
      </w:ins>
      <w:r w:rsidDel="00000000" w:rsidR="00000000" w:rsidRPr="00000000">
        <w:rPr>
          <w:rtl w:val="0"/>
        </w:rPr>
      </w:r>
    </w:p>
    <w:p w:rsidR="00000000" w:rsidDel="00000000" w:rsidP="00000000" w:rsidRDefault="00000000" w:rsidRPr="00000000" w14:paraId="00000E30">
      <w:pPr>
        <w:numPr>
          <w:ilvl w:val="0"/>
          <w:numId w:val="80"/>
        </w:numPr>
        <w:spacing w:after="0" w:afterAutospacing="0"/>
        <w:ind w:left="720" w:hanging="360"/>
      </w:pPr>
      <w:r w:rsidDel="00000000" w:rsidR="00000000" w:rsidRPr="00000000">
        <w:rPr>
          <w:rtl w:val="0"/>
        </w:rPr>
        <w:t xml:space="preserve">“Data - Lumber Capacity”</w:t>
      </w:r>
    </w:p>
    <w:p w:rsidR="00000000" w:rsidDel="00000000" w:rsidP="00000000" w:rsidRDefault="00000000" w:rsidRPr="00000000" w14:paraId="00000E31">
      <w:pPr>
        <w:numPr>
          <w:ilvl w:val="1"/>
          <w:numId w:val="80"/>
        </w:numPr>
        <w:spacing w:after="0" w:afterAutospacing="0"/>
        <w:ind w:left="1440" w:hanging="360"/>
      </w:pPr>
      <w:r w:rsidDel="00000000" w:rsidR="00000000" w:rsidRPr="00000000">
        <w:rPr>
          <w:rtl w:val="0"/>
        </w:rPr>
        <w:t xml:space="preserve">Negative values are treated as 0.</w:t>
      </w:r>
    </w:p>
    <w:p w:rsidR="00000000" w:rsidDel="00000000" w:rsidP="00000000" w:rsidRDefault="00000000" w:rsidRPr="00000000" w14:paraId="00000E32">
      <w:pPr>
        <w:numPr>
          <w:ilvl w:val="0"/>
          <w:numId w:val="80"/>
        </w:numPr>
        <w:spacing w:after="0" w:afterAutospacing="0"/>
        <w:ind w:left="720" w:hanging="360"/>
      </w:pPr>
      <w:r w:rsidDel="00000000" w:rsidR="00000000" w:rsidRPr="00000000">
        <w:rPr>
          <w:rtl w:val="0"/>
        </w:rPr>
        <w:t xml:space="preserve">“Data - Damage to Tree”</w:t>
      </w:r>
    </w:p>
    <w:p w:rsidR="00000000" w:rsidDel="00000000" w:rsidP="00000000" w:rsidRDefault="00000000" w:rsidRPr="00000000" w14:paraId="00000E33">
      <w:pPr>
        <w:numPr>
          <w:ilvl w:val="1"/>
          <w:numId w:val="80"/>
        </w:numPr>
        <w:spacing w:after="0" w:afterAutospacing="0"/>
        <w:ind w:left="1440" w:hanging="360"/>
      </w:pPr>
      <w:r w:rsidDel="00000000" w:rsidR="00000000" w:rsidRPr="00000000">
        <w:rPr>
          <w:rtl w:val="0"/>
        </w:rPr>
        <w:t xml:space="preserve">Negative values are treated as “kinda” 0.</w:t>
      </w:r>
    </w:p>
    <w:p w:rsidR="00000000" w:rsidDel="00000000" w:rsidP="00000000" w:rsidRDefault="00000000" w:rsidRPr="00000000" w14:paraId="00000E34">
      <w:pPr>
        <w:numPr>
          <w:ilvl w:val="2"/>
          <w:numId w:val="80"/>
        </w:numPr>
        <w:spacing w:after="0" w:afterAutospacing="0"/>
        <w:ind w:left="2160" w:hanging="360"/>
        <w:rPr>
          <w:ins w:author="Flame of Change" w:id="153" w:date="2025-07-27T16:59:09Z"/>
        </w:rPr>
      </w:pPr>
      <w:r w:rsidDel="00000000" w:rsidR="00000000" w:rsidRPr="00000000">
        <w:rPr>
          <w:rtl w:val="0"/>
        </w:rPr>
        <w:t xml:space="preserve">Trees can still be harvested but they will never be chopped down and the worker will never get more than 0 lumber.</w:t>
      </w:r>
      <w:ins w:author="Flame of Change" w:id="153" w:date="2025-07-27T16:59:09Z">
        <w:r w:rsidDel="00000000" w:rsidR="00000000" w:rsidRPr="00000000">
          <w:rPr>
            <w:rtl w:val="0"/>
          </w:rPr>
        </w:r>
      </w:ins>
    </w:p>
    <w:p w:rsidR="00000000" w:rsidDel="00000000" w:rsidP="00000000" w:rsidRDefault="00000000" w:rsidRPr="00000000" w14:paraId="00000E35">
      <w:pPr>
        <w:numPr>
          <w:ilvl w:val="1"/>
          <w:numId w:val="80"/>
        </w:numPr>
        <w:spacing w:after="0" w:afterAutospacing="0"/>
        <w:ind w:left="1440" w:hanging="360"/>
      </w:pPr>
      <w:ins w:author="Flame of Change" w:id="153" w:date="2025-07-27T16:59:09Z">
        <w:r w:rsidDel="00000000" w:rsidR="00000000" w:rsidRPr="00000000">
          <w:rPr>
            <w:rtl w:val="0"/>
          </w:rPr>
          <w:t xml:space="preserve">Hardcoded to stay at level 1 (2.0.X)</w:t>
        </w:r>
      </w:ins>
      <w:r w:rsidDel="00000000" w:rsidR="00000000" w:rsidRPr="00000000">
        <w:rPr>
          <w:rtl w:val="0"/>
        </w:rPr>
      </w:r>
    </w:p>
    <w:p w:rsidR="00000000" w:rsidDel="00000000" w:rsidP="00000000" w:rsidRDefault="00000000" w:rsidRPr="00000000" w14:paraId="00000E36">
      <w:pPr>
        <w:numPr>
          <w:ilvl w:val="0"/>
          <w:numId w:val="80"/>
        </w:numPr>
        <w:ind w:left="720" w:hanging="360"/>
      </w:pPr>
      <w:r w:rsidDel="00000000" w:rsidR="00000000" w:rsidRPr="00000000">
        <w:rPr>
          <w:rtl w:val="0"/>
        </w:rPr>
        <w:t xml:space="preserve">Wood harvest is hard coded to be unable to have a lower cooldown than the base one.</w:t>
      </w:r>
    </w:p>
    <w:p w:rsidR="00000000" w:rsidDel="00000000" w:rsidP="00000000" w:rsidRDefault="00000000" w:rsidRPr="00000000" w14:paraId="00000E37">
      <w:pPr>
        <w:pStyle w:val="Heading2"/>
        <w:ind w:firstLine="720"/>
        <w:rPr/>
      </w:pPr>
      <w:bookmarkStart w:colFirst="0" w:colLast="0" w:name="_7h4r1jeig5qy" w:id="285"/>
      <w:bookmarkEnd w:id="285"/>
      <w:r w:rsidDel="00000000" w:rsidR="00000000" w:rsidRPr="00000000">
        <w:rPr>
          <w:rtl w:val="0"/>
        </w:rPr>
        <w:t xml:space="preserve">-Hero:</w:t>
      </w:r>
    </w:p>
    <w:p w:rsidR="00000000" w:rsidDel="00000000" w:rsidP="00000000" w:rsidRDefault="00000000" w:rsidRPr="00000000" w14:paraId="00000E38">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E3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The second most used and ignored ability</w:t>
      </w:r>
    </w:p>
    <w:p w:rsidR="00000000" w:rsidDel="00000000" w:rsidP="00000000" w:rsidRDefault="00000000" w:rsidRPr="00000000" w14:paraId="00000E3A">
      <w:pPr>
        <w:rPr/>
      </w:pPr>
      <w:r w:rsidDel="00000000" w:rsidR="00000000" w:rsidRPr="00000000">
        <w:rPr>
          <w:rtl w:val="0"/>
        </w:rPr>
        <w:t xml:space="preserve">RawCode: Aher</w:t>
      </w:r>
    </w:p>
    <w:p w:rsidR="00000000" w:rsidDel="00000000" w:rsidP="00000000" w:rsidRDefault="00000000" w:rsidRPr="00000000" w14:paraId="00000E3B">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w:t>
      </w:r>
    </w:p>
    <w:p w:rsidR="00000000" w:rsidDel="00000000" w:rsidP="00000000" w:rsidRDefault="00000000" w:rsidRPr="00000000" w14:paraId="00000E3C">
      <w:pPr>
        <w:numPr>
          <w:ilvl w:val="0"/>
          <w:numId w:val="80"/>
        </w:numPr>
        <w:spacing w:after="0" w:afterAutospacing="0"/>
        <w:ind w:left="720" w:hanging="360"/>
      </w:pPr>
      <w:r w:rsidDel="00000000" w:rsidR="00000000" w:rsidRPr="00000000">
        <w:rPr>
          <w:rtl w:val="0"/>
        </w:rPr>
        <w:t xml:space="preserve">Major info</w:t>
      </w:r>
    </w:p>
    <w:p w:rsidR="00000000" w:rsidDel="00000000" w:rsidP="00000000" w:rsidRDefault="00000000" w:rsidRPr="00000000" w14:paraId="00000E3D">
      <w:pPr>
        <w:numPr>
          <w:ilvl w:val="1"/>
          <w:numId w:val="80"/>
        </w:numPr>
        <w:spacing w:after="0" w:afterAutospacing="0"/>
        <w:ind w:left="1440" w:hanging="360"/>
      </w:pPr>
      <w:r w:rsidDel="00000000" w:rsidR="00000000" w:rsidRPr="00000000">
        <w:rPr>
          <w:rtl w:val="0"/>
        </w:rPr>
        <w:t xml:space="preserve">Primarily for leveling up graphic.</w:t>
      </w:r>
    </w:p>
    <w:p w:rsidR="00000000" w:rsidDel="00000000" w:rsidP="00000000" w:rsidRDefault="00000000" w:rsidRPr="00000000" w14:paraId="00000E3E">
      <w:pPr>
        <w:numPr>
          <w:ilvl w:val="2"/>
          <w:numId w:val="80"/>
        </w:numPr>
        <w:spacing w:after="0" w:afterAutospacing="0"/>
        <w:ind w:left="2160" w:hanging="360"/>
      </w:pPr>
      <w:r w:rsidDel="00000000" w:rsidR="00000000" w:rsidRPr="00000000">
        <w:rPr>
          <w:rtl w:val="0"/>
        </w:rPr>
        <w:t xml:space="preserve">All hero units are given this ability.</w:t>
      </w:r>
    </w:p>
    <w:p w:rsidR="00000000" w:rsidDel="00000000" w:rsidP="00000000" w:rsidRDefault="00000000" w:rsidRPr="00000000" w14:paraId="00000E3F">
      <w:pPr>
        <w:numPr>
          <w:ilvl w:val="2"/>
          <w:numId w:val="80"/>
        </w:numPr>
        <w:spacing w:after="0" w:afterAutospacing="0"/>
        <w:ind w:left="2160" w:hanging="360"/>
      </w:pPr>
      <w:r w:rsidDel="00000000" w:rsidR="00000000" w:rsidRPr="00000000">
        <w:rPr>
          <w:rtl w:val="0"/>
        </w:rPr>
        <w:t xml:space="preserve">The hero ability specifies the level up effect of heroes in its caster art field. You'll need a customized AbilityData.slk file in order to get this ability displayed in the editor. Simply set the useInEditor flag to 1 in that file.</w:t>
      </w:r>
    </w:p>
    <w:p w:rsidR="00000000" w:rsidDel="00000000" w:rsidP="00000000" w:rsidRDefault="00000000" w:rsidRPr="00000000" w14:paraId="00000E40">
      <w:pPr>
        <w:numPr>
          <w:ilvl w:val="0"/>
          <w:numId w:val="80"/>
        </w:numPr>
        <w:spacing w:after="0" w:afterAutospacing="0"/>
        <w:ind w:left="720" w:hanging="360"/>
      </w:pPr>
      <w:r w:rsidDel="00000000" w:rsidR="00000000" w:rsidRPr="00000000">
        <w:rPr>
          <w:rtl w:val="0"/>
        </w:rPr>
        <w:t xml:space="preserve">Removing this ability through call UnitRemoveAbility(&lt;unit variable&gt;, ‘Aher’) will result in a crash.</w:t>
      </w:r>
    </w:p>
    <w:p w:rsidR="00000000" w:rsidDel="00000000" w:rsidP="00000000" w:rsidRDefault="00000000" w:rsidRPr="00000000" w14:paraId="00000E41">
      <w:pPr>
        <w:numPr>
          <w:ilvl w:val="0"/>
          <w:numId w:val="80"/>
        </w:numPr>
        <w:spacing w:after="0" w:afterAutospacing="0"/>
        <w:ind w:left="720" w:hanging="360"/>
      </w:pPr>
      <w:r w:rsidDel="00000000" w:rsidR="00000000" w:rsidRPr="00000000">
        <w:rPr>
          <w:rtl w:val="0"/>
        </w:rPr>
        <w:t xml:space="preserve">Adding this ability to non-hero units does nothing. It does not change Target Types and spells targeting heroes only do not work on them still.</w:t>
      </w:r>
    </w:p>
    <w:p w:rsidR="00000000" w:rsidDel="00000000" w:rsidP="00000000" w:rsidRDefault="00000000" w:rsidRPr="00000000" w14:paraId="00000E42">
      <w:pPr>
        <w:numPr>
          <w:ilvl w:val="0"/>
          <w:numId w:val="80"/>
        </w:numPr>
        <w:ind w:left="720" w:hanging="360"/>
      </w:pPr>
      <w:r w:rsidDel="00000000" w:rsidR="00000000" w:rsidRPr="00000000">
        <w:rPr>
          <w:rtl w:val="0"/>
        </w:rPr>
        <w:t xml:space="preserve">Can be used to check if an ability is a hero ability or not. (Refer to ability Item (aite) below)</w:t>
      </w:r>
    </w:p>
    <w:p w:rsidR="00000000" w:rsidDel="00000000" w:rsidP="00000000" w:rsidRDefault="00000000" w:rsidRPr="00000000" w14:paraId="00000E43">
      <w:pPr>
        <w:pStyle w:val="Heading2"/>
        <w:ind w:firstLine="720"/>
        <w:rPr/>
      </w:pPr>
      <w:bookmarkStart w:colFirst="0" w:colLast="0" w:name="_xvmvmgljp299" w:id="286"/>
      <w:bookmarkEnd w:id="286"/>
      <w:r w:rsidDel="00000000" w:rsidR="00000000" w:rsidRPr="00000000">
        <w:rPr>
          <w:rtl w:val="0"/>
        </w:rPr>
        <w:t xml:space="preserve">-Inventory:</w:t>
      </w:r>
    </w:p>
    <w:p w:rsidR="00000000" w:rsidDel="00000000" w:rsidP="00000000" w:rsidRDefault="00000000" w:rsidRPr="00000000" w14:paraId="00000E44">
      <w:pPr>
        <w:rPr/>
      </w:pPr>
      <w:r w:rsidDel="00000000" w:rsidR="00000000" w:rsidRPr="00000000">
        <w:rPr>
          <w:rtl w:val="0"/>
        </w:rPr>
        <w:tab/>
        <w:tab/>
        <w:t xml:space="preserve">Tags: </w:t>
      </w:r>
      <w:r w:rsidDel="00000000" w:rsidR="00000000" w:rsidRPr="00000000">
        <w:rPr>
          <w:color w:val="0000ff"/>
          <w:rtl w:val="0"/>
        </w:rPr>
        <w:t xml:space="preserve">[Special]</w:t>
      </w:r>
      <w:r w:rsidDel="00000000" w:rsidR="00000000" w:rsidRPr="00000000">
        <w:rPr>
          <w:rtl w:val="0"/>
        </w:rPr>
      </w:r>
    </w:p>
    <w:p w:rsidR="00000000" w:rsidDel="00000000" w:rsidP="00000000" w:rsidRDefault="00000000" w:rsidRPr="00000000" w14:paraId="00000E4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46">
      <w:pPr>
        <w:ind w:left="720" w:firstLine="720"/>
        <w:rPr/>
      </w:pPr>
      <w:r w:rsidDel="00000000" w:rsidR="00000000" w:rsidRPr="00000000">
        <w:rPr>
          <w:rtl w:val="0"/>
        </w:rPr>
        <w:t xml:space="preserve">RawCode: AInv</w:t>
      </w:r>
    </w:p>
    <w:p w:rsidR="00000000" w:rsidDel="00000000" w:rsidP="00000000" w:rsidRDefault="00000000" w:rsidRPr="00000000" w14:paraId="00000E47">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 </w:t>
      </w:r>
      <w:r w:rsidDel="00000000" w:rsidR="00000000" w:rsidRPr="00000000">
        <w:rPr>
          <w:rtl w:val="0"/>
        </w:rPr>
        <w:t xml:space="preserve">1.31.1.12173</w:t>
      </w:r>
      <w:r w:rsidDel="00000000" w:rsidR="00000000" w:rsidRPr="00000000">
        <w:rPr>
          <w:rtl w:val="0"/>
        </w:rPr>
      </w:r>
    </w:p>
    <w:p w:rsidR="00000000" w:rsidDel="00000000" w:rsidP="00000000" w:rsidRDefault="00000000" w:rsidRPr="00000000" w14:paraId="00000E48">
      <w:pPr>
        <w:numPr>
          <w:ilvl w:val="0"/>
          <w:numId w:val="80"/>
        </w:numPr>
        <w:spacing w:after="0" w:afterAutospacing="0"/>
        <w:ind w:left="720" w:hanging="360"/>
      </w:pPr>
      <w:r w:rsidDel="00000000" w:rsidR="00000000" w:rsidRPr="00000000">
        <w:rPr>
          <w:rtl w:val="0"/>
        </w:rPr>
        <w:t xml:space="preserve">“Data - Item capacity”</w:t>
      </w:r>
    </w:p>
    <w:p w:rsidR="00000000" w:rsidDel="00000000" w:rsidP="00000000" w:rsidRDefault="00000000" w:rsidRPr="00000000" w14:paraId="00000E49">
      <w:pPr>
        <w:numPr>
          <w:ilvl w:val="1"/>
          <w:numId w:val="80"/>
        </w:numPr>
        <w:spacing w:after="0" w:afterAutospacing="0"/>
        <w:ind w:left="1440" w:hanging="360"/>
      </w:pPr>
      <w:r w:rsidDel="00000000" w:rsidR="00000000" w:rsidRPr="00000000">
        <w:rPr>
          <w:rtl w:val="0"/>
        </w:rPr>
        <w:t xml:space="preserve">Values above 6 will clamp back to 6.</w:t>
      </w:r>
    </w:p>
    <w:p w:rsidR="00000000" w:rsidDel="00000000" w:rsidP="00000000" w:rsidRDefault="00000000" w:rsidRPr="00000000" w14:paraId="00000E4A">
      <w:pPr>
        <w:numPr>
          <w:ilvl w:val="1"/>
          <w:numId w:val="80"/>
        </w:numPr>
        <w:spacing w:after="0" w:afterAutospacing="0"/>
        <w:ind w:left="1440" w:hanging="360"/>
      </w:pPr>
      <w:r w:rsidDel="00000000" w:rsidR="00000000" w:rsidRPr="00000000">
        <w:rPr>
          <w:rtl w:val="0"/>
        </w:rPr>
        <w:t xml:space="preserve">Values below 0 will clamp back to 0.</w:t>
      </w:r>
    </w:p>
    <w:p w:rsidR="00000000" w:rsidDel="00000000" w:rsidP="00000000" w:rsidRDefault="00000000" w:rsidRPr="00000000" w14:paraId="00000E4B">
      <w:pPr>
        <w:numPr>
          <w:ilvl w:val="1"/>
          <w:numId w:val="80"/>
        </w:numPr>
        <w:spacing w:after="0" w:afterAutospacing="0"/>
        <w:ind w:left="1440" w:hanging="360"/>
      </w:pPr>
      <w:r w:rsidDel="00000000" w:rsidR="00000000" w:rsidRPr="00000000">
        <w:rPr>
          <w:rtl w:val="0"/>
        </w:rPr>
        <w:t xml:space="preserve">A value of 0 will allow for the unit to pick up tomes and powerups, but not items.</w:t>
      </w:r>
    </w:p>
    <w:p w:rsidR="00000000" w:rsidDel="00000000" w:rsidP="00000000" w:rsidRDefault="00000000" w:rsidRPr="00000000" w14:paraId="00000E4C">
      <w:pPr>
        <w:numPr>
          <w:ilvl w:val="0"/>
          <w:numId w:val="80"/>
        </w:numPr>
        <w:spacing w:after="0" w:afterAutospacing="0"/>
        <w:ind w:left="720" w:hanging="360"/>
      </w:pPr>
      <w:r w:rsidDel="00000000" w:rsidR="00000000" w:rsidRPr="00000000">
        <w:rPr>
          <w:rtl w:val="0"/>
        </w:rPr>
        <w:t xml:space="preserve">One can give one hero multiple inventory skills to carry and use more than 6 items. But only one Inventory is visible.</w:t>
      </w:r>
    </w:p>
    <w:p w:rsidR="00000000" w:rsidDel="00000000" w:rsidP="00000000" w:rsidRDefault="00000000" w:rsidRPr="00000000" w14:paraId="00000E4D">
      <w:pPr>
        <w:numPr>
          <w:ilvl w:val="1"/>
          <w:numId w:val="80"/>
        </w:numPr>
        <w:spacing w:after="0" w:afterAutospacing="0"/>
        <w:ind w:left="1440" w:hanging="360"/>
      </w:pPr>
      <w:r w:rsidDel="00000000" w:rsidR="00000000" w:rsidRPr="00000000">
        <w:rPr>
          <w:rtl w:val="0"/>
        </w:rPr>
        <w:t xml:space="preserve">These additional Inventories have no UI.</w:t>
      </w:r>
    </w:p>
    <w:p w:rsidR="00000000" w:rsidDel="00000000" w:rsidP="00000000" w:rsidRDefault="00000000" w:rsidRPr="00000000" w14:paraId="00000E4E">
      <w:pPr>
        <w:numPr>
          <w:ilvl w:val="1"/>
          <w:numId w:val="80"/>
        </w:numPr>
        <w:spacing w:after="0" w:afterAutospacing="0"/>
        <w:ind w:left="1440" w:hanging="360"/>
      </w:pPr>
      <w:r w:rsidDel="00000000" w:rsidR="00000000" w:rsidRPr="00000000">
        <w:rPr>
          <w:rtl w:val="0"/>
        </w:rPr>
        <w:t xml:space="preserve">Trigger Item API ignores this additional inventories</w:t>
      </w:r>
    </w:p>
    <w:p w:rsidR="00000000" w:rsidDel="00000000" w:rsidP="00000000" w:rsidRDefault="00000000" w:rsidRPr="00000000" w14:paraId="00000E4F">
      <w:pPr>
        <w:numPr>
          <w:ilvl w:val="1"/>
          <w:numId w:val="80"/>
        </w:numPr>
        <w:spacing w:after="0" w:afterAutospacing="0"/>
        <w:ind w:left="1440" w:hanging="360"/>
      </w:pPr>
      <w:r w:rsidDel="00000000" w:rsidR="00000000" w:rsidRPr="00000000">
        <w:rPr>
          <w:rtl w:val="0"/>
        </w:rPr>
        <w:t xml:space="preserve">When the Hero gets revived, paused, reincarnated, ... Then only the main inventory takes all the items again. To counter that one needs to re-add the inventory skills. One of the inventory skills can not be removed, but still can be added allowing the hero to carry more and more items, when done.</w:t>
      </w:r>
    </w:p>
    <w:p w:rsidR="00000000" w:rsidDel="00000000" w:rsidP="00000000" w:rsidRDefault="00000000" w:rsidRPr="00000000" w14:paraId="00000E50">
      <w:pPr>
        <w:numPr>
          <w:ilvl w:val="0"/>
          <w:numId w:val="80"/>
        </w:numPr>
        <w:spacing w:after="0" w:afterAutospacing="0"/>
        <w:ind w:left="720" w:hanging="360"/>
      </w:pPr>
      <w:r w:rsidDel="00000000" w:rsidR="00000000" w:rsidRPr="00000000">
        <w:rPr>
          <w:rtl w:val="0"/>
        </w:rPr>
        <w:t xml:space="preserve">“Data - Can Use Items” also dictates if it's allowed to pick up runes and tomes.</w:t>
      </w:r>
    </w:p>
    <w:p w:rsidR="00000000" w:rsidDel="00000000" w:rsidP="00000000" w:rsidRDefault="00000000" w:rsidRPr="00000000" w14:paraId="00000E51">
      <w:pPr>
        <w:numPr>
          <w:ilvl w:val="0"/>
          <w:numId w:val="80"/>
        </w:numPr>
        <w:spacing w:after="0" w:afterAutospacing="0"/>
        <w:ind w:left="720" w:hanging="360"/>
        <w:rPr>
          <w:ins w:author="Muhammad Daffa Abiyyu Rahman" w:id="154" w:date="2026-07-03T17:41:19Z"/>
        </w:rPr>
      </w:pPr>
      <w:r w:rsidDel="00000000" w:rsidR="00000000" w:rsidRPr="00000000">
        <w:rPr>
          <w:rtl w:val="0"/>
        </w:rPr>
        <w:t xml:space="preserve">Units that pick up tomes that modify hero stats will crash if the unit is not a hero, or a “heroic” creature.</w:t>
      </w:r>
      <w:ins w:author="Muhammad Daffa Abiyyu Rahman" w:id="154" w:date="2026-07-03T17:41:19Z">
        <w:r w:rsidDel="00000000" w:rsidR="00000000" w:rsidRPr="00000000">
          <w:rPr>
            <w:rtl w:val="0"/>
          </w:rPr>
        </w:r>
      </w:ins>
    </w:p>
    <w:p w:rsidR="00000000" w:rsidDel="00000000" w:rsidP="00000000" w:rsidRDefault="00000000" w:rsidRPr="00000000" w14:paraId="00000E52">
      <w:pPr>
        <w:numPr>
          <w:ilvl w:val="1"/>
          <w:numId w:val="80"/>
        </w:numPr>
        <w:spacing w:after="0" w:afterAutospacing="0"/>
        <w:ind w:left="1440" w:hanging="360"/>
      </w:pPr>
      <w:ins w:author="Muhammad Daffa Abiyyu Rahman" w:id="154" w:date="2026-07-03T17:41:19Z">
        <w:r w:rsidDel="00000000" w:rsidR="00000000" w:rsidRPr="00000000">
          <w:rPr>
            <w:rtl w:val="0"/>
          </w:rPr>
          <w:t xml:space="preserve">2.0.4 tests indicates otherwise, probably patched during one of Reforged patches. (Daffa)</w:t>
        </w:r>
      </w:ins>
      <w:r w:rsidDel="00000000" w:rsidR="00000000" w:rsidRPr="00000000">
        <w:rPr>
          <w:rtl w:val="0"/>
        </w:rPr>
      </w:r>
    </w:p>
    <w:p w:rsidR="00000000" w:rsidDel="00000000" w:rsidP="00000000" w:rsidRDefault="00000000" w:rsidRPr="00000000" w14:paraId="00000E53">
      <w:pPr>
        <w:numPr>
          <w:ilvl w:val="0"/>
          <w:numId w:val="80"/>
        </w:numPr>
        <w:spacing w:after="0" w:afterAutospacing="0"/>
        <w:ind w:left="720" w:hanging="360"/>
      </w:pPr>
      <w:r w:rsidDel="00000000" w:rsidR="00000000" w:rsidRPr="00000000">
        <w:rPr>
          <w:rtl w:val="0"/>
        </w:rPr>
        <w:t xml:space="preserve">When given to a rooting unit, if the unit uproots, it will still benefit from items in its inventory, but will be unable to pick up more items.</w:t>
      </w:r>
    </w:p>
    <w:p w:rsidR="00000000" w:rsidDel="00000000" w:rsidP="00000000" w:rsidRDefault="00000000" w:rsidRPr="00000000" w14:paraId="00000E54">
      <w:pPr>
        <w:numPr>
          <w:ilvl w:val="0"/>
          <w:numId w:val="80"/>
        </w:numPr>
        <w:ind w:left="720" w:hanging="360"/>
      </w:pPr>
      <w:r w:rsidDel="00000000" w:rsidR="00000000" w:rsidRPr="00000000">
        <w:rPr>
          <w:rtl w:val="0"/>
        </w:rPr>
        <w:t xml:space="preserve">Disable this ability prevent picking up, dropping, using items. Allies can still give items. Do not affect passive.</w:t>
      </w:r>
    </w:p>
    <w:p w:rsidR="00000000" w:rsidDel="00000000" w:rsidP="00000000" w:rsidRDefault="00000000" w:rsidRPr="00000000" w14:paraId="00000E55">
      <w:pPr>
        <w:pStyle w:val="Heading2"/>
        <w:ind w:firstLine="720"/>
        <w:rPr/>
      </w:pPr>
      <w:bookmarkStart w:colFirst="0" w:colLast="0" w:name="_aqbsxpc85tt1" w:id="287"/>
      <w:bookmarkEnd w:id="287"/>
      <w:r w:rsidDel="00000000" w:rsidR="00000000" w:rsidRPr="00000000">
        <w:rPr>
          <w:rtl w:val="0"/>
        </w:rPr>
        <w:t xml:space="preserve">-Invulnerable:</w:t>
      </w:r>
    </w:p>
    <w:p w:rsidR="00000000" w:rsidDel="00000000" w:rsidP="00000000" w:rsidRDefault="00000000" w:rsidRPr="00000000" w14:paraId="00000E56">
      <w:pPr>
        <w:rPr/>
      </w:pPr>
      <w:r w:rsidDel="00000000" w:rsidR="00000000" w:rsidRPr="00000000">
        <w:rPr>
          <w:rtl w:val="0"/>
        </w:rPr>
        <w:tab/>
        <w:tab/>
        <w:t xml:space="preserve">Tags: </w:t>
      </w:r>
      <w:r w:rsidDel="00000000" w:rsidR="00000000" w:rsidRPr="00000000">
        <w:rPr>
          <w:color w:val="0000ff"/>
          <w:rtl w:val="0"/>
        </w:rPr>
        <w:t xml:space="preserve">[Special]</w:t>
      </w:r>
      <w:r w:rsidDel="00000000" w:rsidR="00000000" w:rsidRPr="00000000">
        <w:rPr>
          <w:rtl w:val="0"/>
        </w:rPr>
      </w:r>
    </w:p>
    <w:p w:rsidR="00000000" w:rsidDel="00000000" w:rsidP="00000000" w:rsidRDefault="00000000" w:rsidRPr="00000000" w14:paraId="00000E5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58">
      <w:pPr>
        <w:ind w:left="720" w:firstLine="720"/>
        <w:rPr/>
      </w:pPr>
      <w:r w:rsidDel="00000000" w:rsidR="00000000" w:rsidRPr="00000000">
        <w:rPr>
          <w:rtl w:val="0"/>
        </w:rPr>
        <w:t xml:space="preserve">RawCode: Avul</w:t>
      </w:r>
    </w:p>
    <w:p w:rsidR="00000000" w:rsidDel="00000000" w:rsidP="00000000" w:rsidRDefault="00000000" w:rsidRPr="00000000" w14:paraId="00000E5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5A">
      <w:pPr>
        <w:numPr>
          <w:ilvl w:val="0"/>
          <w:numId w:val="80"/>
        </w:numPr>
        <w:ind w:left="720" w:hanging="360"/>
      </w:pPr>
      <w:r w:rsidDel="00000000" w:rsidR="00000000" w:rsidRPr="00000000">
        <w:rPr>
          <w:rtl w:val="0"/>
        </w:rPr>
        <w:t xml:space="preserve">Makes a unit invulnerable.</w:t>
      </w:r>
    </w:p>
    <w:p w:rsidR="00000000" w:rsidDel="00000000" w:rsidP="00000000" w:rsidRDefault="00000000" w:rsidRPr="00000000" w14:paraId="00000E5B">
      <w:pPr>
        <w:pStyle w:val="Heading2"/>
        <w:rPr>
          <w:b w:val="1"/>
          <w:bCs w:val="1"/>
          <w:color w:val="ff0000"/>
        </w:rPr>
      </w:pPr>
      <w:bookmarkStart w:colFirst="0" w:colLast="0" w:name="_5to4s5un59zj" w:id="288"/>
      <w:bookmarkEnd w:id="288"/>
      <w:r w:rsidDel="00000000" w:rsidR="00000000" w:rsidRPr="00000000">
        <w:rPr>
          <w:rtl w:val="0"/>
        </w:rPr>
        <w:tab/>
        <w:t xml:space="preserve">-Item</w:t>
      </w:r>
      <w:r w:rsidDel="00000000" w:rsidR="00000000" w:rsidRPr="00000000">
        <w:rPr>
          <w:rtl w:val="0"/>
        </w:rPr>
      </w:r>
    </w:p>
    <w:p w:rsidR="00000000" w:rsidDel="00000000" w:rsidP="00000000" w:rsidRDefault="00000000" w:rsidRPr="00000000" w14:paraId="00000E5C">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E5D">
      <w:pPr>
        <w:ind w:left="720" w:firstLine="720"/>
        <w:rPr>
          <w:color w:val="ff9900"/>
        </w:rPr>
      </w:pPr>
      <w:r w:rsidDel="00000000" w:rsidR="00000000" w:rsidRPr="00000000">
        <w:rPr>
          <w:rtl w:val="0"/>
        </w:rPr>
        <w:t xml:space="preserve">Notes: Added to item based ability</w:t>
      </w:r>
      <w:r w:rsidDel="00000000" w:rsidR="00000000" w:rsidRPr="00000000">
        <w:rPr>
          <w:rtl w:val="0"/>
        </w:rPr>
      </w:r>
    </w:p>
    <w:p w:rsidR="00000000" w:rsidDel="00000000" w:rsidP="00000000" w:rsidRDefault="00000000" w:rsidRPr="00000000" w14:paraId="00000E5E">
      <w:pPr>
        <w:pStyle w:val="Heading2"/>
        <w:ind w:left="720" w:firstLine="720"/>
        <w:rPr>
          <w:color w:val="000000"/>
        </w:rPr>
      </w:pPr>
      <w:bookmarkStart w:colFirst="0" w:colLast="0" w:name="_b7da4ehevdb9" w:id="289"/>
      <w:bookmarkEnd w:id="289"/>
      <w:r w:rsidDel="00000000" w:rsidR="00000000" w:rsidRPr="00000000">
        <w:rPr>
          <w:color w:val="000000"/>
          <w:rtl w:val="0"/>
        </w:rPr>
        <w:t xml:space="preserve">RawCode: aite</w:t>
      </w:r>
    </w:p>
    <w:p w:rsidR="00000000" w:rsidDel="00000000" w:rsidP="00000000" w:rsidRDefault="00000000" w:rsidRPr="00000000" w14:paraId="00000E5F">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w:t>
      </w:r>
    </w:p>
    <w:p w:rsidR="00000000" w:rsidDel="00000000" w:rsidP="00000000" w:rsidRDefault="00000000" w:rsidRPr="00000000" w14:paraId="00000E60">
      <w:pPr>
        <w:numPr>
          <w:ilvl w:val="0"/>
          <w:numId w:val="80"/>
        </w:numPr>
        <w:spacing w:after="0" w:afterAutospacing="0"/>
        <w:ind w:left="720" w:hanging="360"/>
      </w:pPr>
      <w:r w:rsidDel="00000000" w:rsidR="00000000" w:rsidRPr="00000000">
        <w:rPr>
          <w:rtl w:val="0"/>
        </w:rPr>
        <w:t xml:space="preserve">Can be added through custom script, but adding and removing does not affect units or items in anyway.</w:t>
      </w:r>
    </w:p>
    <w:p w:rsidR="00000000" w:rsidDel="00000000" w:rsidP="00000000" w:rsidRDefault="00000000" w:rsidRPr="00000000" w14:paraId="00000E61">
      <w:pPr>
        <w:numPr>
          <w:ilvl w:val="1"/>
          <w:numId w:val="80"/>
        </w:numPr>
        <w:ind w:left="1440" w:hanging="360"/>
      </w:pPr>
      <w:r w:rsidDel="00000000" w:rsidR="00000000" w:rsidRPr="00000000">
        <w:rPr>
          <w:rtl w:val="0"/>
        </w:rPr>
        <w:t xml:space="preserve">Can be used to check if an ability is item ability or hero ability on cast.</w:t>
      </w:r>
    </w:p>
    <w:p w:rsidR="00000000" w:rsidDel="00000000" w:rsidP="00000000" w:rsidRDefault="00000000" w:rsidRPr="00000000" w14:paraId="00000E62">
      <w:pPr>
        <w:pStyle w:val="Heading2"/>
        <w:ind w:firstLine="720"/>
        <w:rPr/>
      </w:pPr>
      <w:bookmarkStart w:colFirst="0" w:colLast="0" w:name="_axxoowdbr1mx" w:id="290"/>
      <w:bookmarkEnd w:id="290"/>
      <w:r w:rsidDel="00000000" w:rsidR="00000000" w:rsidRPr="00000000">
        <w:rPr>
          <w:rtl w:val="0"/>
        </w:rPr>
        <w:t xml:space="preserve">-Load (Goblin Zeppelin/Ships):</w:t>
      </w:r>
    </w:p>
    <w:p w:rsidR="00000000" w:rsidDel="00000000" w:rsidP="00000000" w:rsidRDefault="00000000" w:rsidRPr="00000000" w14:paraId="00000E63">
      <w:pPr>
        <w:rPr/>
      </w:pPr>
      <w:r w:rsidDel="00000000" w:rsidR="00000000" w:rsidRPr="00000000">
        <w:rPr>
          <w:rtl w:val="0"/>
        </w:rPr>
        <w:tab/>
        <w:tab/>
        <w:t xml:space="preserve">Tags: </w:t>
      </w:r>
      <w:r w:rsidDel="00000000" w:rsidR="00000000" w:rsidRPr="00000000">
        <w:rPr>
          <w:color w:val="0000ff"/>
          <w:rtl w:val="0"/>
        </w:rPr>
        <w:t xml:space="preserve">[Special]</w:t>
      </w:r>
      <w:r w:rsidDel="00000000" w:rsidR="00000000" w:rsidRPr="00000000">
        <w:rPr>
          <w:rtl w:val="0"/>
        </w:rPr>
      </w:r>
    </w:p>
    <w:p w:rsidR="00000000" w:rsidDel="00000000" w:rsidP="00000000" w:rsidRDefault="00000000" w:rsidRPr="00000000" w14:paraId="00000E6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65">
      <w:pPr>
        <w:ind w:left="720" w:firstLine="720"/>
        <w:rPr/>
      </w:pPr>
      <w:r w:rsidDel="00000000" w:rsidR="00000000" w:rsidRPr="00000000">
        <w:rPr>
          <w:rtl w:val="0"/>
        </w:rPr>
        <w:t xml:space="preserve">RawCode: Aloa Sloa Slo2 Slo3</w:t>
      </w:r>
    </w:p>
    <w:p w:rsidR="00000000" w:rsidDel="00000000" w:rsidP="00000000" w:rsidRDefault="00000000" w:rsidRPr="00000000" w14:paraId="00000E6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1.31.1</w:t>
      </w:r>
      <w:r w:rsidDel="00000000" w:rsidR="00000000" w:rsidRPr="00000000">
        <w:rPr>
          <w:rtl w:val="0"/>
        </w:rPr>
      </w:r>
    </w:p>
    <w:p w:rsidR="00000000" w:rsidDel="00000000" w:rsidP="00000000" w:rsidRDefault="00000000" w:rsidRPr="00000000" w14:paraId="00000E67">
      <w:pPr>
        <w:numPr>
          <w:ilvl w:val="0"/>
          <w:numId w:val="80"/>
        </w:numPr>
        <w:spacing w:after="0" w:afterAutospacing="0"/>
        <w:ind w:left="720" w:hanging="360"/>
      </w:pPr>
      <w:r w:rsidDel="00000000" w:rsidR="00000000" w:rsidRPr="00000000">
        <w:rPr>
          <w:rtl w:val="0"/>
        </w:rPr>
        <w:t xml:space="preserve">Loads the target into a transport</w:t>
      </w:r>
    </w:p>
    <w:p w:rsidR="00000000" w:rsidDel="00000000" w:rsidP="00000000" w:rsidRDefault="00000000" w:rsidRPr="00000000" w14:paraId="00000E68">
      <w:pPr>
        <w:numPr>
          <w:ilvl w:val="0"/>
          <w:numId w:val="80"/>
        </w:numPr>
        <w:spacing w:after="0" w:afterAutospacing="0"/>
        <w:ind w:left="720" w:hanging="360"/>
      </w:pPr>
      <w:r w:rsidDel="00000000" w:rsidR="00000000" w:rsidRPr="00000000">
        <w:rPr>
          <w:rtl w:val="0"/>
        </w:rPr>
        <w:t xml:space="preserve">“Stats - Cast Range ”(Kino)</w:t>
      </w:r>
    </w:p>
    <w:p w:rsidR="00000000" w:rsidDel="00000000" w:rsidP="00000000" w:rsidRDefault="00000000" w:rsidRPr="00000000" w14:paraId="00000E69">
      <w:pPr>
        <w:numPr>
          <w:ilvl w:val="1"/>
          <w:numId w:val="80"/>
        </w:numPr>
        <w:spacing w:after="0" w:afterAutospacing="0"/>
        <w:ind w:left="1440" w:hanging="360"/>
      </w:pPr>
      <w:r w:rsidDel="00000000" w:rsidR="00000000" w:rsidRPr="00000000">
        <w:rPr>
          <w:rtl w:val="0"/>
        </w:rPr>
        <w:t xml:space="preserve">Affects loading unit and loaded unit behaviour. Actual loading range is affected by the ‘Stats - Cast Range’ of ‘Cargo Hold’ ability.) </w:t>
      </w:r>
    </w:p>
    <w:p w:rsidR="00000000" w:rsidDel="00000000" w:rsidP="00000000" w:rsidRDefault="00000000" w:rsidRPr="00000000" w14:paraId="00000E6A">
      <w:pPr>
        <w:numPr>
          <w:ilvl w:val="1"/>
          <w:numId w:val="80"/>
        </w:numPr>
        <w:spacing w:after="0" w:afterAutospacing="0"/>
        <w:ind w:left="1440" w:hanging="360"/>
      </w:pPr>
      <w:r w:rsidDel="00000000" w:rsidR="00000000" w:rsidRPr="00000000">
        <w:rPr>
          <w:rtl w:val="0"/>
        </w:rPr>
        <w:t xml:space="preserve">If transporting unit is immobile, this field affects how far away units can be ordered to board the transport via-right-click  (ie. Causes Orc Burrow behaviour)</w:t>
      </w:r>
    </w:p>
    <w:p w:rsidR="00000000" w:rsidDel="00000000" w:rsidP="00000000" w:rsidRDefault="00000000" w:rsidRPr="00000000" w14:paraId="00000E6B">
      <w:pPr>
        <w:numPr>
          <w:ilvl w:val="1"/>
          <w:numId w:val="80"/>
        </w:numPr>
        <w:spacing w:after="0" w:afterAutospacing="0"/>
        <w:ind w:left="1440" w:hanging="360"/>
      </w:pPr>
      <w:r w:rsidDel="00000000" w:rsidR="00000000" w:rsidRPr="00000000">
        <w:rPr>
          <w:rtl w:val="0"/>
        </w:rPr>
        <w:t xml:space="preserve">If the transporting unit is mobile, it will attempt to load the target from the ‘Cast Range’ value. If this value exceeds loading range, this causes nothing to happen.</w:t>
      </w:r>
    </w:p>
    <w:p w:rsidR="00000000" w:rsidDel="00000000" w:rsidP="00000000" w:rsidRDefault="00000000" w:rsidRPr="00000000" w14:paraId="00000E6C">
      <w:pPr>
        <w:numPr>
          <w:ilvl w:val="0"/>
          <w:numId w:val="80"/>
        </w:numPr>
        <w:ind w:left="720" w:hanging="360"/>
      </w:pPr>
      <w:r w:rsidDel="00000000" w:rsidR="00000000" w:rsidRPr="00000000">
        <w:rPr>
          <w:rtl w:val="0"/>
        </w:rPr>
        <w:t xml:space="preserve">Stats - Cast Time, Area of Effect, Targets, Duration - These fields do not appear to have an effect. (Kino)</w:t>
      </w:r>
    </w:p>
    <w:p w:rsidR="00000000" w:rsidDel="00000000" w:rsidP="00000000" w:rsidRDefault="00000000" w:rsidRPr="00000000" w14:paraId="00000E6D">
      <w:pPr>
        <w:pStyle w:val="Heading2"/>
        <w:ind w:firstLine="720"/>
        <w:rPr/>
      </w:pPr>
      <w:bookmarkStart w:colFirst="0" w:colLast="0" w:name="_qrsnpkc1y2wx" w:id="291"/>
      <w:bookmarkEnd w:id="291"/>
      <w:r w:rsidDel="00000000" w:rsidR="00000000" w:rsidRPr="00000000">
        <w:rPr>
          <w:rtl w:val="0"/>
        </w:rPr>
        <w:t xml:space="preserve">-Move:</w:t>
      </w:r>
    </w:p>
    <w:p w:rsidR="00000000" w:rsidDel="00000000" w:rsidP="00000000" w:rsidRDefault="00000000" w:rsidRPr="00000000" w14:paraId="00000E6E">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E6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You cannot play without it</w:t>
      </w:r>
    </w:p>
    <w:p w:rsidR="00000000" w:rsidDel="00000000" w:rsidP="00000000" w:rsidRDefault="00000000" w:rsidRPr="00000000" w14:paraId="00000E70">
      <w:pPr>
        <w:ind w:left="720" w:firstLine="720"/>
        <w:rPr/>
      </w:pPr>
      <w:r w:rsidDel="00000000" w:rsidR="00000000" w:rsidRPr="00000000">
        <w:rPr>
          <w:rtl w:val="0"/>
        </w:rPr>
        <w:t xml:space="preserve">RawCode: Amov</w:t>
      </w:r>
    </w:p>
    <w:p w:rsidR="00000000" w:rsidDel="00000000" w:rsidP="00000000" w:rsidRDefault="00000000" w:rsidRPr="00000000" w14:paraId="00000E71">
      <w:pPr>
        <w:ind w:left="720" w:firstLine="720"/>
        <w:rPr>
          <w:color w:val="ff9900"/>
        </w:rPr>
      </w:pPr>
      <w:r w:rsidDel="00000000" w:rsidR="00000000" w:rsidRPr="00000000">
        <w:rPr>
          <w:rtl w:val="0"/>
        </w:rPr>
        <w:t xml:space="preserve">Latest tested version: 1.31.1.12173</w:t>
      </w:r>
      <w:r w:rsidDel="00000000" w:rsidR="00000000" w:rsidRPr="00000000">
        <w:rPr>
          <w:rtl w:val="0"/>
        </w:rPr>
      </w:r>
    </w:p>
    <w:p w:rsidR="00000000" w:rsidDel="00000000" w:rsidP="00000000" w:rsidRDefault="00000000" w:rsidRPr="00000000" w14:paraId="00000E72">
      <w:pPr>
        <w:numPr>
          <w:ilvl w:val="0"/>
          <w:numId w:val="80"/>
        </w:numPr>
        <w:spacing w:after="0" w:afterAutospacing="0"/>
        <w:ind w:left="720" w:hanging="360"/>
      </w:pPr>
      <w:r w:rsidDel="00000000" w:rsidR="00000000" w:rsidRPr="00000000">
        <w:rPr>
          <w:rtl w:val="0"/>
        </w:rPr>
        <w:t xml:space="preserve">Units must have this ability to be able to move.</w:t>
      </w:r>
    </w:p>
    <w:p w:rsidR="00000000" w:rsidDel="00000000" w:rsidP="00000000" w:rsidRDefault="00000000" w:rsidRPr="00000000" w14:paraId="00000E73">
      <w:pPr>
        <w:numPr>
          <w:ilvl w:val="0"/>
          <w:numId w:val="80"/>
        </w:numPr>
        <w:spacing w:after="0" w:afterAutospacing="0"/>
        <w:ind w:left="720" w:hanging="360"/>
      </w:pPr>
      <w:r w:rsidDel="00000000" w:rsidR="00000000" w:rsidRPr="00000000">
        <w:rPr>
          <w:rtl w:val="0"/>
        </w:rPr>
        <w:t xml:space="preserve">When unit’s movement speed is set to 0 in Object Editor, the move button will be removed. Units cannot be issued ground move order.</w:t>
      </w:r>
    </w:p>
    <w:p w:rsidR="00000000" w:rsidDel="00000000" w:rsidP="00000000" w:rsidRDefault="00000000" w:rsidRPr="00000000" w14:paraId="00000E74">
      <w:pPr>
        <w:numPr>
          <w:ilvl w:val="0"/>
          <w:numId w:val="80"/>
        </w:numPr>
        <w:spacing w:after="0" w:afterAutospacing="0"/>
        <w:ind w:left="720" w:hanging="360"/>
      </w:pPr>
      <w:r w:rsidDel="00000000" w:rsidR="00000000" w:rsidRPr="00000000">
        <w:rPr>
          <w:rtl w:val="0"/>
        </w:rPr>
        <w:t xml:space="preserve">This ability is linked with Patrol, Hold Position. If Move is removed, those are removed as well (literally because these abilities are a combination of Move ability and other orders.)</w:t>
      </w:r>
    </w:p>
    <w:p w:rsidR="00000000" w:rsidDel="00000000" w:rsidP="00000000" w:rsidRDefault="00000000" w:rsidRPr="00000000" w14:paraId="00000E75">
      <w:pPr>
        <w:numPr>
          <w:ilvl w:val="0"/>
          <w:numId w:val="80"/>
        </w:numPr>
        <w:spacing w:after="0" w:afterAutospacing="0"/>
        <w:ind w:left="720" w:hanging="360"/>
      </w:pPr>
      <w:r w:rsidDel="00000000" w:rsidR="00000000" w:rsidRPr="00000000">
        <w:rPr>
          <w:rtl w:val="0"/>
        </w:rPr>
        <w:t xml:space="preserve">Can be removed with call UnitRemoveAbility(&lt;unit variable&gt;, ‘Amov’). This also permanently removes that unit’s Patrol, Defend, Hold Position button on the UI. For unknown reasons, removing this way cannot retrieve the ability through call UnitAddAbility(&lt;unit variable&gt;, ‘Amov’) and disable it likewise cannot be retrieved.</w:t>
      </w:r>
    </w:p>
    <w:p w:rsidR="00000000" w:rsidDel="00000000" w:rsidP="00000000" w:rsidRDefault="00000000" w:rsidRPr="00000000" w14:paraId="00000E76">
      <w:pPr>
        <w:numPr>
          <w:ilvl w:val="0"/>
          <w:numId w:val="80"/>
        </w:numPr>
        <w:spacing w:after="0" w:afterAutospacing="0"/>
        <w:ind w:left="720" w:hanging="360"/>
      </w:pPr>
      <w:r w:rsidDel="00000000" w:rsidR="00000000" w:rsidRPr="00000000">
        <w:rPr>
          <w:rtl w:val="0"/>
        </w:rPr>
        <w:t xml:space="preserve">A unit affected by slow reduces its speed to 0 does not remove this ability.</w:t>
      </w:r>
    </w:p>
    <w:p w:rsidR="00000000" w:rsidDel="00000000" w:rsidP="00000000" w:rsidRDefault="00000000" w:rsidRPr="00000000" w14:paraId="00000E77">
      <w:pPr>
        <w:numPr>
          <w:ilvl w:val="0"/>
          <w:numId w:val="80"/>
        </w:numPr>
        <w:spacing w:after="0" w:afterAutospacing="0"/>
        <w:ind w:left="720" w:hanging="360"/>
      </w:pPr>
      <w:r w:rsidDel="00000000" w:rsidR="00000000" w:rsidRPr="00000000">
        <w:rPr>
          <w:rtl w:val="0"/>
        </w:rPr>
        <w:t xml:space="preserve">Units without this ability can still cast spells, attack if the enemy is within attack range. It does not need to turn to attack or cast ability. (Ideal for dummy)</w:t>
      </w:r>
    </w:p>
    <w:p w:rsidR="00000000" w:rsidDel="00000000" w:rsidP="00000000" w:rsidRDefault="00000000" w:rsidRPr="00000000" w14:paraId="00000E78">
      <w:pPr>
        <w:numPr>
          <w:ilvl w:val="0"/>
          <w:numId w:val="80"/>
        </w:numPr>
        <w:ind w:left="720" w:hanging="360"/>
      </w:pPr>
      <w:r w:rsidDel="00000000" w:rsidR="00000000" w:rsidRPr="00000000">
        <w:rPr>
          <w:rtl w:val="0"/>
        </w:rPr>
        <w:t xml:space="preserve">Without locust, if a unit is triggered to move through Unit - Move instantly to a point, it will always turn collision for the unit on as this order periodically check the pathability of the location.</w:t>
      </w:r>
    </w:p>
    <w:p w:rsidR="00000000" w:rsidDel="00000000" w:rsidP="00000000" w:rsidRDefault="00000000" w:rsidRPr="00000000" w14:paraId="00000E79">
      <w:pPr>
        <w:pStyle w:val="Heading2"/>
        <w:ind w:firstLine="720"/>
        <w:rPr/>
      </w:pPr>
      <w:bookmarkStart w:colFirst="0" w:colLast="0" w:name="_u0mynhf91ns5" w:id="292"/>
      <w:bookmarkEnd w:id="292"/>
      <w:r w:rsidDel="00000000" w:rsidR="00000000" w:rsidRPr="00000000">
        <w:rPr>
          <w:rtl w:val="0"/>
        </w:rPr>
        <w:t xml:space="preserve">-</w:t>
      </w:r>
      <w:commentRangeStart w:id="50"/>
      <w:r w:rsidDel="00000000" w:rsidR="00000000" w:rsidRPr="00000000">
        <w:rPr>
          <w:rtl w:val="0"/>
        </w:rPr>
        <w:t xml:space="preserve">Mine - exploding:</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E7A">
      <w:pPr>
        <w:rPr/>
      </w:pPr>
      <w:r w:rsidDel="00000000" w:rsidR="00000000" w:rsidRPr="00000000">
        <w:rPr>
          <w:rtl w:val="0"/>
        </w:rPr>
        <w:tab/>
        <w:tab/>
        <w:t xml:space="preserve">Tags: </w:t>
      </w:r>
      <w:r w:rsidDel="00000000" w:rsidR="00000000" w:rsidRPr="00000000">
        <w:rPr>
          <w:color w:val="0000ff"/>
          <w:rtl w:val="0"/>
        </w:rPr>
        <w:t xml:space="preserve">[Special]</w:t>
      </w:r>
      <w:r w:rsidDel="00000000" w:rsidR="00000000" w:rsidRPr="00000000">
        <w:rPr>
          <w:rtl w:val="0"/>
        </w:rPr>
      </w:r>
    </w:p>
    <w:p w:rsidR="00000000" w:rsidDel="00000000" w:rsidP="00000000" w:rsidRDefault="00000000" w:rsidRPr="00000000" w14:paraId="00000E7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You know that suicide bomber in class? This is him.</w:t>
      </w:r>
    </w:p>
    <w:p w:rsidR="00000000" w:rsidDel="00000000" w:rsidP="00000000" w:rsidRDefault="00000000" w:rsidRPr="00000000" w14:paraId="00000E7C">
      <w:pPr>
        <w:ind w:left="720" w:firstLine="720"/>
        <w:rPr/>
      </w:pPr>
      <w:r w:rsidDel="00000000" w:rsidR="00000000" w:rsidRPr="00000000">
        <w:rPr>
          <w:rtl w:val="0"/>
        </w:rPr>
        <w:t xml:space="preserve">RawCode: Amin</w:t>
      </w:r>
    </w:p>
    <w:p w:rsidR="00000000" w:rsidDel="00000000" w:rsidP="00000000" w:rsidRDefault="00000000" w:rsidRPr="00000000" w14:paraId="00000E7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7E">
      <w:pPr>
        <w:numPr>
          <w:ilvl w:val="0"/>
          <w:numId w:val="80"/>
        </w:numPr>
        <w:spacing w:after="0" w:afterAutospacing="0"/>
        <w:ind w:left="720" w:hanging="360"/>
      </w:pPr>
      <w:r w:rsidDel="00000000" w:rsidR="00000000" w:rsidRPr="00000000">
        <w:rPr>
          <w:rtl w:val="0"/>
        </w:rPr>
        <w:t xml:space="preserve">“Data - Activation Delay”</w:t>
      </w:r>
    </w:p>
    <w:p w:rsidR="00000000" w:rsidDel="00000000" w:rsidP="00000000" w:rsidRDefault="00000000" w:rsidRPr="00000000" w14:paraId="00000E7F">
      <w:pPr>
        <w:numPr>
          <w:ilvl w:val="1"/>
          <w:numId w:val="80"/>
        </w:numPr>
        <w:spacing w:after="0" w:afterAutospacing="0"/>
        <w:ind w:left="1440" w:hanging="360"/>
      </w:pPr>
      <w:r w:rsidDel="00000000" w:rsidR="00000000" w:rsidRPr="00000000">
        <w:rPr>
          <w:rtl w:val="0"/>
        </w:rPr>
        <w:t xml:space="preserve">Values below 0 are treated as 0, exploding immediately.</w:t>
      </w:r>
    </w:p>
    <w:p w:rsidR="00000000" w:rsidDel="00000000" w:rsidP="00000000" w:rsidRDefault="00000000" w:rsidRPr="00000000" w14:paraId="00000E80">
      <w:pPr>
        <w:numPr>
          <w:ilvl w:val="0"/>
          <w:numId w:val="80"/>
        </w:numPr>
        <w:spacing w:after="0" w:afterAutospacing="0"/>
        <w:ind w:left="720" w:hanging="360"/>
      </w:pPr>
      <w:r w:rsidDel="00000000" w:rsidR="00000000" w:rsidRPr="00000000">
        <w:rPr>
          <w:rtl w:val="0"/>
        </w:rPr>
        <w:t xml:space="preserve">“Data - Invisibility Transition Time”</w:t>
      </w:r>
    </w:p>
    <w:p w:rsidR="00000000" w:rsidDel="00000000" w:rsidP="00000000" w:rsidRDefault="00000000" w:rsidRPr="00000000" w14:paraId="00000E81">
      <w:pPr>
        <w:numPr>
          <w:ilvl w:val="1"/>
          <w:numId w:val="80"/>
        </w:numPr>
        <w:spacing w:after="0" w:afterAutospacing="0"/>
        <w:ind w:left="1440" w:hanging="360"/>
      </w:pPr>
      <w:r w:rsidDel="00000000" w:rsidR="00000000" w:rsidRPr="00000000">
        <w:rPr>
          <w:rtl w:val="0"/>
        </w:rPr>
        <w:t xml:space="preserve">Values below 0 causes it to never turn invisible.</w:t>
      </w:r>
    </w:p>
    <w:p w:rsidR="00000000" w:rsidDel="00000000" w:rsidP="00000000" w:rsidRDefault="00000000" w:rsidRPr="00000000" w14:paraId="00000E82">
      <w:pPr>
        <w:numPr>
          <w:ilvl w:val="0"/>
          <w:numId w:val="80"/>
        </w:numPr>
        <w:spacing w:after="0" w:afterAutospacing="0"/>
        <w:ind w:left="720" w:hanging="360"/>
      </w:pPr>
      <w:r w:rsidDel="00000000" w:rsidR="00000000" w:rsidRPr="00000000">
        <w:rPr>
          <w:rtl w:val="0"/>
        </w:rPr>
        <w:t xml:space="preserve">“Stats - Targets Allowed”</w:t>
      </w:r>
    </w:p>
    <w:p w:rsidR="00000000" w:rsidDel="00000000" w:rsidP="00000000" w:rsidRDefault="00000000" w:rsidRPr="00000000" w14:paraId="00000E83">
      <w:pPr>
        <w:numPr>
          <w:ilvl w:val="1"/>
          <w:numId w:val="80"/>
        </w:numPr>
        <w:ind w:left="1440" w:hanging="360"/>
      </w:pPr>
      <w:r w:rsidDel="00000000" w:rsidR="00000000" w:rsidRPr="00000000">
        <w:rPr>
          <w:rtl w:val="0"/>
        </w:rPr>
        <w:t xml:space="preserve">Giving it air doesn’t enable air unit detection &amp; activation.</w:t>
      </w:r>
    </w:p>
    <w:p w:rsidR="00000000" w:rsidDel="00000000" w:rsidP="00000000" w:rsidRDefault="00000000" w:rsidRPr="00000000" w14:paraId="00000E84">
      <w:pPr>
        <w:pStyle w:val="Heading2"/>
        <w:ind w:firstLine="720"/>
        <w:rPr/>
      </w:pPr>
      <w:bookmarkStart w:colFirst="0" w:colLast="0" w:name="_j1feg1u3jnw2" w:id="293"/>
      <w:bookmarkEnd w:id="293"/>
      <w:r w:rsidDel="00000000" w:rsidR="00000000" w:rsidRPr="00000000">
        <w:rPr>
          <w:rtl w:val="0"/>
        </w:rPr>
        <w:t xml:space="preserve">-Permanent Immolation:</w:t>
      </w:r>
    </w:p>
    <w:p w:rsidR="00000000" w:rsidDel="00000000" w:rsidP="00000000" w:rsidRDefault="00000000" w:rsidRPr="00000000" w14:paraId="00000E85">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0E8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The accurate description of a person asking for #rant back.</w:t>
      </w:r>
    </w:p>
    <w:p w:rsidR="00000000" w:rsidDel="00000000" w:rsidP="00000000" w:rsidRDefault="00000000" w:rsidRPr="00000000" w14:paraId="00000E87">
      <w:pPr>
        <w:ind w:left="720" w:firstLine="720"/>
        <w:rPr/>
      </w:pPr>
      <w:r w:rsidDel="00000000" w:rsidR="00000000" w:rsidRPr="00000000">
        <w:rPr>
          <w:rtl w:val="0"/>
        </w:rPr>
        <w:t xml:space="preserve">RawCode: ANpi Apmf Apig</w:t>
      </w:r>
    </w:p>
    <w:p w:rsidR="00000000" w:rsidDel="00000000" w:rsidP="00000000" w:rsidRDefault="00000000" w:rsidRPr="00000000" w14:paraId="00000E8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89">
      <w:pPr>
        <w:numPr>
          <w:ilvl w:val="0"/>
          <w:numId w:val="80"/>
        </w:numPr>
        <w:spacing w:after="0" w:afterAutospacing="0"/>
        <w:ind w:left="720" w:hanging="360"/>
      </w:pPr>
      <w:r w:rsidDel="00000000" w:rsidR="00000000" w:rsidRPr="00000000">
        <w:rPr>
          <w:rtl w:val="0"/>
        </w:rPr>
        <w:t xml:space="preserve">Copy of Immolation</w:t>
      </w:r>
    </w:p>
    <w:p w:rsidR="00000000" w:rsidDel="00000000" w:rsidP="00000000" w:rsidRDefault="00000000" w:rsidRPr="00000000" w14:paraId="00000E8A">
      <w:pPr>
        <w:numPr>
          <w:ilvl w:val="1"/>
          <w:numId w:val="80"/>
        </w:numPr>
        <w:spacing w:after="0" w:afterAutospacing="0"/>
        <w:ind w:left="1440" w:hanging="360"/>
      </w:pPr>
      <w:r w:rsidDel="00000000" w:rsidR="00000000" w:rsidRPr="00000000">
        <w:rPr>
          <w:rtl w:val="0"/>
        </w:rPr>
        <w:t xml:space="preserve">Does not have a turn on/off button, always active.</w:t>
      </w:r>
    </w:p>
    <w:p w:rsidR="00000000" w:rsidDel="00000000" w:rsidP="00000000" w:rsidRDefault="00000000" w:rsidRPr="00000000" w14:paraId="00000E8B">
      <w:pPr>
        <w:numPr>
          <w:ilvl w:val="1"/>
          <w:numId w:val="80"/>
        </w:numPr>
        <w:spacing w:after="0" w:afterAutospacing="0"/>
        <w:ind w:left="1440" w:hanging="360"/>
      </w:pPr>
      <w:r w:rsidDel="00000000" w:rsidR="00000000" w:rsidRPr="00000000">
        <w:rPr>
          <w:rtl w:val="0"/>
        </w:rPr>
        <w:t xml:space="preserve">Having multiple levels does not work. Regular Immolation doesn’t switch to higher level values until it’s deactivated and reactivated, and since Permanent Immolation can’t be deactivated and reactivated, it always uses its level 1 values. </w:t>
      </w:r>
      <w:sdt>
        <w:sdtPr>
          <w:alias w:val="Named contributors"/>
          <w:id w:val="375197147"/>
          <w:dropDownList w:lastValue="EternalOn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EternalOne</w:t>
          </w:r>
        </w:sdtContent>
      </w:sdt>
      <w:r w:rsidDel="00000000" w:rsidR="00000000" w:rsidRPr="00000000">
        <w:rPr>
          <w:rtl w:val="0"/>
        </w:rPr>
      </w:r>
    </w:p>
    <w:p w:rsidR="00000000" w:rsidDel="00000000" w:rsidP="00000000" w:rsidRDefault="00000000" w:rsidRPr="00000000" w14:paraId="00000E8C">
      <w:pPr>
        <w:numPr>
          <w:ilvl w:val="0"/>
          <w:numId w:val="80"/>
        </w:numPr>
        <w:spacing w:after="0" w:afterAutospacing="0"/>
        <w:ind w:left="720" w:hanging="360"/>
      </w:pPr>
      <w:r w:rsidDel="00000000" w:rsidR="00000000" w:rsidRPr="00000000">
        <w:rPr>
          <w:rtl w:val="0"/>
        </w:rPr>
        <w:t xml:space="preserve">Since 1.35+, it’s possible to change an ability's real values, which makes it possible to make a multi-leveled Permanent Immolation, even though it will always use level 1’s (0’s in triggers) values.</w:t>
      </w:r>
      <w:r w:rsidDel="00000000" w:rsidR="00000000" w:rsidRPr="00000000">
        <w:rPr>
          <w:color w:val="9900ff"/>
          <w:rtl w:val="0"/>
        </w:rPr>
        <w:t xml:space="preserve"> (PauloHPBender)</w:t>
      </w:r>
    </w:p>
    <w:p w:rsidR="00000000" w:rsidDel="00000000" w:rsidP="00000000" w:rsidRDefault="00000000" w:rsidRPr="00000000" w14:paraId="00000E8D">
      <w:pPr>
        <w:numPr>
          <w:ilvl w:val="0"/>
          <w:numId w:val="80"/>
        </w:numPr>
        <w:spacing w:after="0" w:afterAutospacing="0"/>
        <w:ind w:left="720" w:hanging="360"/>
        <w:rPr>
          <w:color w:val="9900ff"/>
        </w:rPr>
      </w:pPr>
      <w:r w:rsidDel="00000000" w:rsidR="00000000" w:rsidRPr="00000000">
        <w:rPr>
          <w:rtl w:val="0"/>
        </w:rPr>
        <w:t xml:space="preserve">Since Set Ability’s Level Array Field does not function properly yet, if you want this ability to be a multi-level with different damage, mana cost, range, make multiple of it then adds and removes accordingly.</w:t>
      </w:r>
    </w:p>
    <w:p w:rsidR="00000000" w:rsidDel="00000000" w:rsidP="00000000" w:rsidRDefault="00000000" w:rsidRPr="00000000" w14:paraId="00000E8E">
      <w:pPr>
        <w:numPr>
          <w:ilvl w:val="0"/>
          <w:numId w:val="80"/>
        </w:numPr>
        <w:spacing w:after="0" w:afterAutospacing="0"/>
        <w:ind w:left="720" w:hanging="360"/>
        <w:rPr>
          <w:color w:val="9900ff"/>
        </w:rPr>
      </w:pPr>
      <w:r w:rsidDel="00000000" w:rsidR="00000000" w:rsidRPr="00000000">
        <w:rPr>
          <w:rtl w:val="0"/>
        </w:rPr>
        <w:t xml:space="preserve">Deals fire type damage</w:t>
      </w:r>
      <w:r w:rsidDel="00000000" w:rsidR="00000000" w:rsidRPr="00000000">
        <w:rPr>
          <w:rtl w:val="0"/>
        </w:rPr>
      </w:r>
    </w:p>
    <w:p w:rsidR="00000000" w:rsidDel="00000000" w:rsidP="00000000" w:rsidRDefault="00000000" w:rsidRPr="00000000" w14:paraId="00000E8F">
      <w:pPr>
        <w:numPr>
          <w:ilvl w:val="0"/>
          <w:numId w:val="80"/>
        </w:numPr>
        <w:ind w:left="720" w:hanging="360"/>
      </w:pPr>
      <w:commentRangeStart w:id="51"/>
      <w:r w:rsidDel="00000000" w:rsidR="00000000" w:rsidRPr="00000000">
        <w:rPr>
          <w:rtl w:val="0"/>
        </w:rPr>
        <w:t xml:space="preserve">Damage doesn’t stack </w:t>
      </w:r>
      <w:r w:rsidDel="00000000" w:rsidR="00000000" w:rsidRPr="00000000">
        <w:rPr>
          <w:color w:val="ff0000"/>
          <w:rtl w:val="0"/>
        </w:rPr>
        <w:t xml:space="preserve">(Needs verification)</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pStyle w:val="Heading2"/>
        <w:ind w:firstLine="720"/>
        <w:rPr/>
      </w:pPr>
      <w:bookmarkStart w:colFirst="0" w:colLast="0" w:name="_kcgw2us6dqth" w:id="294"/>
      <w:bookmarkEnd w:id="294"/>
      <w:r w:rsidDel="00000000" w:rsidR="00000000" w:rsidRPr="00000000">
        <w:rPr>
          <w:rtl w:val="0"/>
        </w:rPr>
        <w:t xml:space="preserve">-Permanent Invisibility:</w:t>
      </w:r>
    </w:p>
    <w:p w:rsidR="00000000" w:rsidDel="00000000" w:rsidP="00000000" w:rsidRDefault="00000000" w:rsidRPr="00000000" w14:paraId="00000E92">
      <w:pPr>
        <w:rPr/>
      </w:pPr>
      <w:r w:rsidDel="00000000" w:rsidR="00000000" w:rsidRPr="00000000">
        <w:rPr>
          <w:rtl w:val="0"/>
        </w:rPr>
        <w:tab/>
        <w:tab/>
        <w:t xml:space="preserve">Tags: </w:t>
      </w:r>
      <w:r w:rsidDel="00000000" w:rsidR="00000000" w:rsidRPr="00000000">
        <w:rPr>
          <w:color w:val="0000ff"/>
          <w:rtl w:val="0"/>
        </w:rPr>
        <w:t xml:space="preserve">[Special]</w:t>
      </w:r>
      <w:r w:rsidDel="00000000" w:rsidR="00000000" w:rsidRPr="00000000">
        <w:rPr>
          <w:rtl w:val="0"/>
        </w:rPr>
      </w:r>
    </w:p>
    <w:p w:rsidR="00000000" w:rsidDel="00000000" w:rsidP="00000000" w:rsidRDefault="00000000" w:rsidRPr="00000000" w14:paraId="00000E9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94">
      <w:pPr>
        <w:ind w:left="720" w:firstLine="720"/>
        <w:rPr/>
      </w:pPr>
      <w:r w:rsidDel="00000000" w:rsidR="00000000" w:rsidRPr="00000000">
        <w:rPr>
          <w:rtl w:val="0"/>
        </w:rPr>
        <w:t xml:space="preserve">RawCode: Apiv</w:t>
      </w:r>
    </w:p>
    <w:p w:rsidR="00000000" w:rsidDel="00000000" w:rsidP="00000000" w:rsidRDefault="00000000" w:rsidRPr="00000000" w14:paraId="00000E9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1.36.1.20719</w:t>
      </w:r>
      <w:r w:rsidDel="00000000" w:rsidR="00000000" w:rsidRPr="00000000">
        <w:rPr>
          <w:rtl w:val="0"/>
        </w:rPr>
      </w:r>
    </w:p>
    <w:p w:rsidR="00000000" w:rsidDel="00000000" w:rsidP="00000000" w:rsidRDefault="00000000" w:rsidRPr="00000000" w14:paraId="00000E96">
      <w:pPr>
        <w:numPr>
          <w:ilvl w:val="0"/>
          <w:numId w:val="80"/>
        </w:numPr>
        <w:spacing w:after="0" w:afterAutospacing="0"/>
        <w:ind w:left="720" w:hanging="360"/>
      </w:pPr>
      <w:r w:rsidDel="00000000" w:rsidR="00000000" w:rsidRPr="00000000">
        <w:rPr>
          <w:rtl w:val="0"/>
        </w:rPr>
        <w:t xml:space="preserve">Makes the unit invisible always, except for a moment after attacking/casting.</w:t>
      </w:r>
    </w:p>
    <w:p w:rsidR="00000000" w:rsidDel="00000000" w:rsidP="00000000" w:rsidRDefault="00000000" w:rsidRPr="00000000" w14:paraId="00000E97">
      <w:pPr>
        <w:numPr>
          <w:ilvl w:val="0"/>
          <w:numId w:val="80"/>
        </w:numPr>
        <w:spacing w:after="0" w:afterAutospacing="0"/>
        <w:ind w:left="720" w:hanging="360"/>
      </w:pPr>
      <w:r w:rsidDel="00000000" w:rsidR="00000000" w:rsidRPr="00000000">
        <w:rPr>
          <w:rtl w:val="0"/>
        </w:rPr>
        <w:t xml:space="preserve">Setting Duration to 0 causes the unit to always stay invisible, even when attacking/casting.</w:t>
      </w:r>
    </w:p>
    <w:p w:rsidR="00000000" w:rsidDel="00000000" w:rsidP="00000000" w:rsidRDefault="00000000" w:rsidRPr="00000000" w14:paraId="00000E98">
      <w:pPr>
        <w:numPr>
          <w:ilvl w:val="0"/>
          <w:numId w:val="80"/>
        </w:numPr>
        <w:spacing w:after="0" w:afterAutospacing="0"/>
        <w:ind w:left="720" w:hanging="360"/>
        <w:rPr>
          <w:ins w:author="Barbafire BR" w:id="155" w:date="2025-09-29T12:14:40Z"/>
        </w:rPr>
      </w:pPr>
      <w:r w:rsidDel="00000000" w:rsidR="00000000" w:rsidRPr="00000000">
        <w:rPr>
          <w:rtl w:val="0"/>
        </w:rPr>
        <w:t xml:space="preserve">Seems to ignore techtree requirements</w:t>
      </w:r>
      <w:ins w:author="Barbafire BR" w:id="155" w:date="2025-09-29T12:14:40Z">
        <w:r w:rsidDel="00000000" w:rsidR="00000000" w:rsidRPr="00000000">
          <w:rPr>
            <w:rtl w:val="0"/>
          </w:rPr>
        </w:r>
      </w:ins>
    </w:p>
    <w:p w:rsidR="00000000" w:rsidDel="00000000" w:rsidP="00000000" w:rsidRDefault="00000000" w:rsidRPr="00000000" w14:paraId="00000E99">
      <w:pPr>
        <w:numPr>
          <w:ilvl w:val="0"/>
          <w:numId w:val="80"/>
        </w:numPr>
        <w:spacing w:after="0" w:afterAutospacing="0"/>
        <w:ind w:left="720" w:hanging="360"/>
      </w:pPr>
      <w:ins w:author="Barbafire BR" w:id="155" w:date="2025-09-29T12:14:40Z">
        <w:r w:rsidDel="00000000" w:rsidR="00000000" w:rsidRPr="00000000">
          <w:rPr>
            <w:rtl w:val="0"/>
          </w:rPr>
          <w:t xml:space="preserve">Behavior: Having two instances of this ability on the same unit, the unit will not reveal itself while attacking/casting.</w:t>
        </w:r>
      </w:ins>
      <w:r w:rsidDel="00000000" w:rsidR="00000000" w:rsidRPr="00000000">
        <w:rPr>
          <w:rtl w:val="0"/>
        </w:rPr>
      </w:r>
    </w:p>
    <w:p w:rsidR="00000000" w:rsidDel="00000000" w:rsidP="00000000" w:rsidRDefault="00000000" w:rsidRPr="00000000" w14:paraId="00000E9A">
      <w:pPr>
        <w:numPr>
          <w:ilvl w:val="0"/>
          <w:numId w:val="80"/>
        </w:numPr>
        <w:spacing w:after="0" w:afterAutospacing="0"/>
        <w:ind w:left="720" w:hanging="360"/>
      </w:pPr>
      <w:r w:rsidDel="00000000" w:rsidR="00000000" w:rsidRPr="00000000">
        <w:rPr>
          <w:rtl w:val="0"/>
        </w:rPr>
        <w:t xml:space="preserve">Seems to make the user unable to autocast its abilities </w:t>
      </w:r>
      <w:sdt>
        <w:sdtPr>
          <w:alias w:val="Named contributors"/>
          <w:id w:val="-1766241056"/>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E9B">
      <w:pPr>
        <w:numPr>
          <w:ilvl w:val="1"/>
          <w:numId w:val="80"/>
        </w:numPr>
        <w:spacing w:after="0" w:afterAutospacing="0"/>
        <w:ind w:left="1440" w:hanging="360"/>
      </w:pPr>
      <w:r w:rsidDel="00000000" w:rsidR="00000000" w:rsidRPr="00000000">
        <w:rPr>
          <w:rtl w:val="0"/>
        </w:rPr>
        <w:t xml:space="preserve">Tested with Slow : the caster doesn’t auto slow targets</w:t>
      </w:r>
    </w:p>
    <w:p w:rsidR="00000000" w:rsidDel="00000000" w:rsidP="00000000" w:rsidRDefault="00000000" w:rsidRPr="00000000" w14:paraId="00000E9C">
      <w:pPr>
        <w:numPr>
          <w:ilvl w:val="1"/>
          <w:numId w:val="80"/>
        </w:numPr>
        <w:spacing w:after="0" w:afterAutospacing="0"/>
        <w:ind w:left="1440" w:hanging="360"/>
      </w:pPr>
      <w:r w:rsidDel="00000000" w:rsidR="00000000" w:rsidRPr="00000000">
        <w:rPr>
          <w:rtl w:val="0"/>
        </w:rPr>
        <w:t xml:space="preserve">Tested with Heal : the caster doesn’t auto initiate healing but does continue healing the same target as intended</w:t>
      </w:r>
    </w:p>
    <w:p w:rsidR="00000000" w:rsidDel="00000000" w:rsidP="00000000" w:rsidRDefault="00000000" w:rsidRPr="00000000" w14:paraId="00000E9D">
      <w:pPr>
        <w:numPr>
          <w:ilvl w:val="1"/>
          <w:numId w:val="80"/>
        </w:numPr>
        <w:ind w:left="1440" w:hanging="360"/>
      </w:pPr>
      <w:r w:rsidDel="00000000" w:rsidR="00000000" w:rsidRPr="00000000">
        <w:rPr>
          <w:rtl w:val="0"/>
        </w:rPr>
        <w:t xml:space="preserve">Must be tested with other cases</w:t>
      </w:r>
    </w:p>
    <w:p w:rsidR="00000000" w:rsidDel="00000000" w:rsidP="00000000" w:rsidRDefault="00000000" w:rsidRPr="00000000" w14:paraId="00000E9E">
      <w:pPr>
        <w:pStyle w:val="Heading2"/>
        <w:ind w:firstLine="720"/>
        <w:rPr/>
      </w:pPr>
      <w:bookmarkStart w:colFirst="0" w:colLast="0" w:name="_i31us63cr7bj" w:id="295"/>
      <w:bookmarkEnd w:id="295"/>
      <w:r w:rsidDel="00000000" w:rsidR="00000000" w:rsidRPr="00000000">
        <w:rPr>
          <w:rtl w:val="0"/>
        </w:rPr>
        <w:t xml:space="preserve">-Item Sight Range Bonus:</w:t>
      </w:r>
    </w:p>
    <w:p w:rsidR="00000000" w:rsidDel="00000000" w:rsidP="00000000" w:rsidRDefault="00000000" w:rsidRPr="00000000" w14:paraId="00000E9F">
      <w:pPr>
        <w:rPr/>
      </w:pPr>
      <w:r w:rsidDel="00000000" w:rsidR="00000000" w:rsidRPr="00000000">
        <w:rPr>
          <w:rtl w:val="0"/>
        </w:rPr>
        <w:tab/>
        <w:tab/>
        <w:t xml:space="preserve">Tags: </w:t>
      </w:r>
      <w:r w:rsidDel="00000000" w:rsidR="00000000" w:rsidRPr="00000000">
        <w:rPr>
          <w:color w:val="0000ff"/>
          <w:rtl w:val="0"/>
        </w:rPr>
        <w:t xml:space="preserve">[Vision]</w:t>
        <w:tab/>
      </w:r>
      <w:r w:rsidDel="00000000" w:rsidR="00000000" w:rsidRPr="00000000">
        <w:rPr>
          <w:rtl w:val="0"/>
        </w:rPr>
      </w:r>
    </w:p>
    <w:p w:rsidR="00000000" w:rsidDel="00000000" w:rsidP="00000000" w:rsidRDefault="00000000" w:rsidRPr="00000000" w14:paraId="00000EA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Allows to reduce vision of individual units and structures</w:t>
      </w:r>
    </w:p>
    <w:p w:rsidR="00000000" w:rsidDel="00000000" w:rsidP="00000000" w:rsidRDefault="00000000" w:rsidRPr="00000000" w14:paraId="00000EA1">
      <w:pPr>
        <w:ind w:left="720" w:firstLine="720"/>
        <w:rPr/>
      </w:pPr>
      <w:r w:rsidDel="00000000" w:rsidR="00000000" w:rsidRPr="00000000">
        <w:rPr>
          <w:rtl w:val="0"/>
        </w:rPr>
        <w:t xml:space="preserve">RawCode: AIsi</w:t>
      </w:r>
    </w:p>
    <w:p w:rsidR="00000000" w:rsidDel="00000000" w:rsidP="00000000" w:rsidRDefault="00000000" w:rsidRPr="00000000" w14:paraId="00000EA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A3">
      <w:pPr>
        <w:numPr>
          <w:ilvl w:val="0"/>
          <w:numId w:val="80"/>
        </w:numPr>
        <w:spacing w:after="0" w:afterAutospacing="0"/>
        <w:ind w:left="720" w:hanging="360"/>
      </w:pPr>
      <w:r w:rsidDel="00000000" w:rsidR="00000000" w:rsidRPr="00000000">
        <w:rPr>
          <w:rtl w:val="0"/>
        </w:rPr>
        <w:t xml:space="preserve">“Data - Sight Range Bonus”</w:t>
      </w:r>
    </w:p>
    <w:p w:rsidR="00000000" w:rsidDel="00000000" w:rsidP="00000000" w:rsidRDefault="00000000" w:rsidRPr="00000000" w14:paraId="00000EA4">
      <w:pPr>
        <w:numPr>
          <w:ilvl w:val="1"/>
          <w:numId w:val="80"/>
        </w:numPr>
        <w:spacing w:after="0" w:afterAutospacing="0"/>
        <w:ind w:left="1440" w:hanging="360"/>
      </w:pPr>
      <w:r w:rsidDel="00000000" w:rsidR="00000000" w:rsidRPr="00000000">
        <w:rPr>
          <w:rtl w:val="0"/>
        </w:rPr>
        <w:t xml:space="preserve">Changes the value of the sight increment/reduction</w:t>
      </w:r>
    </w:p>
    <w:p w:rsidR="00000000" w:rsidDel="00000000" w:rsidP="00000000" w:rsidRDefault="00000000" w:rsidRPr="00000000" w14:paraId="00000EA5">
      <w:pPr>
        <w:numPr>
          <w:ilvl w:val="0"/>
          <w:numId w:val="80"/>
        </w:numPr>
        <w:spacing w:after="0" w:afterAutospacing="0"/>
        <w:ind w:left="720" w:hanging="360"/>
      </w:pPr>
      <w:r w:rsidDel="00000000" w:rsidR="00000000" w:rsidRPr="00000000">
        <w:rPr>
          <w:rtl w:val="0"/>
        </w:rPr>
        <w:t xml:space="preserve">Max sight range is still limited with 1800 for any unit.</w:t>
      </w:r>
    </w:p>
    <w:p w:rsidR="00000000" w:rsidDel="00000000" w:rsidP="00000000" w:rsidRDefault="00000000" w:rsidRPr="00000000" w14:paraId="00000EA6">
      <w:pPr>
        <w:numPr>
          <w:ilvl w:val="0"/>
          <w:numId w:val="80"/>
        </w:numPr>
        <w:spacing w:after="0" w:afterAutospacing="0"/>
        <w:ind w:left="720" w:hanging="360"/>
      </w:pPr>
      <w:r w:rsidDel="00000000" w:rsidR="00000000" w:rsidRPr="00000000">
        <w:rPr>
          <w:rtl w:val="0"/>
        </w:rPr>
        <w:t xml:space="preserve">Affects both day &amp; night vision.</w:t>
      </w:r>
    </w:p>
    <w:p w:rsidR="00000000" w:rsidDel="00000000" w:rsidP="00000000" w:rsidRDefault="00000000" w:rsidRPr="00000000" w14:paraId="00000EA7">
      <w:pPr>
        <w:numPr>
          <w:ilvl w:val="0"/>
          <w:numId w:val="80"/>
        </w:numPr>
        <w:spacing w:after="0" w:afterAutospacing="0"/>
        <w:ind w:left="720" w:hanging="360"/>
      </w:pPr>
      <w:r w:rsidDel="00000000" w:rsidR="00000000" w:rsidRPr="00000000">
        <w:rPr>
          <w:rtl w:val="0"/>
        </w:rPr>
        <w:t xml:space="preserve">Negative values properly reduces unit's vision radius.</w:t>
      </w:r>
    </w:p>
    <w:p w:rsidR="00000000" w:rsidDel="00000000" w:rsidP="00000000" w:rsidRDefault="00000000" w:rsidRPr="00000000" w14:paraId="00000EA8">
      <w:pPr>
        <w:numPr>
          <w:ilvl w:val="0"/>
          <w:numId w:val="80"/>
        </w:numPr>
        <w:spacing w:after="0" w:afterAutospacing="0"/>
        <w:ind w:left="720" w:hanging="360"/>
      </w:pPr>
      <w:r w:rsidDel="00000000" w:rsidR="00000000" w:rsidRPr="00000000">
        <w:rPr>
          <w:rtl w:val="0"/>
        </w:rPr>
        <w:t xml:space="preserve">Has no effect on any other abilities (i.e. Truesight passive won't benefit of this).</w:t>
      </w:r>
    </w:p>
    <w:p w:rsidR="00000000" w:rsidDel="00000000" w:rsidP="00000000" w:rsidRDefault="00000000" w:rsidRPr="00000000" w14:paraId="00000EA9">
      <w:pPr>
        <w:numPr>
          <w:ilvl w:val="0"/>
          <w:numId w:val="80"/>
        </w:numPr>
        <w:spacing w:after="0" w:afterAutospacing="0"/>
        <w:ind w:left="720" w:hanging="360"/>
      </w:pPr>
      <w:r w:rsidDel="00000000" w:rsidR="00000000" w:rsidRPr="00000000">
        <w:rPr>
          <w:rtl w:val="0"/>
        </w:rPr>
        <w:t xml:space="preserve">Stats - Levels</w:t>
      </w:r>
    </w:p>
    <w:p w:rsidR="00000000" w:rsidDel="00000000" w:rsidP="00000000" w:rsidRDefault="00000000" w:rsidRPr="00000000" w14:paraId="00000EAA">
      <w:pPr>
        <w:numPr>
          <w:ilvl w:val="1"/>
          <w:numId w:val="80"/>
        </w:numPr>
        <w:ind w:left="1440" w:hanging="360"/>
      </w:pPr>
      <w:r w:rsidDel="00000000" w:rsidR="00000000" w:rsidRPr="00000000">
        <w:rPr>
          <w:rtl w:val="0"/>
        </w:rPr>
        <w:t xml:space="preserve">Having multiple levels does not work - changing levels does not change the Sight Range Bonus value.</w:t>
      </w:r>
    </w:p>
    <w:p w:rsidR="00000000" w:rsidDel="00000000" w:rsidP="00000000" w:rsidRDefault="00000000" w:rsidRPr="00000000" w14:paraId="00000EAB">
      <w:pPr>
        <w:pStyle w:val="Heading2"/>
        <w:ind w:firstLine="720"/>
        <w:rPr/>
      </w:pPr>
      <w:bookmarkStart w:colFirst="0" w:colLast="0" w:name="_x0tigvvmm39o" w:id="296"/>
      <w:bookmarkEnd w:id="296"/>
      <w:r w:rsidDel="00000000" w:rsidR="00000000" w:rsidRPr="00000000">
        <w:rPr>
          <w:rtl w:val="0"/>
        </w:rPr>
        <w:t xml:space="preserve">-Phoenix Fire(flyer):</w:t>
      </w:r>
    </w:p>
    <w:p w:rsidR="00000000" w:rsidDel="00000000" w:rsidP="00000000" w:rsidRDefault="00000000" w:rsidRPr="00000000" w14:paraId="00000EAC">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EA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AE">
      <w:pPr>
        <w:ind w:left="720" w:firstLine="720"/>
        <w:rPr/>
      </w:pPr>
      <w:r w:rsidDel="00000000" w:rsidR="00000000" w:rsidRPr="00000000">
        <w:rPr>
          <w:rtl w:val="0"/>
        </w:rPr>
        <w:t xml:space="preserve">RawCode: Apmf</w:t>
      </w:r>
    </w:p>
    <w:p w:rsidR="00000000" w:rsidDel="00000000" w:rsidP="00000000" w:rsidRDefault="00000000" w:rsidRPr="00000000" w14:paraId="00000EA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B0">
      <w:pPr>
        <w:numPr>
          <w:ilvl w:val="0"/>
          <w:numId w:val="80"/>
        </w:numPr>
        <w:spacing w:after="0" w:afterAutospacing="0"/>
        <w:ind w:left="720" w:hanging="360"/>
      </w:pPr>
      <w:r w:rsidDel="00000000" w:rsidR="00000000" w:rsidRPr="00000000">
        <w:rPr>
          <w:rtl w:val="0"/>
        </w:rPr>
        <w:t xml:space="preserve">Unused version of the Permanent Immolation ability, presumably for the Phoenix unit. </w:t>
      </w:r>
      <w:r w:rsidDel="00000000" w:rsidR="00000000" w:rsidRPr="00000000">
        <w:rPr>
          <w:color w:val="9900ff"/>
          <w:rtl w:val="0"/>
        </w:rPr>
        <w:t xml:space="preserve">(RoyGBV)</w:t>
      </w:r>
    </w:p>
    <w:p w:rsidR="00000000" w:rsidDel="00000000" w:rsidP="00000000" w:rsidRDefault="00000000" w:rsidRPr="00000000" w14:paraId="00000EB1">
      <w:pPr>
        <w:numPr>
          <w:ilvl w:val="0"/>
          <w:numId w:val="80"/>
        </w:numPr>
        <w:spacing w:after="0" w:afterAutospacing="0"/>
        <w:ind w:left="720" w:hanging="360"/>
      </w:pPr>
      <w:r w:rsidDel="00000000" w:rsidR="00000000" w:rsidRPr="00000000">
        <w:rPr>
          <w:rtl w:val="0"/>
        </w:rPr>
        <w:t xml:space="preserve">Deals fire type damage</w:t>
      </w:r>
      <w:r w:rsidDel="00000000" w:rsidR="00000000" w:rsidRPr="00000000">
        <w:rPr>
          <w:rtl w:val="0"/>
        </w:rPr>
      </w:r>
    </w:p>
    <w:p w:rsidR="00000000" w:rsidDel="00000000" w:rsidP="00000000" w:rsidRDefault="00000000" w:rsidRPr="00000000" w14:paraId="00000EB2">
      <w:pPr>
        <w:numPr>
          <w:ilvl w:val="0"/>
          <w:numId w:val="80"/>
        </w:numPr>
        <w:ind w:left="720" w:hanging="360"/>
      </w:pPr>
      <w:r w:rsidDel="00000000" w:rsidR="00000000" w:rsidRPr="00000000">
        <w:rPr>
          <w:rtl w:val="0"/>
        </w:rPr>
        <w:t xml:space="preserve">Cannot be limited by tech (will be unlocked even with requirements)</w:t>
      </w:r>
    </w:p>
    <w:p w:rsidR="00000000" w:rsidDel="00000000" w:rsidP="00000000" w:rsidRDefault="00000000" w:rsidRPr="00000000" w14:paraId="00000EB3">
      <w:pPr>
        <w:pStyle w:val="Heading2"/>
        <w:ind w:firstLine="720"/>
        <w:rPr/>
      </w:pPr>
      <w:bookmarkStart w:colFirst="0" w:colLast="0" w:name="_e70v6dafnll7" w:id="297"/>
      <w:bookmarkEnd w:id="297"/>
      <w:r w:rsidDel="00000000" w:rsidR="00000000" w:rsidRPr="00000000">
        <w:rPr>
          <w:rtl w:val="0"/>
        </w:rPr>
        <w:t xml:space="preserve">-Poison Sting:</w:t>
      </w:r>
    </w:p>
    <w:p w:rsidR="00000000" w:rsidDel="00000000" w:rsidP="00000000" w:rsidRDefault="00000000" w:rsidRPr="00000000" w14:paraId="00000EB4">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EB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B6">
      <w:pPr>
        <w:ind w:left="720" w:firstLine="720"/>
        <w:rPr/>
      </w:pPr>
      <w:r w:rsidDel="00000000" w:rsidR="00000000" w:rsidRPr="00000000">
        <w:rPr>
          <w:rtl w:val="0"/>
        </w:rPr>
        <w:t xml:space="preserve">RawCode: Apoi</w:t>
      </w:r>
    </w:p>
    <w:p w:rsidR="00000000" w:rsidDel="00000000" w:rsidP="00000000" w:rsidRDefault="00000000" w:rsidRPr="00000000" w14:paraId="00000EB7">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B8">
      <w:pPr>
        <w:numPr>
          <w:ilvl w:val="0"/>
          <w:numId w:val="80"/>
        </w:numPr>
        <w:spacing w:after="0" w:afterAutospacing="0"/>
        <w:ind w:left="720" w:hanging="360"/>
      </w:pPr>
      <w:r w:rsidDel="00000000" w:rsidR="00000000" w:rsidRPr="00000000">
        <w:rPr>
          <w:rtl w:val="0"/>
        </w:rPr>
        <w:t xml:space="preserve">A non-slowing, damage only poison attack that stacks with itself.</w:t>
      </w:r>
    </w:p>
    <w:p w:rsidR="00000000" w:rsidDel="00000000" w:rsidP="00000000" w:rsidRDefault="00000000" w:rsidRPr="00000000" w14:paraId="00000EB9">
      <w:pPr>
        <w:numPr>
          <w:ilvl w:val="1"/>
          <w:numId w:val="80"/>
        </w:numPr>
        <w:spacing w:after="0" w:afterAutospacing="0"/>
        <w:ind w:left="1440" w:hanging="360"/>
      </w:pPr>
      <w:r w:rsidDel="00000000" w:rsidR="00000000" w:rsidRPr="00000000">
        <w:rPr>
          <w:rtl w:val="0"/>
        </w:rPr>
        <w:t xml:space="preserve">The projectile it uses (“Abilities\Weapons\PoisonSting\PoisonStingMissile.mdl”) seems to be glitched. </w:t>
      </w:r>
      <w:r w:rsidDel="00000000" w:rsidR="00000000" w:rsidRPr="00000000">
        <w:rPr>
          <w:color w:val="9900ff"/>
          <w:rtl w:val="0"/>
        </w:rPr>
        <w:t xml:space="preserve">(RoyGBV)</w:t>
      </w:r>
    </w:p>
    <w:p w:rsidR="00000000" w:rsidDel="00000000" w:rsidP="00000000" w:rsidRDefault="00000000" w:rsidRPr="00000000" w14:paraId="00000EBA">
      <w:pPr>
        <w:numPr>
          <w:ilvl w:val="0"/>
          <w:numId w:val="80"/>
        </w:numPr>
        <w:ind w:left="720" w:hanging="360"/>
        <w:rPr>
          <w:color w:val="9900ff"/>
        </w:rPr>
      </w:pPr>
      <w:r w:rsidDel="00000000" w:rsidR="00000000" w:rsidRPr="00000000">
        <w:rPr>
          <w:rtl w:val="0"/>
        </w:rPr>
        <w:t xml:space="preserve">Deals poison type damage</w:t>
      </w:r>
    </w:p>
    <w:p w:rsidR="00000000" w:rsidDel="00000000" w:rsidP="00000000" w:rsidRDefault="00000000" w:rsidRPr="00000000" w14:paraId="00000EBB">
      <w:pPr>
        <w:pStyle w:val="Heading2"/>
        <w:ind w:firstLine="720"/>
        <w:rPr/>
      </w:pPr>
      <w:bookmarkStart w:colFirst="0" w:colLast="0" w:name="_b143mdu15513" w:id="298"/>
      <w:bookmarkEnd w:id="298"/>
      <w:r w:rsidDel="00000000" w:rsidR="00000000" w:rsidRPr="00000000">
        <w:rPr>
          <w:rtl w:val="0"/>
        </w:rPr>
        <w:t xml:space="preserve">-Rally:</w:t>
      </w:r>
    </w:p>
    <w:p w:rsidR="00000000" w:rsidDel="00000000" w:rsidP="00000000" w:rsidRDefault="00000000" w:rsidRPr="00000000" w14:paraId="00000EBC">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EB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BE">
      <w:pPr>
        <w:ind w:left="720" w:firstLine="720"/>
        <w:rPr/>
      </w:pPr>
      <w:r w:rsidDel="00000000" w:rsidR="00000000" w:rsidRPr="00000000">
        <w:rPr>
          <w:rtl w:val="0"/>
        </w:rPr>
        <w:t xml:space="preserve">RawCode: ARal</w:t>
      </w:r>
    </w:p>
    <w:p w:rsidR="00000000" w:rsidDel="00000000" w:rsidP="00000000" w:rsidRDefault="00000000" w:rsidRPr="00000000" w14:paraId="00000EB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C0">
      <w:pPr>
        <w:numPr>
          <w:ilvl w:val="0"/>
          <w:numId w:val="80"/>
        </w:numPr>
        <w:spacing w:after="0" w:afterAutospacing="0"/>
        <w:ind w:left="720" w:hanging="360"/>
      </w:pPr>
      <w:r w:rsidDel="00000000" w:rsidR="00000000" w:rsidRPr="00000000">
        <w:rPr>
          <w:rtl w:val="0"/>
        </w:rPr>
        <w:t xml:space="preserve">Allows for you to set the rally point of a unit/building.</w:t>
      </w:r>
    </w:p>
    <w:p w:rsidR="00000000" w:rsidDel="00000000" w:rsidP="00000000" w:rsidRDefault="00000000" w:rsidRPr="00000000" w14:paraId="00000EC1">
      <w:pPr>
        <w:numPr>
          <w:ilvl w:val="0"/>
          <w:numId w:val="80"/>
        </w:numPr>
        <w:ind w:left="720" w:hanging="360"/>
      </w:pPr>
      <w:r w:rsidDel="00000000" w:rsidR="00000000" w:rsidRPr="00000000">
        <w:rPr>
          <w:rtl w:val="0"/>
        </w:rPr>
        <w:t xml:space="preserve">Automatically given to anything that trains units. You can remove the ability from the building to make it disappear.</w:t>
      </w:r>
    </w:p>
    <w:p w:rsidR="00000000" w:rsidDel="00000000" w:rsidP="00000000" w:rsidRDefault="00000000" w:rsidRPr="00000000" w14:paraId="00000EC2">
      <w:pPr>
        <w:pStyle w:val="Heading2"/>
        <w:ind w:firstLine="720"/>
        <w:rPr/>
      </w:pPr>
      <w:bookmarkStart w:colFirst="0" w:colLast="0" w:name="_5uezw2uhaj81" w:id="299"/>
      <w:bookmarkEnd w:id="299"/>
      <w:r w:rsidDel="00000000" w:rsidR="00000000" w:rsidRPr="00000000">
        <w:rPr>
          <w:rtl w:val="0"/>
        </w:rPr>
        <w:t xml:space="preserve">-Return Gold / Return Lumber:</w:t>
      </w:r>
    </w:p>
    <w:p w:rsidR="00000000" w:rsidDel="00000000" w:rsidP="00000000" w:rsidRDefault="00000000" w:rsidRPr="00000000" w14:paraId="00000EC3">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EC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C5">
      <w:pPr>
        <w:ind w:left="720" w:firstLine="720"/>
        <w:rPr/>
      </w:pPr>
      <w:r w:rsidDel="00000000" w:rsidR="00000000" w:rsidRPr="00000000">
        <w:rPr>
          <w:rtl w:val="0"/>
        </w:rPr>
        <w:t xml:space="preserve">RawCode: Argl Argd Arlm</w:t>
      </w:r>
    </w:p>
    <w:p w:rsidR="00000000" w:rsidDel="00000000" w:rsidP="00000000" w:rsidRDefault="00000000" w:rsidRPr="00000000" w14:paraId="00000EC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C7">
      <w:pPr>
        <w:numPr>
          <w:ilvl w:val="0"/>
          <w:numId w:val="80"/>
        </w:numPr>
        <w:spacing w:after="0" w:afterAutospacing="0"/>
        <w:ind w:left="720" w:hanging="360"/>
      </w:pPr>
      <w:r w:rsidDel="00000000" w:rsidR="00000000" w:rsidRPr="00000000">
        <w:rPr>
          <w:rtl w:val="0"/>
        </w:rPr>
        <w:t xml:space="preserve">Allows for this unit/building to receive Gold/Lumber from workers</w:t>
      </w:r>
    </w:p>
    <w:p w:rsidR="00000000" w:rsidDel="00000000" w:rsidP="00000000" w:rsidRDefault="00000000" w:rsidRPr="00000000" w14:paraId="00000EC8">
      <w:pPr>
        <w:numPr>
          <w:ilvl w:val="1"/>
          <w:numId w:val="80"/>
        </w:numPr>
        <w:spacing w:after="0" w:afterAutospacing="0"/>
        <w:ind w:left="1440" w:hanging="360"/>
      </w:pPr>
      <w:r w:rsidDel="00000000" w:rsidR="00000000" w:rsidRPr="00000000">
        <w:rPr>
          <w:rtl w:val="0"/>
        </w:rPr>
        <w:t xml:space="preserve">The three abilities are basically the same, with just the Data - Accepts gold/lumber to change</w:t>
      </w:r>
    </w:p>
    <w:p w:rsidR="00000000" w:rsidDel="00000000" w:rsidP="00000000" w:rsidRDefault="00000000" w:rsidRPr="00000000" w14:paraId="00000EC9">
      <w:pPr>
        <w:numPr>
          <w:ilvl w:val="0"/>
          <w:numId w:val="80"/>
        </w:numPr>
        <w:spacing w:after="0" w:afterAutospacing="0"/>
        <w:ind w:left="720" w:hanging="360"/>
      </w:pPr>
      <w:r w:rsidDel="00000000" w:rsidR="00000000" w:rsidRPr="00000000">
        <w:rPr>
          <w:rtl w:val="0"/>
        </w:rPr>
        <w:t xml:space="preserve">If the unit/building can return gold, it cannot be built too close to a unit having a goldmine ability</w:t>
      </w:r>
    </w:p>
    <w:p w:rsidR="00000000" w:rsidDel="00000000" w:rsidP="00000000" w:rsidRDefault="00000000" w:rsidRPr="00000000" w14:paraId="00000ECA">
      <w:pPr>
        <w:numPr>
          <w:ilvl w:val="1"/>
          <w:numId w:val="80"/>
        </w:numPr>
        <w:spacing w:after="0" w:afterAutospacing="0"/>
        <w:ind w:left="1440" w:hanging="360"/>
      </w:pPr>
      <w:r w:rsidDel="00000000" w:rsidR="00000000" w:rsidRPr="00000000">
        <w:rPr>
          <w:rtl w:val="0"/>
        </w:rPr>
        <w:t xml:space="preserve">There’s no field to check/set the </w:t>
      </w:r>
      <w:ins w:author="Flame of Change" w:id="156" w:date="2025-12-31T14:18:45Z">
        <w:r w:rsidDel="00000000" w:rsidR="00000000" w:rsidRPr="00000000">
          <w:rPr>
            <w:rtl w:val="0"/>
          </w:rPr>
          <w:t xml:space="preserve">range </w:t>
        </w:r>
      </w:ins>
      <w:del w:author="Flame of Change" w:id="156" w:date="2025-12-31T14:18:45Z">
        <w:r w:rsidDel="00000000" w:rsidR="00000000" w:rsidRPr="00000000">
          <w:rPr>
            <w:rtl w:val="0"/>
          </w:rPr>
          <w:delText xml:space="preserve">amount </w:delText>
        </w:r>
      </w:del>
      <w:r w:rsidDel="00000000" w:rsidR="00000000" w:rsidRPr="00000000">
        <w:rPr>
          <w:rtl w:val="0"/>
        </w:rPr>
        <w:t xml:space="preserve">(or I am blind)</w:t>
      </w:r>
    </w:p>
    <w:p w:rsidR="00000000" w:rsidDel="00000000" w:rsidP="00000000" w:rsidRDefault="00000000" w:rsidRPr="00000000" w14:paraId="00000ECB">
      <w:pPr>
        <w:numPr>
          <w:ilvl w:val="1"/>
          <w:numId w:val="80"/>
        </w:numPr>
        <w:spacing w:after="0" w:afterAutospacing="0"/>
        <w:ind w:left="1440" w:hanging="360"/>
      </w:pPr>
      <w:r w:rsidDel="00000000" w:rsidR="00000000" w:rsidRPr="00000000">
        <w:rPr>
          <w:rtl w:val="0"/>
        </w:rPr>
        <w:t xml:space="preserve">To make a unit/building able to be constructed in any goldmine distance, remove the ability on its data, then add it through trigger when finished</w:t>
      </w:r>
    </w:p>
    <w:p w:rsidR="00000000" w:rsidDel="00000000" w:rsidP="00000000" w:rsidRDefault="00000000" w:rsidRPr="00000000" w14:paraId="00000ECC">
      <w:pPr>
        <w:numPr>
          <w:ilvl w:val="0"/>
          <w:numId w:val="80"/>
        </w:numPr>
        <w:spacing w:after="0" w:afterAutospacing="0"/>
        <w:ind w:left="720" w:hanging="360"/>
      </w:pPr>
      <w:r w:rsidDel="00000000" w:rsidR="00000000" w:rsidRPr="00000000">
        <w:rPr>
          <w:rtl w:val="0"/>
        </w:rPr>
        <w:t xml:space="preserve">The unit/building cannot return the ressources if not finished building</w:t>
      </w:r>
    </w:p>
    <w:p w:rsidR="00000000" w:rsidDel="00000000" w:rsidP="00000000" w:rsidRDefault="00000000" w:rsidRPr="00000000" w14:paraId="00000ECD">
      <w:pPr>
        <w:numPr>
          <w:ilvl w:val="0"/>
          <w:numId w:val="80"/>
        </w:numPr>
        <w:spacing w:after="0" w:afterAutospacing="0"/>
        <w:ind w:left="720" w:hanging="360"/>
      </w:pPr>
      <w:r w:rsidDel="00000000" w:rsidR="00000000" w:rsidRPr="00000000">
        <w:rPr>
          <w:rtl w:val="0"/>
        </w:rPr>
        <w:t xml:space="preserve">Hidden</w:t>
      </w:r>
    </w:p>
    <w:p w:rsidR="00000000" w:rsidDel="00000000" w:rsidP="00000000" w:rsidRDefault="00000000" w:rsidRPr="00000000" w14:paraId="00000ECE">
      <w:pPr>
        <w:numPr>
          <w:ilvl w:val="0"/>
          <w:numId w:val="80"/>
        </w:numPr>
        <w:spacing w:after="0" w:afterAutospacing="0"/>
        <w:ind w:left="720" w:hanging="360"/>
      </w:pPr>
      <w:commentRangeStart w:id="52"/>
      <w:r w:rsidDel="00000000" w:rsidR="00000000" w:rsidRPr="00000000">
        <w:rPr>
          <w:rtl w:val="0"/>
        </w:rPr>
        <w:t xml:space="preserve">If a unit can gather and return resources to itself, it will instantly return when full</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ECF">
      <w:pPr>
        <w:numPr>
          <w:ilvl w:val="0"/>
          <w:numId w:val="80"/>
        </w:numPr>
        <w:ind w:left="720" w:hanging="360"/>
      </w:pPr>
      <w:r w:rsidDel="00000000" w:rsidR="00000000" w:rsidRPr="00000000">
        <w:rPr>
          <w:rtl w:val="0"/>
        </w:rPr>
        <w:t xml:space="preserve">TODO : Check if it respects level data, requirements, art fields, if ancient with return gold can root next to a goldmine</w:t>
      </w:r>
    </w:p>
    <w:p w:rsidR="00000000" w:rsidDel="00000000" w:rsidP="00000000" w:rsidRDefault="00000000" w:rsidRPr="00000000" w14:paraId="00000ED0">
      <w:pPr>
        <w:pStyle w:val="Heading2"/>
        <w:ind w:firstLine="720"/>
        <w:rPr/>
      </w:pPr>
      <w:bookmarkStart w:colFirst="0" w:colLast="0" w:name="_c0t03o3wtdat" w:id="300"/>
      <w:bookmarkEnd w:id="300"/>
      <w:r w:rsidDel="00000000" w:rsidR="00000000" w:rsidRPr="00000000">
        <w:rPr>
          <w:rtl w:val="0"/>
        </w:rPr>
        <w:t xml:space="preserve">-Revenge:</w:t>
      </w:r>
    </w:p>
    <w:p w:rsidR="00000000" w:rsidDel="00000000" w:rsidP="00000000" w:rsidRDefault="00000000" w:rsidRPr="00000000" w14:paraId="00000ED1">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ED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D3">
      <w:pPr>
        <w:ind w:left="720" w:firstLine="720"/>
        <w:rPr/>
      </w:pPr>
      <w:r w:rsidDel="00000000" w:rsidR="00000000" w:rsidRPr="00000000">
        <w:rPr>
          <w:rtl w:val="0"/>
        </w:rPr>
        <w:t xml:space="preserve">RawCode: Arng</w:t>
      </w:r>
    </w:p>
    <w:p w:rsidR="00000000" w:rsidDel="00000000" w:rsidP="00000000" w:rsidRDefault="00000000" w:rsidRPr="00000000" w14:paraId="00000ED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D5">
      <w:pPr>
        <w:numPr>
          <w:ilvl w:val="0"/>
          <w:numId w:val="80"/>
        </w:numPr>
        <w:spacing w:after="0" w:afterAutospacing="0"/>
        <w:ind w:left="720" w:hanging="360"/>
      </w:pPr>
      <w:r w:rsidDel="00000000" w:rsidR="00000000" w:rsidRPr="00000000">
        <w:rPr>
          <w:rtl w:val="0"/>
        </w:rPr>
        <w:t xml:space="preserve">Deprecated???</w:t>
      </w:r>
    </w:p>
    <w:p w:rsidR="00000000" w:rsidDel="00000000" w:rsidP="00000000" w:rsidRDefault="00000000" w:rsidRPr="00000000" w14:paraId="00000ED6">
      <w:pPr>
        <w:numPr>
          <w:ilvl w:val="0"/>
          <w:numId w:val="80"/>
        </w:numPr>
        <w:spacing w:after="0" w:afterAutospacing="0"/>
        <w:ind w:left="720" w:hanging="360"/>
      </w:pPr>
      <w:r w:rsidDel="00000000" w:rsidR="00000000" w:rsidRPr="00000000">
        <w:rPr>
          <w:rtl w:val="0"/>
        </w:rPr>
        <w:t xml:space="preserve">The fields of this ability are used when a critter explodes from spam-clicking, thus determining the special effects.</w:t>
      </w:r>
    </w:p>
    <w:p w:rsidR="00000000" w:rsidDel="00000000" w:rsidP="00000000" w:rsidRDefault="00000000" w:rsidRPr="00000000" w14:paraId="00000ED7">
      <w:pPr>
        <w:numPr>
          <w:ilvl w:val="1"/>
          <w:numId w:val="80"/>
        </w:numPr>
        <w:spacing w:after="0" w:afterAutospacing="0"/>
        <w:ind w:left="1440" w:hanging="360"/>
      </w:pPr>
      <w:r w:rsidDel="00000000" w:rsidR="00000000" w:rsidRPr="00000000">
        <w:rPr>
          <w:rtl w:val="0"/>
        </w:rPr>
        <w:t xml:space="preserve">The ability is not implicitly added to the critter, however, it does not show up in BlzGetUnitAbilityByIndex calls.</w:t>
      </w:r>
    </w:p>
    <w:p w:rsidR="00000000" w:rsidDel="00000000" w:rsidP="00000000" w:rsidRDefault="00000000" w:rsidRPr="00000000" w14:paraId="00000ED8">
      <w:pPr>
        <w:numPr>
          <w:ilvl w:val="0"/>
          <w:numId w:val="80"/>
        </w:numPr>
        <w:spacing w:after="0" w:afterAutospacing="0"/>
        <w:ind w:left="720" w:hanging="360"/>
      </w:pPr>
      <w:r w:rsidDel="00000000" w:rsidR="00000000" w:rsidRPr="00000000">
        <w:rPr>
          <w:rtl w:val="0"/>
        </w:rPr>
        <w:t xml:space="preserve">When this ability is added to a unit, the unit can be issued the order “revenge”/852241 (immediate) to self-destruct with</w:t>
        <w:br w:type="textWrapping"/>
        <w:t xml:space="preserve">the defined special effects.</w:t>
      </w:r>
    </w:p>
    <w:p w:rsidR="00000000" w:rsidDel="00000000" w:rsidP="00000000" w:rsidRDefault="00000000" w:rsidRPr="00000000" w14:paraId="00000ED9">
      <w:pPr>
        <w:numPr>
          <w:ilvl w:val="0"/>
          <w:numId w:val="80"/>
        </w:numPr>
        <w:ind w:left="720" w:hanging="360"/>
      </w:pPr>
      <w:r w:rsidDel="00000000" w:rsidR="00000000" w:rsidRPr="00000000">
        <w:rPr>
          <w:rtl w:val="0"/>
        </w:rPr>
        <w:t xml:space="preserve">Since this ability does not appear in Index call, you cannot remove this ability through call UnitRemoveAbilityBJ( 'A</w:t>
      </w:r>
      <w:ins w:author="theyugiohcardforger" w:id="157" w:date="2025-07-20T21:52:21Z">
        <w:r w:rsidDel="00000000" w:rsidR="00000000" w:rsidRPr="00000000">
          <w:rPr>
            <w:rtl w:val="0"/>
          </w:rPr>
          <w:t xml:space="preserve">rng</w:t>
        </w:r>
      </w:ins>
      <w:del w:author="theyugiohcardforger" w:id="157" w:date="2025-07-20T21:52:21Z">
        <w:r w:rsidDel="00000000" w:rsidR="00000000" w:rsidRPr="00000000">
          <w:rPr>
            <w:rtl w:val="0"/>
          </w:rPr>
          <w:delText xml:space="preserve">Uan</w:delText>
        </w:r>
      </w:del>
      <w:r w:rsidDel="00000000" w:rsidR="00000000" w:rsidRPr="00000000">
        <w:rPr>
          <w:rtl w:val="0"/>
        </w:rPr>
        <w:t xml:space="preserve">', yourUnitId)  </w:t>
      </w:r>
    </w:p>
    <w:p w:rsidR="00000000" w:rsidDel="00000000" w:rsidP="00000000" w:rsidRDefault="00000000" w:rsidRPr="00000000" w14:paraId="00000EDA">
      <w:pPr>
        <w:pStyle w:val="Heading2"/>
        <w:ind w:firstLine="720"/>
        <w:rPr/>
      </w:pPr>
      <w:bookmarkStart w:colFirst="0" w:colLast="0" w:name="_19r54ycxcl7q" w:id="301"/>
      <w:bookmarkEnd w:id="301"/>
      <w:r w:rsidDel="00000000" w:rsidR="00000000" w:rsidRPr="00000000">
        <w:rPr>
          <w:rtl w:val="0"/>
        </w:rPr>
        <w:t xml:space="preserve">-Revive Hero:</w:t>
      </w:r>
    </w:p>
    <w:p w:rsidR="00000000" w:rsidDel="00000000" w:rsidP="00000000" w:rsidRDefault="00000000" w:rsidRPr="00000000" w14:paraId="00000EDB">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ED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DD">
      <w:pPr>
        <w:ind w:left="720" w:firstLine="720"/>
        <w:rPr/>
      </w:pPr>
      <w:r w:rsidDel="00000000" w:rsidR="00000000" w:rsidRPr="00000000">
        <w:rPr>
          <w:rtl w:val="0"/>
        </w:rPr>
        <w:t xml:space="preserve">RawCode: Arev</w:t>
      </w:r>
    </w:p>
    <w:p w:rsidR="00000000" w:rsidDel="00000000" w:rsidP="00000000" w:rsidRDefault="00000000" w:rsidRPr="00000000" w14:paraId="00000ED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DF">
      <w:pPr>
        <w:numPr>
          <w:ilvl w:val="0"/>
          <w:numId w:val="80"/>
        </w:numPr>
        <w:spacing w:after="0" w:afterAutospacing="0"/>
        <w:ind w:left="720" w:hanging="360"/>
      </w:pPr>
      <w:r w:rsidDel="00000000" w:rsidR="00000000" w:rsidRPr="00000000">
        <w:rPr>
          <w:rtl w:val="0"/>
        </w:rPr>
        <w:t xml:space="preserve">:shrug:</w:t>
      </w:r>
    </w:p>
    <w:p w:rsidR="00000000" w:rsidDel="00000000" w:rsidP="00000000" w:rsidRDefault="00000000" w:rsidRPr="00000000" w14:paraId="00000EE0">
      <w:pPr>
        <w:numPr>
          <w:ilvl w:val="0"/>
          <w:numId w:val="80"/>
        </w:numPr>
        <w:spacing w:after="0" w:afterAutospacing="0"/>
        <w:ind w:left="720" w:hanging="360"/>
        <w:rPr>
          <w:ins w:author="theyugiohcardforger" w:id="160" w:date="2025-07-20T21:48:36Z"/>
        </w:rPr>
      </w:pPr>
      <w:r w:rsidDel="00000000" w:rsidR="00000000" w:rsidRPr="00000000">
        <w:rPr>
          <w:rtl w:val="0"/>
        </w:rPr>
        <w:t xml:space="preserve">Enables</w:t>
      </w:r>
      <w:del w:author="theyugiohcardforger" w:id="158" w:date="2025-07-20T21:48:27Z">
        <w:r w:rsidDel="00000000" w:rsidR="00000000" w:rsidRPr="00000000">
          <w:rPr>
            <w:rtl w:val="0"/>
          </w:rPr>
          <w:delText xml:space="preserve"> instant</w:delText>
        </w:r>
      </w:del>
      <w:r w:rsidDel="00000000" w:rsidR="00000000" w:rsidRPr="00000000">
        <w:rPr>
          <w:rtl w:val="0"/>
        </w:rPr>
        <w:t xml:space="preserve"> hero buyback, used by Neutral Tavern in the base game</w:t>
      </w:r>
      <w:ins w:author="theyugiohcardforger" w:id="159" w:date="2025-07-20T21:48:33Z">
        <w:r w:rsidDel="00000000" w:rsidR="00000000" w:rsidRPr="00000000">
          <w:rPr>
            <w:rtl w:val="0"/>
          </w:rPr>
          <w:t xml:space="preserve">.</w:t>
        </w:r>
      </w:ins>
      <w:r w:rsidDel="00000000" w:rsidR="00000000" w:rsidRPr="00000000">
        <w:rPr>
          <w:rtl w:val="0"/>
        </w:rPr>
        <w:t xml:space="preserve"> </w:t>
      </w:r>
      <w:r w:rsidDel="00000000" w:rsidR="00000000" w:rsidRPr="00000000">
        <w:rPr>
          <w:color w:val="9900ff"/>
          <w:rtl w:val="0"/>
        </w:rPr>
        <w:t xml:space="preserve">(Kino)</w:t>
      </w:r>
      <w:ins w:author="theyugiohcardforger" w:id="160" w:date="2025-07-20T21:48:36Z">
        <w:r w:rsidDel="00000000" w:rsidR="00000000" w:rsidRPr="00000000">
          <w:rPr>
            <w:rtl w:val="0"/>
          </w:rPr>
        </w:r>
      </w:ins>
    </w:p>
    <w:p w:rsidR="00000000" w:rsidDel="00000000" w:rsidP="00000000" w:rsidRDefault="00000000" w:rsidRPr="00000000" w14:paraId="00000EE1">
      <w:pPr>
        <w:numPr>
          <w:ilvl w:val="0"/>
          <w:numId w:val="80"/>
        </w:numPr>
        <w:ind w:left="720" w:hanging="360"/>
        <w:rPr>
          <w:ins w:author="theyugiohcardforger" w:id="160" w:date="2025-07-20T21:48:36Z"/>
          <w:color w:val="9900ff"/>
        </w:rPr>
      </w:pPr>
      <w:ins w:author="theyugiohcardforger" w:id="160" w:date="2025-07-20T21:48:36Z">
        <w:r w:rsidDel="00000000" w:rsidR="00000000" w:rsidRPr="00000000">
          <w:rPr>
            <w:rtl w:val="0"/>
          </w:rPr>
          <w:t xml:space="preserve">Can be given to units and the unit will be unable to take actions while the revival is in progress. Also, the unit will have the “set rally point” ability.</w:t>
        </w:r>
        <w:r w:rsidDel="00000000" w:rsidR="00000000" w:rsidRPr="00000000">
          <w:rPr>
            <w:color w:val="9900ff"/>
            <w:rtl w:val="0"/>
          </w:rPr>
          <w:t xml:space="preserve"> (KitsuneTailsPrower)</w:t>
        </w:r>
      </w:ins>
    </w:p>
    <w:p w:rsidR="00000000" w:rsidDel="00000000" w:rsidP="00000000" w:rsidRDefault="00000000" w:rsidRPr="00000000" w14:paraId="00000EE2">
      <w:pPr>
        <w:pStyle w:val="Heading2"/>
        <w:ind w:firstLine="720"/>
        <w:rPr>
          <w:ins w:author="theyugiohcardforger" w:id="160" w:date="2025-07-20T21:48:36Z"/>
        </w:rPr>
      </w:pPr>
      <w:ins w:author="theyugiohcardforger" w:id="160" w:date="2025-07-20T21:48:36Z">
        <w:bookmarkStart w:colFirst="0" w:colLast="0" w:name="_r6qjywt3er1" w:id="302"/>
        <w:bookmarkEnd w:id="302"/>
        <w:r w:rsidDel="00000000" w:rsidR="00000000" w:rsidRPr="00000000">
          <w:rPr>
            <w:rtl w:val="0"/>
          </w:rPr>
          <w:t xml:space="preserve">-Revive Hero Instantly:</w:t>
        </w:r>
      </w:ins>
    </w:p>
    <w:p w:rsidR="00000000" w:rsidDel="00000000" w:rsidP="00000000" w:rsidRDefault="00000000" w:rsidRPr="00000000" w14:paraId="00000EE3">
      <w:pPr>
        <w:rPr>
          <w:ins w:author="theyugiohcardforger" w:id="160" w:date="2025-07-20T21:48:36Z"/>
        </w:rPr>
      </w:pPr>
      <w:ins w:author="theyugiohcardforger" w:id="160" w:date="2025-07-20T21:48:36Z">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ins>
    </w:p>
    <w:p w:rsidR="00000000" w:rsidDel="00000000" w:rsidP="00000000" w:rsidRDefault="00000000" w:rsidRPr="00000000" w14:paraId="00000EE4">
      <w:pPr>
        <w:ind w:left="720" w:firstLine="720"/>
        <w:rPr>
          <w:ins w:author="theyugiohcardforger" w:id="160" w:date="2025-07-20T21:48:36Z"/>
          <w:color w:val="ff9900"/>
        </w:rPr>
      </w:pPr>
      <w:ins w:author="theyugiohcardforger" w:id="160" w:date="2025-07-20T21:48:36Z">
        <w:r w:rsidDel="00000000" w:rsidR="00000000" w:rsidRPr="00000000">
          <w:rPr>
            <w:rtl w:val="0"/>
          </w:rPr>
          <w:t xml:space="preserve">Notes: </w:t>
        </w:r>
        <w:r w:rsidDel="00000000" w:rsidR="00000000" w:rsidRPr="00000000">
          <w:rPr>
            <w:color w:val="ff9900"/>
            <w:rtl w:val="0"/>
          </w:rPr>
          <w:t xml:space="preserve">Text</w:t>
        </w:r>
      </w:ins>
    </w:p>
    <w:p w:rsidR="00000000" w:rsidDel="00000000" w:rsidP="00000000" w:rsidRDefault="00000000" w:rsidRPr="00000000" w14:paraId="00000EE5">
      <w:pPr>
        <w:ind w:left="720" w:firstLine="720"/>
        <w:rPr>
          <w:ins w:author="theyugiohcardforger" w:id="160" w:date="2025-07-20T21:48:36Z"/>
        </w:rPr>
      </w:pPr>
      <w:ins w:author="theyugiohcardforger" w:id="160" w:date="2025-07-20T21:48:36Z">
        <w:r w:rsidDel="00000000" w:rsidR="00000000" w:rsidRPr="00000000">
          <w:rPr>
            <w:rtl w:val="0"/>
          </w:rPr>
          <w:t xml:space="preserve">RawCode: Aawa</w:t>
        </w:r>
      </w:ins>
    </w:p>
    <w:p w:rsidR="00000000" w:rsidDel="00000000" w:rsidP="00000000" w:rsidRDefault="00000000" w:rsidRPr="00000000" w14:paraId="00000EE6">
      <w:pPr>
        <w:ind w:left="720" w:firstLine="720"/>
        <w:rPr>
          <w:ins w:author="theyugiohcardforger" w:id="160" w:date="2025-07-20T21:48:36Z"/>
        </w:rPr>
      </w:pPr>
      <w:ins w:author="theyugiohcardforger" w:id="160" w:date="2025-07-20T21:48:36Z">
        <w:r w:rsidDel="00000000" w:rsidR="00000000" w:rsidRPr="00000000">
          <w:rPr>
            <w:rtl w:val="0"/>
          </w:rPr>
          <w:t xml:space="preserve">Latest tested version: </w:t>
        </w:r>
        <w:r w:rsidDel="00000000" w:rsidR="00000000" w:rsidRPr="00000000">
          <w:rPr>
            <w:color w:val="00bf00"/>
            <w:rtl w:val="0"/>
          </w:rPr>
          <w:t xml:space="preserve">2.0.3</w:t>
        </w:r>
        <w:r w:rsidDel="00000000" w:rsidR="00000000" w:rsidRPr="00000000">
          <w:rPr>
            <w:rtl w:val="0"/>
          </w:rPr>
        </w:r>
      </w:ins>
    </w:p>
    <w:p w:rsidR="00000000" w:rsidDel="00000000" w:rsidP="00000000" w:rsidRDefault="00000000" w:rsidRPr="00000000" w14:paraId="00000EE7">
      <w:pPr>
        <w:numPr>
          <w:ilvl w:val="0"/>
          <w:numId w:val="80"/>
        </w:numPr>
        <w:ind w:left="720" w:hanging="360"/>
      </w:pPr>
      <w:ins w:author="theyugiohcardforger" w:id="160" w:date="2025-07-20T21:48:36Z">
        <w:r w:rsidDel="00000000" w:rsidR="00000000" w:rsidRPr="00000000">
          <w:rPr>
            <w:rtl w:val="0"/>
          </w:rPr>
          <w:t xml:space="preserve">Enables instant hero buyback. Unlike “Revive Hero”, it does not grant the set rally point ability. </w:t>
        </w:r>
        <w:r w:rsidDel="00000000" w:rsidR="00000000" w:rsidRPr="00000000">
          <w:rPr>
            <w:color w:val="9900ff"/>
            <w:rtl w:val="0"/>
          </w:rPr>
          <w:t xml:space="preserve">(KitsuneTailsPrower)</w:t>
        </w:r>
      </w:ins>
      <w:r w:rsidDel="00000000" w:rsidR="00000000" w:rsidRPr="00000000">
        <w:rPr>
          <w:rtl w:val="0"/>
        </w:rPr>
      </w:r>
    </w:p>
    <w:p w:rsidR="00000000" w:rsidDel="00000000" w:rsidP="00000000" w:rsidRDefault="00000000" w:rsidRPr="00000000" w14:paraId="00000EE8">
      <w:pPr>
        <w:pStyle w:val="Heading2"/>
        <w:ind w:firstLine="720"/>
        <w:rPr/>
      </w:pPr>
      <w:bookmarkStart w:colFirst="0" w:colLast="0" w:name="_3po5ttnrpo83" w:id="303"/>
      <w:bookmarkEnd w:id="303"/>
      <w:r w:rsidDel="00000000" w:rsidR="00000000" w:rsidRPr="00000000">
        <w:rPr>
          <w:rtl w:val="0"/>
        </w:rPr>
        <w:t xml:space="preserve">-Select Hero / Select Unit:</w:t>
      </w:r>
    </w:p>
    <w:p w:rsidR="00000000" w:rsidDel="00000000" w:rsidP="00000000" w:rsidRDefault="00000000" w:rsidRPr="00000000" w14:paraId="00000EE9">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EE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EB">
      <w:pPr>
        <w:ind w:left="720" w:firstLine="720"/>
        <w:rPr/>
      </w:pPr>
      <w:r w:rsidDel="00000000" w:rsidR="00000000" w:rsidRPr="00000000">
        <w:rPr>
          <w:rtl w:val="0"/>
        </w:rPr>
        <w:t xml:space="preserve">RawCode: Aneu Ane2</w:t>
      </w:r>
    </w:p>
    <w:p w:rsidR="00000000" w:rsidDel="00000000" w:rsidP="00000000" w:rsidRDefault="00000000" w:rsidRPr="00000000" w14:paraId="00000EE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ED">
      <w:pPr>
        <w:numPr>
          <w:ilvl w:val="0"/>
          <w:numId w:val="80"/>
        </w:numPr>
        <w:spacing w:after="0" w:afterAutospacing="0"/>
        <w:ind w:left="720" w:hanging="360"/>
      </w:pPr>
      <w:r w:rsidDel="00000000" w:rsidR="00000000" w:rsidRPr="00000000">
        <w:rPr>
          <w:rtl w:val="0"/>
        </w:rPr>
        <w:t xml:space="preserve">Shop selection for selecting Heroes with inventories</w:t>
      </w:r>
    </w:p>
    <w:p w:rsidR="00000000" w:rsidDel="00000000" w:rsidP="00000000" w:rsidRDefault="00000000" w:rsidRPr="00000000" w14:paraId="00000EEE">
      <w:pPr>
        <w:numPr>
          <w:ilvl w:val="0"/>
          <w:numId w:val="80"/>
        </w:numPr>
        <w:ind w:left="720" w:hanging="360"/>
      </w:pPr>
      <w:r w:rsidDel="00000000" w:rsidR="00000000" w:rsidRPr="00000000">
        <w:rPr>
          <w:rtl w:val="0"/>
        </w:rPr>
        <w:t xml:space="preserve">Allows anyone with vision to command the unit to use abilities and items, but not (directly) movement or attacking.</w:t>
      </w:r>
    </w:p>
    <w:p w:rsidR="00000000" w:rsidDel="00000000" w:rsidP="00000000" w:rsidRDefault="00000000" w:rsidRPr="00000000" w14:paraId="00000EEF">
      <w:pPr>
        <w:pStyle w:val="Heading2"/>
        <w:ind w:firstLine="720"/>
        <w:rPr/>
      </w:pPr>
      <w:bookmarkStart w:colFirst="0" w:colLast="0" w:name="_h0806hexy1nb" w:id="304"/>
      <w:bookmarkEnd w:id="304"/>
      <w:r w:rsidDel="00000000" w:rsidR="00000000" w:rsidRPr="00000000">
        <w:rPr>
          <w:rtl w:val="0"/>
        </w:rPr>
        <w:t xml:space="preserve">-Sell Items / Sell Units:</w:t>
      </w:r>
    </w:p>
    <w:p w:rsidR="00000000" w:rsidDel="00000000" w:rsidP="00000000" w:rsidRDefault="00000000" w:rsidRPr="00000000" w14:paraId="00000EF0">
      <w:pPr>
        <w:ind w:left="720" w:firstLine="720"/>
        <w:rPr/>
      </w:pPr>
      <w:r w:rsidDel="00000000" w:rsidR="00000000" w:rsidRPr="00000000">
        <w:rPr>
          <w:rtl w:val="0"/>
        </w:rPr>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EF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F2">
      <w:pPr>
        <w:ind w:left="720" w:firstLine="720"/>
        <w:rPr/>
      </w:pPr>
      <w:r w:rsidDel="00000000" w:rsidR="00000000" w:rsidRPr="00000000">
        <w:rPr>
          <w:rtl w:val="0"/>
        </w:rPr>
        <w:t xml:space="preserve">RawCode: Asid Asud</w:t>
      </w:r>
    </w:p>
    <w:p w:rsidR="00000000" w:rsidDel="00000000" w:rsidP="00000000" w:rsidRDefault="00000000" w:rsidRPr="00000000" w14:paraId="00000EF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F4">
      <w:pPr>
        <w:numPr>
          <w:ilvl w:val="0"/>
          <w:numId w:val="80"/>
        </w:numPr>
        <w:spacing w:after="0" w:afterAutospacing="0"/>
        <w:ind w:left="720" w:hanging="360"/>
      </w:pPr>
      <w:r w:rsidDel="00000000" w:rsidR="00000000" w:rsidRPr="00000000">
        <w:rPr>
          <w:rtl w:val="0"/>
        </w:rPr>
        <w:t xml:space="preserve">Shop selection for units without inventories</w:t>
      </w:r>
    </w:p>
    <w:p w:rsidR="00000000" w:rsidDel="00000000" w:rsidP="00000000" w:rsidRDefault="00000000" w:rsidRPr="00000000" w14:paraId="00000EF5">
      <w:pPr>
        <w:numPr>
          <w:ilvl w:val="0"/>
          <w:numId w:val="80"/>
        </w:numPr>
        <w:spacing w:after="0" w:afterAutospacing="0"/>
        <w:ind w:left="720" w:hanging="360"/>
        <w:rPr>
          <w:ins w:author="theyugiohcardforger" w:id="161" w:date="2025-07-20T22:00:30Z"/>
        </w:rPr>
      </w:pPr>
      <w:r w:rsidDel="00000000" w:rsidR="00000000" w:rsidRPr="00000000">
        <w:rPr>
          <w:rtl w:val="0"/>
        </w:rPr>
        <w:t xml:space="preserve">Enables adding Items/Units to the shop (by trigger)</w:t>
      </w:r>
      <w:ins w:author="theyugiohcardforger" w:id="161" w:date="2025-07-20T22:00:30Z">
        <w:r w:rsidDel="00000000" w:rsidR="00000000" w:rsidRPr="00000000">
          <w:rPr>
            <w:rtl w:val="0"/>
          </w:rPr>
        </w:r>
      </w:ins>
    </w:p>
    <w:p w:rsidR="00000000" w:rsidDel="00000000" w:rsidP="00000000" w:rsidRDefault="00000000" w:rsidRPr="00000000" w14:paraId="00000EF6">
      <w:pPr>
        <w:numPr>
          <w:ilvl w:val="0"/>
          <w:numId w:val="80"/>
        </w:numPr>
        <w:ind w:left="720" w:hanging="360"/>
      </w:pPr>
      <w:ins w:author="theyugiohcardforger" w:id="161" w:date="2025-07-20T22:00:30Z">
        <w:r w:rsidDel="00000000" w:rsidR="00000000" w:rsidRPr="00000000">
          <w:rPr>
            <w:rtl w:val="0"/>
          </w:rPr>
          <w:t xml:space="preserve">Removing the Asud ability from a unit will also remove the abiilty to buy units from that unit that were added via triggers. </w:t>
        </w:r>
        <w:r w:rsidDel="00000000" w:rsidR="00000000" w:rsidRPr="00000000">
          <w:rPr>
            <w:color w:val="9900ff"/>
            <w:rtl w:val="0"/>
          </w:rPr>
          <w:t xml:space="preserve">(KitsuneTailsPrower)</w:t>
        </w:r>
      </w:ins>
      <w:r w:rsidDel="00000000" w:rsidR="00000000" w:rsidRPr="00000000">
        <w:rPr>
          <w:rtl w:val="0"/>
        </w:rPr>
      </w:r>
    </w:p>
    <w:p w:rsidR="00000000" w:rsidDel="00000000" w:rsidP="00000000" w:rsidRDefault="00000000" w:rsidRPr="00000000" w14:paraId="00000EF7">
      <w:pPr>
        <w:pStyle w:val="Heading2"/>
        <w:ind w:firstLine="720"/>
        <w:rPr/>
      </w:pPr>
      <w:bookmarkStart w:colFirst="0" w:colLast="0" w:name="_98bz3wl9c36i" w:id="305"/>
      <w:bookmarkEnd w:id="305"/>
      <w:r w:rsidDel="00000000" w:rsidR="00000000" w:rsidRPr="00000000">
        <w:rPr>
          <w:rtl w:val="0"/>
        </w:rPr>
        <w:t xml:space="preserve">-Shop Purchase Item:</w:t>
      </w:r>
    </w:p>
    <w:p w:rsidR="00000000" w:rsidDel="00000000" w:rsidP="00000000" w:rsidRDefault="00000000" w:rsidRPr="00000000" w14:paraId="00000EF8">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EF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EFA">
      <w:pPr>
        <w:ind w:left="720" w:firstLine="720"/>
        <w:rPr/>
      </w:pPr>
      <w:r w:rsidDel="00000000" w:rsidR="00000000" w:rsidRPr="00000000">
        <w:rPr>
          <w:rtl w:val="0"/>
        </w:rPr>
        <w:t xml:space="preserve">RawCode: Apit</w:t>
      </w:r>
    </w:p>
    <w:p w:rsidR="00000000" w:rsidDel="00000000" w:rsidP="00000000" w:rsidRDefault="00000000" w:rsidRPr="00000000" w14:paraId="00000EF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EFC">
      <w:pPr>
        <w:numPr>
          <w:ilvl w:val="0"/>
          <w:numId w:val="80"/>
        </w:numPr>
        <w:spacing w:after="0" w:afterAutospacing="0"/>
        <w:ind w:left="720" w:hanging="360"/>
      </w:pPr>
      <w:r w:rsidDel="00000000" w:rsidR="00000000" w:rsidRPr="00000000">
        <w:rPr>
          <w:rtl w:val="0"/>
        </w:rPr>
        <w:t xml:space="preserve">Effect that plays when item is purchased</w:t>
      </w:r>
    </w:p>
    <w:p w:rsidR="00000000" w:rsidDel="00000000" w:rsidP="00000000" w:rsidRDefault="00000000" w:rsidRPr="00000000" w14:paraId="00000EFD">
      <w:pPr>
        <w:numPr>
          <w:ilvl w:val="0"/>
          <w:numId w:val="80"/>
        </w:numPr>
        <w:ind w:left="720" w:hanging="360"/>
      </w:pPr>
      <w:r w:rsidDel="00000000" w:rsidR="00000000" w:rsidRPr="00000000">
        <w:rPr>
          <w:rtl w:val="0"/>
        </w:rPr>
        <w:t xml:space="preserve">Gives Gold/Lumber for items</w:t>
      </w:r>
    </w:p>
    <w:p w:rsidR="00000000" w:rsidDel="00000000" w:rsidP="00000000" w:rsidRDefault="00000000" w:rsidRPr="00000000" w14:paraId="00000EFE">
      <w:pPr>
        <w:pStyle w:val="Heading2"/>
        <w:ind w:firstLine="720"/>
        <w:rPr/>
      </w:pPr>
      <w:bookmarkStart w:colFirst="0" w:colLast="0" w:name="_7vugpa759a13" w:id="306"/>
      <w:bookmarkEnd w:id="306"/>
      <w:r w:rsidDel="00000000" w:rsidR="00000000" w:rsidRPr="00000000">
        <w:rPr>
          <w:rtl w:val="0"/>
        </w:rPr>
        <w:t xml:space="preserve">-Shop Sharing:</w:t>
      </w:r>
    </w:p>
    <w:p w:rsidR="00000000" w:rsidDel="00000000" w:rsidP="00000000" w:rsidRDefault="00000000" w:rsidRPr="00000000" w14:paraId="00000EFF">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F0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01">
      <w:pPr>
        <w:ind w:left="720" w:firstLine="720"/>
        <w:rPr/>
      </w:pPr>
      <w:r w:rsidDel="00000000" w:rsidR="00000000" w:rsidRPr="00000000">
        <w:rPr>
          <w:rtl w:val="0"/>
        </w:rPr>
        <w:t xml:space="preserve">RawCode: Aall</w:t>
      </w:r>
    </w:p>
    <w:p w:rsidR="00000000" w:rsidDel="00000000" w:rsidP="00000000" w:rsidRDefault="00000000" w:rsidRPr="00000000" w14:paraId="00000F0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03">
      <w:pPr>
        <w:numPr>
          <w:ilvl w:val="0"/>
          <w:numId w:val="80"/>
        </w:numPr>
        <w:spacing w:after="0" w:afterAutospacing="0"/>
        <w:ind w:left="720" w:hanging="360"/>
      </w:pPr>
      <w:r w:rsidDel="00000000" w:rsidR="00000000" w:rsidRPr="00000000">
        <w:rPr>
          <w:rtl w:val="0"/>
        </w:rPr>
        <w:t xml:space="preserve">Allow shop to share with allies?</w:t>
      </w:r>
    </w:p>
    <w:p w:rsidR="00000000" w:rsidDel="00000000" w:rsidP="00000000" w:rsidRDefault="00000000" w:rsidRPr="00000000" w14:paraId="00000F04">
      <w:pPr>
        <w:numPr>
          <w:ilvl w:val="0"/>
          <w:numId w:val="80"/>
        </w:numPr>
        <w:spacing w:after="0" w:afterAutospacing="0"/>
        <w:ind w:left="720" w:hanging="360"/>
      </w:pPr>
      <w:r w:rsidDel="00000000" w:rsidR="00000000" w:rsidRPr="00000000">
        <w:rPr>
          <w:rtl w:val="0"/>
        </w:rPr>
        <w:t xml:space="preserve">Same as Select Unit except only works for allies.</w:t>
      </w:r>
    </w:p>
    <w:p w:rsidR="00000000" w:rsidDel="00000000" w:rsidP="00000000" w:rsidRDefault="00000000" w:rsidRPr="00000000" w14:paraId="00000F05">
      <w:pPr>
        <w:numPr>
          <w:ilvl w:val="0"/>
          <w:numId w:val="80"/>
        </w:numPr>
        <w:spacing w:after="0" w:afterAutospacing="0"/>
        <w:ind w:left="720" w:hanging="360"/>
      </w:pPr>
      <w:r w:rsidDel="00000000" w:rsidR="00000000" w:rsidRPr="00000000">
        <w:rPr>
          <w:rtl w:val="0"/>
        </w:rPr>
        <w:t xml:space="preserve">Also exposes abilities to allies (e.g. if given to a town hall, your allies could cast call to arms for you)</w:t>
      </w:r>
    </w:p>
    <w:p w:rsidR="00000000" w:rsidDel="00000000" w:rsidP="00000000" w:rsidRDefault="00000000" w:rsidRPr="00000000" w14:paraId="00000F06">
      <w:pPr>
        <w:numPr>
          <w:ilvl w:val="0"/>
          <w:numId w:val="80"/>
        </w:numPr>
        <w:ind w:left="720" w:hanging="360"/>
      </w:pPr>
      <w:r w:rsidDel="00000000" w:rsidR="00000000" w:rsidRPr="00000000">
        <w:rPr>
          <w:rtl w:val="0"/>
        </w:rPr>
        <w:t xml:space="preserve">If given to heroes, this ability allows players to learn new skills for them (great for computer controlled heroes). </w:t>
      </w:r>
      <w:r w:rsidDel="00000000" w:rsidR="00000000" w:rsidRPr="00000000">
        <w:rPr>
          <w:color w:val="9900ff"/>
          <w:rtl w:val="0"/>
        </w:rPr>
        <w:t xml:space="preserve">(PauloHPBender)</w:t>
      </w:r>
      <w:r w:rsidDel="00000000" w:rsidR="00000000" w:rsidRPr="00000000">
        <w:rPr>
          <w:rtl w:val="0"/>
        </w:rPr>
      </w:r>
    </w:p>
    <w:p w:rsidR="00000000" w:rsidDel="00000000" w:rsidP="00000000" w:rsidRDefault="00000000" w:rsidRPr="00000000" w14:paraId="00000F07">
      <w:pPr>
        <w:pStyle w:val="Heading2"/>
        <w:ind w:firstLine="720"/>
        <w:rPr/>
      </w:pPr>
      <w:bookmarkStart w:colFirst="0" w:colLast="0" w:name="_5yex7qqerff" w:id="307"/>
      <w:bookmarkEnd w:id="307"/>
      <w:r w:rsidDel="00000000" w:rsidR="00000000" w:rsidRPr="00000000">
        <w:rPr>
          <w:rtl w:val="0"/>
        </w:rPr>
        <w:t xml:space="preserve">-Unit Inventory:</w:t>
      </w:r>
    </w:p>
    <w:p w:rsidR="00000000" w:rsidDel="00000000" w:rsidP="00000000" w:rsidRDefault="00000000" w:rsidRPr="00000000" w14:paraId="00000F08">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F0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0A">
      <w:pPr>
        <w:ind w:left="720" w:firstLine="720"/>
        <w:rPr/>
      </w:pPr>
      <w:r w:rsidDel="00000000" w:rsidR="00000000" w:rsidRPr="00000000">
        <w:rPr>
          <w:rtl w:val="0"/>
        </w:rPr>
        <w:t xml:space="preserve">RawCode: Apak Aion Aihn Aien Aiun</w:t>
      </w:r>
    </w:p>
    <w:p w:rsidR="00000000" w:rsidDel="00000000" w:rsidP="00000000" w:rsidRDefault="00000000" w:rsidRPr="00000000" w14:paraId="00000F0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0C">
      <w:pPr>
        <w:numPr>
          <w:ilvl w:val="0"/>
          <w:numId w:val="80"/>
        </w:numPr>
        <w:spacing w:after="0" w:afterAutospacing="0"/>
        <w:ind w:left="720" w:hanging="360"/>
      </w:pPr>
      <w:r w:rsidDel="00000000" w:rsidR="00000000" w:rsidRPr="00000000">
        <w:rPr>
          <w:rtl w:val="0"/>
        </w:rPr>
        <w:t xml:space="preserve">Inventory for units.</w:t>
      </w:r>
    </w:p>
    <w:p w:rsidR="00000000" w:rsidDel="00000000" w:rsidP="00000000" w:rsidRDefault="00000000" w:rsidRPr="00000000" w14:paraId="00000F0D">
      <w:pPr>
        <w:numPr>
          <w:ilvl w:val="0"/>
          <w:numId w:val="80"/>
        </w:numPr>
        <w:spacing w:after="0" w:afterAutospacing="0"/>
        <w:ind w:left="720" w:hanging="360"/>
      </w:pPr>
      <w:r w:rsidDel="00000000" w:rsidR="00000000" w:rsidRPr="00000000">
        <w:rPr>
          <w:rtl w:val="0"/>
        </w:rPr>
        <w:t xml:space="preserve">If the ability is removed, all items will drop on the ground.</w:t>
      </w:r>
    </w:p>
    <w:p w:rsidR="00000000" w:rsidDel="00000000" w:rsidP="00000000" w:rsidRDefault="00000000" w:rsidRPr="00000000" w14:paraId="00000F0E">
      <w:pPr>
        <w:numPr>
          <w:ilvl w:val="0"/>
          <w:numId w:val="80"/>
        </w:numPr>
        <w:spacing w:after="0" w:afterAutospacing="0"/>
        <w:ind w:left="720" w:hanging="360"/>
        <w:rPr>
          <w:ins w:author="Muhammad Daffa Abiyyu Rahman" w:id="162" w:date="2026-07-03T17:45:25Z"/>
        </w:rPr>
      </w:pPr>
      <w:r w:rsidDel="00000000" w:rsidR="00000000" w:rsidRPr="00000000">
        <w:rPr>
          <w:rtl w:val="0"/>
        </w:rPr>
        <w:t xml:space="preserve">If can use Item is active and non-hero obtain stat items, the game will crash </w:t>
      </w:r>
      <w:r w:rsidDel="00000000" w:rsidR="00000000" w:rsidRPr="00000000">
        <w:rPr>
          <w:color w:val="9900ff"/>
          <w:rtl w:val="0"/>
        </w:rPr>
        <w:t xml:space="preserve">(Daffa)</w:t>
      </w:r>
      <w:ins w:author="Muhammad Daffa Abiyyu Rahman" w:id="162" w:date="2026-07-03T17:45:25Z">
        <w:r w:rsidDel="00000000" w:rsidR="00000000" w:rsidRPr="00000000">
          <w:rPr>
            <w:rtl w:val="0"/>
          </w:rPr>
        </w:r>
      </w:ins>
    </w:p>
    <w:p w:rsidR="00000000" w:rsidDel="00000000" w:rsidP="00000000" w:rsidRDefault="00000000" w:rsidRPr="00000000" w14:paraId="00000F0F">
      <w:pPr>
        <w:numPr>
          <w:ilvl w:val="1"/>
          <w:numId w:val="80"/>
        </w:numPr>
        <w:ind w:left="1440" w:hanging="360"/>
        <w:rPr>
          <w:color w:val="9900ff"/>
        </w:rPr>
      </w:pPr>
      <w:ins w:author="Muhammad Daffa Abiyyu Rahman" w:id="162" w:date="2026-07-03T17:45:25Z">
        <w:r w:rsidDel="00000000" w:rsidR="00000000" w:rsidRPr="00000000">
          <w:rPr>
            <w:color w:val="9900ff"/>
            <w:rtl w:val="0"/>
          </w:rPr>
          <w:t xml:space="preserve">2.0.4 does not show this behavior, instead it will take the item like usual (Daffa)</w:t>
        </w:r>
      </w:ins>
      <w:r w:rsidDel="00000000" w:rsidR="00000000" w:rsidRPr="00000000">
        <w:rPr>
          <w:rtl w:val="0"/>
        </w:rPr>
      </w:r>
    </w:p>
    <w:p w:rsidR="00000000" w:rsidDel="00000000" w:rsidP="00000000" w:rsidRDefault="00000000" w:rsidRPr="00000000" w14:paraId="00000F10">
      <w:pPr>
        <w:pStyle w:val="Heading2"/>
        <w:ind w:firstLine="720"/>
        <w:rPr/>
      </w:pPr>
      <w:bookmarkStart w:colFirst="0" w:colLast="0" w:name="_2b1y3tb5kica" w:id="308"/>
      <w:bookmarkEnd w:id="308"/>
      <w:r w:rsidDel="00000000" w:rsidR="00000000" w:rsidRPr="00000000">
        <w:rPr>
          <w:rtl w:val="0"/>
        </w:rPr>
        <w:t xml:space="preserve">-Unload:</w:t>
      </w:r>
    </w:p>
    <w:p w:rsidR="00000000" w:rsidDel="00000000" w:rsidP="00000000" w:rsidRDefault="00000000" w:rsidRPr="00000000" w14:paraId="00000F11">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F1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13">
      <w:pPr>
        <w:ind w:left="720" w:firstLine="720"/>
        <w:rPr/>
      </w:pPr>
      <w:r w:rsidDel="00000000" w:rsidR="00000000" w:rsidRPr="00000000">
        <w:rPr>
          <w:rtl w:val="0"/>
        </w:rPr>
        <w:t xml:space="preserve">RawCode: Adro Sdro</w:t>
      </w:r>
    </w:p>
    <w:p w:rsidR="00000000" w:rsidDel="00000000" w:rsidP="00000000" w:rsidRDefault="00000000" w:rsidRPr="00000000" w14:paraId="00000F1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15">
      <w:pPr>
        <w:numPr>
          <w:ilvl w:val="0"/>
          <w:numId w:val="80"/>
        </w:numPr>
        <w:spacing w:after="0" w:afterAutospacing="0"/>
        <w:ind w:left="720" w:hanging="360"/>
      </w:pPr>
      <w:r w:rsidDel="00000000" w:rsidR="00000000" w:rsidRPr="00000000">
        <w:rPr>
          <w:rtl w:val="0"/>
        </w:rPr>
        <w:t xml:space="preserve">Used with “Load”.</w:t>
      </w:r>
    </w:p>
    <w:p w:rsidR="00000000" w:rsidDel="00000000" w:rsidP="00000000" w:rsidRDefault="00000000" w:rsidRPr="00000000" w14:paraId="00000F16">
      <w:pPr>
        <w:numPr>
          <w:ilvl w:val="0"/>
          <w:numId w:val="80"/>
        </w:numPr>
        <w:ind w:left="720" w:hanging="360"/>
      </w:pPr>
      <w:r w:rsidDel="00000000" w:rsidR="00000000" w:rsidRPr="00000000">
        <w:rPr>
          <w:rtl w:val="0"/>
        </w:rPr>
        <w:t xml:space="preserve">Can be used with Devour to “regurgitate” units </w:t>
      </w:r>
      <w:r w:rsidDel="00000000" w:rsidR="00000000" w:rsidRPr="00000000">
        <w:rPr>
          <w:color w:val="9900ff"/>
          <w:rtl w:val="0"/>
        </w:rPr>
        <w:t xml:space="preserve">(Kino)</w:t>
      </w:r>
      <w:r w:rsidDel="00000000" w:rsidR="00000000" w:rsidRPr="00000000">
        <w:rPr>
          <w:rtl w:val="0"/>
        </w:rPr>
      </w:r>
    </w:p>
    <w:p w:rsidR="00000000" w:rsidDel="00000000" w:rsidP="00000000" w:rsidRDefault="00000000" w:rsidRPr="00000000" w14:paraId="00000F17">
      <w:pPr>
        <w:pStyle w:val="Heading2"/>
        <w:rPr>
          <w:color w:val="dd7e6b"/>
          <w:sz w:val="24"/>
          <w:szCs w:val="24"/>
        </w:rPr>
      </w:pPr>
      <w:bookmarkStart w:colFirst="0" w:colLast="0" w:name="_xyk9kfgeaua8" w:id="309"/>
      <w:bookmarkEnd w:id="309"/>
      <w:r w:rsidDel="00000000" w:rsidR="00000000" w:rsidRPr="00000000">
        <w:rPr>
          <w:rtl w:val="0"/>
        </w:rPr>
        <w:t xml:space="preserve">-Wander (Neutral) </w:t>
        <w:br w:type="textWrapping"/>
      </w:r>
      <w:r w:rsidDel="00000000" w:rsidR="00000000" w:rsidRPr="00000000">
        <w:rPr>
          <w:color w:val="dd7e6b"/>
          <w:sz w:val="24"/>
          <w:szCs w:val="24"/>
          <w:rtl w:val="0"/>
        </w:rPr>
        <w:t xml:space="preserve">‘Awan’</w:t>
      </w:r>
    </w:p>
    <w:p w:rsidR="00000000" w:rsidDel="00000000" w:rsidP="00000000" w:rsidRDefault="00000000" w:rsidRPr="00000000" w14:paraId="00000F18">
      <w:pPr>
        <w:rPr>
          <w:color w:val="ff9900"/>
        </w:rPr>
      </w:pPr>
      <w:sdt>
        <w:sdtPr>
          <w:alias w:val="WE Ability tag"/>
          <w:id w:val="1764996402"/>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r w:rsidDel="00000000" w:rsidR="00000000" w:rsidRPr="00000000">
        <w:rPr>
          <w:rtl w:val="0"/>
        </w:rPr>
      </w:r>
    </w:p>
    <w:p w:rsidR="00000000" w:rsidDel="00000000" w:rsidP="00000000" w:rsidRDefault="00000000" w:rsidRPr="00000000" w14:paraId="00000F19">
      <w:pPr>
        <w:rPr>
          <w:color w:val="ff9900"/>
        </w:rPr>
      </w:pPr>
      <w:r w:rsidDel="00000000" w:rsidR="00000000" w:rsidRPr="00000000">
        <w:rPr>
          <w:b w:val="1"/>
          <w:bCs w:val="1"/>
          <w:color w:val="980000"/>
          <w:rtl w:val="0"/>
        </w:rPr>
        <w:t xml:space="preserve">Latest tested version</w:t>
      </w:r>
      <w:r w:rsidDel="00000000" w:rsidR="00000000" w:rsidRPr="00000000">
        <w:rPr>
          <w:rtl w:val="0"/>
        </w:rPr>
        <w:t xml:space="preserve"> 1.28.5.7680</w:t>
      </w: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Causes this unit to wander around without purpose. Issues “move” command. The unit will be unable to acquire targets to attack while moving. Move a random distance with a random angle every 7 seconds. This distance length is considered for neutral units. May run into enemy units.</w:t>
      </w:r>
    </w:p>
    <w:p w:rsidR="00000000" w:rsidDel="00000000" w:rsidP="00000000" w:rsidRDefault="00000000" w:rsidRPr="00000000" w14:paraId="00000F1B">
      <w:pPr>
        <w:rPr/>
      </w:pPr>
      <w:r w:rsidDel="00000000" w:rsidR="00000000" w:rsidRPr="00000000">
        <w:rPr>
          <w:rtl w:val="0"/>
        </w:rPr>
        <w:t xml:space="preserve">   If an enemy of this unit attacks a nearby friendly unit, all units with Wander will run away if they don’t have an attack. You can test it by placing neutral </w:t>
      </w:r>
      <w:r w:rsidDel="00000000" w:rsidR="00000000" w:rsidRPr="00000000">
        <w:rPr>
          <w:u w:val="single"/>
          <w:rtl w:val="0"/>
        </w:rPr>
        <w:t xml:space="preserve">hostile</w:t>
      </w:r>
      <w:r w:rsidDel="00000000" w:rsidR="00000000" w:rsidRPr="00000000">
        <w:rPr>
          <w:rtl w:val="0"/>
        </w:rPr>
        <w:t xml:space="preserve"> deers and attack one of them. I discovered while working on Age of Humanity, attacking deers (Neutral Hostile) causes all nearby deers to run away to the opposite direction. Orders units to run away if the attack was within 600 AoE. It takes a short delay to reactivate this order so a unit can be attacked multiple times before this ability is activated again.</w:t>
      </w:r>
      <w:sdt>
        <w:sdtPr>
          <w:alias w:val="Named contributors"/>
          <w:id w:val="-1713111796"/>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0F1C">
      <w:pPr>
        <w:rPr>
          <w:b w:val="1"/>
          <w:bCs w:val="1"/>
          <w:color w:val="980000"/>
        </w:rPr>
      </w:pPr>
      <w:r w:rsidDel="00000000" w:rsidR="00000000" w:rsidRPr="00000000">
        <w:rPr>
          <w:b w:val="1"/>
          <w:bCs w:val="1"/>
          <w:color w:val="980000"/>
          <w:rtl w:val="0"/>
        </w:rPr>
        <w:t xml:space="preserve">Data - Cooldown </w:t>
      </w:r>
      <w:r w:rsidDel="00000000" w:rsidR="00000000" w:rsidRPr="00000000">
        <w:rPr>
          <w:color w:val="980000"/>
          <w:rtl w:val="0"/>
        </w:rPr>
        <w:t xml:space="preserve">and </w:t>
      </w:r>
      <w:r w:rsidDel="00000000" w:rsidR="00000000" w:rsidRPr="00000000">
        <w:rPr>
          <w:b w:val="1"/>
          <w:bCs w:val="1"/>
          <w:color w:val="980000"/>
          <w:rtl w:val="0"/>
        </w:rPr>
        <w:t xml:space="preserve">Duration</w:t>
      </w:r>
    </w:p>
    <w:p w:rsidR="00000000" w:rsidDel="00000000" w:rsidP="00000000" w:rsidRDefault="00000000" w:rsidRPr="00000000" w14:paraId="00000F1D">
      <w:pPr>
        <w:numPr>
          <w:ilvl w:val="0"/>
          <w:numId w:val="80"/>
        </w:numPr>
        <w:ind w:left="720" w:hanging="360"/>
      </w:pPr>
      <w:r w:rsidDel="00000000" w:rsidR="00000000" w:rsidRPr="00000000">
        <w:rPr>
          <w:rtl w:val="0"/>
        </w:rPr>
        <w:t xml:space="preserve">Has no discernible effect</w:t>
      </w:r>
    </w:p>
    <w:p w:rsidR="00000000" w:rsidDel="00000000" w:rsidP="00000000" w:rsidRDefault="00000000" w:rsidRPr="00000000" w14:paraId="00000F1E">
      <w:pPr>
        <w:pStyle w:val="Heading2"/>
        <w:rPr/>
      </w:pPr>
      <w:bookmarkStart w:colFirst="0" w:colLast="0" w:name="_i47f9l8ttu6m" w:id="310"/>
      <w:bookmarkEnd w:id="310"/>
      <w:r w:rsidDel="00000000" w:rsidR="00000000" w:rsidRPr="00000000">
        <w:rPr>
          <w:rtl w:val="0"/>
        </w:rPr>
        <w:tab/>
        <w:t xml:space="preserve">-Waygate / -Waygate Ability:</w:t>
      </w:r>
    </w:p>
    <w:p w:rsidR="00000000" w:rsidDel="00000000" w:rsidP="00000000" w:rsidRDefault="00000000" w:rsidRPr="00000000" w14:paraId="00000F1F">
      <w:pPr>
        <w:rPr/>
      </w:pPr>
      <w:r w:rsidDel="00000000" w:rsidR="00000000" w:rsidRPr="00000000">
        <w:rPr>
          <w:b w:val="1"/>
          <w:bCs w:val="1"/>
          <w:color w:val="ff0000"/>
          <w:rtl w:val="0"/>
        </w:rPr>
        <w:tab/>
        <w:tab/>
      </w:r>
      <w:r w:rsidDel="00000000" w:rsidR="00000000" w:rsidRPr="00000000">
        <w:rPr>
          <w:rtl w:val="0"/>
        </w:rPr>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F2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21">
      <w:pPr>
        <w:ind w:left="720" w:firstLine="720"/>
        <w:rPr/>
      </w:pPr>
      <w:r w:rsidDel="00000000" w:rsidR="00000000" w:rsidRPr="00000000">
        <w:rPr>
          <w:rtl w:val="0"/>
        </w:rPr>
        <w:t xml:space="preserve">RawCode: Awrp</w:t>
      </w:r>
    </w:p>
    <w:p w:rsidR="00000000" w:rsidDel="00000000" w:rsidP="00000000" w:rsidRDefault="00000000" w:rsidRPr="00000000" w14:paraId="00000F2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23">
      <w:pPr>
        <w:numPr>
          <w:ilvl w:val="0"/>
          <w:numId w:val="5"/>
        </w:numPr>
        <w:spacing w:after="0" w:afterAutospacing="0"/>
        <w:ind w:left="2160" w:hanging="360"/>
      </w:pPr>
      <w:r w:rsidDel="00000000" w:rsidR="00000000" w:rsidRPr="00000000">
        <w:rPr>
          <w:rtl w:val="0"/>
        </w:rPr>
        <w:t xml:space="preserve">A waygate can go inside itself (It's a one way trip though)</w:t>
      </w:r>
    </w:p>
    <w:p w:rsidR="00000000" w:rsidDel="00000000" w:rsidP="00000000" w:rsidRDefault="00000000" w:rsidRPr="00000000" w14:paraId="00000F24">
      <w:pPr>
        <w:numPr>
          <w:ilvl w:val="0"/>
          <w:numId w:val="5"/>
        </w:numPr>
        <w:spacing w:after="0" w:afterAutospacing="0"/>
        <w:ind w:left="2160" w:hanging="360"/>
      </w:pPr>
      <w:r w:rsidDel="00000000" w:rsidR="00000000" w:rsidRPr="00000000">
        <w:rPr>
          <w:rtl w:val="0"/>
        </w:rPr>
        <w:t xml:space="preserve">Setting the “Teleport Area Height/Width” changes how far the unit needs to be from the waygate before they can enter.</w:t>
      </w:r>
    </w:p>
    <w:p w:rsidR="00000000" w:rsidDel="00000000" w:rsidP="00000000" w:rsidRDefault="00000000" w:rsidRPr="00000000" w14:paraId="00000F25">
      <w:pPr>
        <w:numPr>
          <w:ilvl w:val="1"/>
          <w:numId w:val="5"/>
        </w:numPr>
        <w:spacing w:after="0" w:afterAutospacing="0"/>
        <w:ind w:left="2880" w:hanging="360"/>
      </w:pPr>
      <w:r w:rsidDel="00000000" w:rsidR="00000000" w:rsidRPr="00000000">
        <w:rPr>
          <w:rtl w:val="0"/>
        </w:rPr>
        <w:t xml:space="preserve">For example setting it to 1150/1150 will make it possible for units to enter the waygate while being as far away as a mortar teams attack range.</w:t>
      </w:r>
    </w:p>
    <w:p w:rsidR="00000000" w:rsidDel="00000000" w:rsidP="00000000" w:rsidRDefault="00000000" w:rsidRPr="00000000" w14:paraId="00000F26">
      <w:pPr>
        <w:numPr>
          <w:ilvl w:val="1"/>
          <w:numId w:val="5"/>
        </w:numPr>
        <w:ind w:left="2880" w:hanging="360"/>
      </w:pPr>
      <w:r w:rsidDel="00000000" w:rsidR="00000000" w:rsidRPr="00000000">
        <w:rPr>
          <w:rtl w:val="0"/>
        </w:rPr>
        <w:t xml:space="preserve">This does not change the destination size, the destination is always at the center of a region / Location.</w:t>
      </w:r>
    </w:p>
    <w:p w:rsidR="00000000" w:rsidDel="00000000" w:rsidP="00000000" w:rsidRDefault="00000000" w:rsidRPr="00000000" w14:paraId="00000F27">
      <w:pPr>
        <w:pStyle w:val="Heading2"/>
        <w:ind w:firstLine="720"/>
        <w:rPr/>
      </w:pPr>
      <w:bookmarkStart w:colFirst="0" w:colLast="0" w:name="_38eu04hs43nu" w:id="311"/>
      <w:bookmarkEnd w:id="311"/>
      <w:r w:rsidDel="00000000" w:rsidR="00000000" w:rsidRPr="00000000">
        <w:rPr>
          <w:rtl w:val="0"/>
        </w:rPr>
        <w:t xml:space="preserve">-Blight Placement:</w:t>
      </w:r>
    </w:p>
    <w:p w:rsidR="00000000" w:rsidDel="00000000" w:rsidP="00000000" w:rsidRDefault="00000000" w:rsidRPr="00000000" w14:paraId="00000F28">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0F2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2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2B">
      <w:pPr>
        <w:numPr>
          <w:ilvl w:val="0"/>
          <w:numId w:val="80"/>
        </w:numPr>
        <w:spacing w:after="0" w:afterAutospacing="0"/>
        <w:ind w:left="720" w:hanging="360"/>
      </w:pPr>
      <w:r w:rsidDel="00000000" w:rsidR="00000000" w:rsidRPr="00000000">
        <w:rPr>
          <w:rtl w:val="0"/>
        </w:rPr>
        <w:t xml:space="preserve">Places blight in a target area of size.</w:t>
      </w:r>
    </w:p>
    <w:p w:rsidR="00000000" w:rsidDel="00000000" w:rsidP="00000000" w:rsidRDefault="00000000" w:rsidRPr="00000000" w14:paraId="00000F2C">
      <w:pPr>
        <w:numPr>
          <w:ilvl w:val="0"/>
          <w:numId w:val="80"/>
        </w:numPr>
        <w:ind w:left="720" w:hanging="360"/>
      </w:pPr>
      <w:r w:rsidDel="00000000" w:rsidR="00000000" w:rsidRPr="00000000">
        <w:rPr>
          <w:rtl w:val="0"/>
        </w:rPr>
        <w:t xml:space="preserve">Only works when used as item ability.</w:t>
      </w:r>
    </w:p>
    <w:p w:rsidR="00000000" w:rsidDel="00000000" w:rsidP="00000000" w:rsidRDefault="00000000" w:rsidRPr="00000000" w14:paraId="00000F2D">
      <w:pPr>
        <w:pStyle w:val="Heading2"/>
        <w:ind w:firstLine="720"/>
        <w:rPr/>
      </w:pPr>
      <w:bookmarkStart w:colFirst="0" w:colLast="0" w:name="_sto714dcv3jj" w:id="312"/>
      <w:bookmarkEnd w:id="312"/>
      <w:r w:rsidDel="00000000" w:rsidR="00000000" w:rsidRPr="00000000">
        <w:rPr>
          <w:rtl w:val="0"/>
        </w:rPr>
        <w:t xml:space="preserve">-Build Tiny X:</w:t>
      </w:r>
    </w:p>
    <w:p w:rsidR="00000000" w:rsidDel="00000000" w:rsidP="00000000" w:rsidRDefault="00000000" w:rsidRPr="00000000" w14:paraId="00000F2E">
      <w:pPr>
        <w:rPr/>
      </w:pPr>
      <w:r w:rsidDel="00000000" w:rsidR="00000000" w:rsidRPr="00000000">
        <w:rPr>
          <w:rtl w:val="0"/>
        </w:rPr>
        <w:tab/>
        <w:tab/>
        <w:t xml:space="preserve">Tags: </w:t>
      </w:r>
      <w:r w:rsidDel="00000000" w:rsidR="00000000" w:rsidRPr="00000000">
        <w:rPr>
          <w:color w:val="0000ff"/>
          <w:rtl w:val="0"/>
        </w:rPr>
        <w:t xml:space="preserve">[Unique] [Summon]</w:t>
      </w:r>
      <w:r w:rsidDel="00000000" w:rsidR="00000000" w:rsidRPr="00000000">
        <w:rPr>
          <w:rtl w:val="0"/>
        </w:rPr>
      </w:r>
    </w:p>
    <w:p w:rsidR="00000000" w:rsidDel="00000000" w:rsidP="00000000" w:rsidRDefault="00000000" w:rsidRPr="00000000" w14:paraId="00000F2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30">
      <w:pPr>
        <w:ind w:left="720" w:firstLine="720"/>
        <w:rPr/>
      </w:pPr>
      <w:r w:rsidDel="00000000" w:rsidR="00000000" w:rsidRPr="00000000">
        <w:rPr>
          <w:rtl w:val="0"/>
        </w:rPr>
        <w:t xml:space="preserve">RawCode: AIbl AIbg AIbt AIbb AIbf AIbr AIbs AIbh</w:t>
      </w:r>
    </w:p>
    <w:p w:rsidR="00000000" w:rsidDel="00000000" w:rsidP="00000000" w:rsidRDefault="00000000" w:rsidRPr="00000000" w14:paraId="00000F3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32">
      <w:pPr>
        <w:numPr>
          <w:ilvl w:val="0"/>
          <w:numId w:val="80"/>
        </w:numPr>
        <w:spacing w:after="0" w:afterAutospacing="0"/>
        <w:ind w:left="720" w:hanging="360"/>
      </w:pPr>
      <w:r w:rsidDel="00000000" w:rsidR="00000000" w:rsidRPr="00000000">
        <w:rPr>
          <w:rtl w:val="0"/>
        </w:rPr>
        <w:t xml:space="preserve">“Stats - Duration - Normal”</w:t>
      </w:r>
    </w:p>
    <w:p w:rsidR="00000000" w:rsidDel="00000000" w:rsidP="00000000" w:rsidRDefault="00000000" w:rsidRPr="00000000" w14:paraId="00000F33">
      <w:pPr>
        <w:numPr>
          <w:ilvl w:val="1"/>
          <w:numId w:val="80"/>
        </w:numPr>
        <w:spacing w:after="0" w:afterAutospacing="0"/>
        <w:ind w:left="1440" w:hanging="360"/>
      </w:pPr>
      <w:r w:rsidDel="00000000" w:rsidR="00000000" w:rsidRPr="00000000">
        <w:rPr>
          <w:rtl w:val="0"/>
        </w:rPr>
        <w:t xml:space="preserve">The time it takes to build the unit/structure.</w:t>
      </w:r>
    </w:p>
    <w:p w:rsidR="00000000" w:rsidDel="00000000" w:rsidP="00000000" w:rsidRDefault="00000000" w:rsidRPr="00000000" w14:paraId="00000F34">
      <w:pPr>
        <w:numPr>
          <w:ilvl w:val="0"/>
          <w:numId w:val="80"/>
        </w:numPr>
        <w:spacing w:after="0" w:afterAutospacing="0"/>
        <w:ind w:left="720" w:hanging="360"/>
      </w:pPr>
      <w:r w:rsidDel="00000000" w:rsidR="00000000" w:rsidRPr="00000000">
        <w:rPr>
          <w:rtl w:val="0"/>
        </w:rPr>
        <w:t xml:space="preserve">Build Tiny X:</w:t>
      </w:r>
    </w:p>
    <w:p w:rsidR="00000000" w:rsidDel="00000000" w:rsidP="00000000" w:rsidRDefault="00000000" w:rsidRPr="00000000" w14:paraId="00000F35">
      <w:pPr>
        <w:numPr>
          <w:ilvl w:val="1"/>
          <w:numId w:val="80"/>
        </w:numPr>
        <w:spacing w:after="0" w:afterAutospacing="0"/>
        <w:ind w:left="1440" w:hanging="360"/>
      </w:pPr>
      <w:r w:rsidDel="00000000" w:rsidR="00000000" w:rsidRPr="00000000">
        <w:rPr>
          <w:rtl w:val="0"/>
        </w:rPr>
        <w:t xml:space="preserve">Order id = 852619</w:t>
      </w:r>
    </w:p>
    <w:p w:rsidR="00000000" w:rsidDel="00000000" w:rsidP="00000000" w:rsidRDefault="00000000" w:rsidRPr="00000000" w14:paraId="00000F36">
      <w:pPr>
        <w:numPr>
          <w:ilvl w:val="0"/>
          <w:numId w:val="80"/>
        </w:numPr>
        <w:spacing w:after="0" w:afterAutospacing="0"/>
        <w:ind w:left="720" w:hanging="360"/>
      </w:pPr>
      <w:r w:rsidDel="00000000" w:rsidR="00000000" w:rsidRPr="00000000">
        <w:rPr>
          <w:rtl w:val="0"/>
        </w:rPr>
        <w:t xml:space="preserve">Works with ‘Unit finishes construction’ event </w:t>
      </w:r>
      <w:r w:rsidDel="00000000" w:rsidR="00000000" w:rsidRPr="00000000">
        <w:rPr>
          <w:color w:val="9900ff"/>
          <w:rtl w:val="0"/>
        </w:rPr>
        <w:t xml:space="preserve">(Kino)</w:t>
      </w:r>
    </w:p>
    <w:p w:rsidR="00000000" w:rsidDel="00000000" w:rsidP="00000000" w:rsidRDefault="00000000" w:rsidRPr="00000000" w14:paraId="00000F37">
      <w:pPr>
        <w:numPr>
          <w:ilvl w:val="1"/>
          <w:numId w:val="80"/>
        </w:numPr>
        <w:spacing w:after="0" w:afterAutospacing="0"/>
        <w:ind w:left="1440" w:hanging="360"/>
      </w:pPr>
      <w:r w:rsidDel="00000000" w:rsidR="00000000" w:rsidRPr="00000000">
        <w:rPr>
          <w:rtl w:val="0"/>
        </w:rPr>
        <w:t xml:space="preserve">When triggered, constructed structure will be the same as triggering unit</w:t>
      </w:r>
    </w:p>
    <w:p w:rsidR="00000000" w:rsidDel="00000000" w:rsidP="00000000" w:rsidRDefault="00000000" w:rsidRPr="00000000" w14:paraId="00000F38">
      <w:pPr>
        <w:numPr>
          <w:ilvl w:val="0"/>
          <w:numId w:val="80"/>
        </w:numPr>
        <w:spacing w:after="0" w:afterAutospacing="0"/>
        <w:ind w:left="720" w:hanging="360"/>
        <w:rPr>
          <w:ins w:author="Flame of Change" w:id="163" w:date="2025-07-03T09:53:57Z"/>
        </w:rPr>
      </w:pPr>
      <w:r w:rsidDel="00000000" w:rsidR="00000000" w:rsidRPr="00000000">
        <w:rPr>
          <w:rtl w:val="0"/>
        </w:rPr>
        <w:t xml:space="preserve">If multiple units are selected but not all having this ability, it will not appear in the UI (1.36)</w:t>
      </w:r>
      <w:ins w:author="Flame of Change" w:id="163" w:date="2025-07-03T09:53:57Z">
        <w:r w:rsidDel="00000000" w:rsidR="00000000" w:rsidRPr="00000000">
          <w:rPr>
            <w:rtl w:val="0"/>
          </w:rPr>
        </w:r>
      </w:ins>
    </w:p>
    <w:p w:rsidR="00000000" w:rsidDel="00000000" w:rsidP="00000000" w:rsidRDefault="00000000" w:rsidRPr="00000000" w14:paraId="00000F39">
      <w:pPr>
        <w:numPr>
          <w:ilvl w:val="0"/>
          <w:numId w:val="80"/>
        </w:numPr>
        <w:spacing w:after="0" w:afterAutospacing="0"/>
        <w:ind w:left="720" w:hanging="360"/>
        <w:rPr>
          <w:ins w:author="Flame of Change" w:id="163" w:date="2025-07-03T09:53:57Z"/>
        </w:rPr>
      </w:pPr>
      <w:ins w:author="Flame of Change" w:id="163" w:date="2025-07-03T09:53:57Z">
        <w:r w:rsidDel="00000000" w:rsidR="00000000" w:rsidRPr="00000000">
          <w:rPr>
            <w:rtl w:val="0"/>
          </w:rPr>
          <w:t xml:space="preserve">If the ability is hidden, the unit cannot cast it through triggers</w:t>
        </w:r>
      </w:ins>
    </w:p>
    <w:p w:rsidR="00000000" w:rsidDel="00000000" w:rsidP="00000000" w:rsidRDefault="00000000" w:rsidRPr="00000000" w14:paraId="00000F3A">
      <w:pPr>
        <w:numPr>
          <w:ilvl w:val="1"/>
          <w:numId w:val="80"/>
        </w:numPr>
        <w:ind w:left="1440" w:hanging="360"/>
      </w:pPr>
      <w:ins w:author="Flame of Change" w:id="163" w:date="2025-07-03T09:53:57Z">
        <w:r w:rsidDel="00000000" w:rsidR="00000000" w:rsidRPr="00000000">
          <w:rPr>
            <w:rtl w:val="0"/>
          </w:rPr>
          <w:t xml:space="preserve">To make it work, unhide it before ordering, then hide again</w:t>
        </w:r>
      </w:ins>
      <w:r w:rsidDel="00000000" w:rsidR="00000000" w:rsidRPr="00000000">
        <w:rPr>
          <w:rtl w:val="0"/>
        </w:rPr>
      </w:r>
    </w:p>
    <w:p w:rsidR="00000000" w:rsidDel="00000000" w:rsidP="00000000" w:rsidRDefault="00000000" w:rsidRPr="00000000" w14:paraId="00000F3B">
      <w:pPr>
        <w:pStyle w:val="Heading2"/>
        <w:ind w:firstLine="720"/>
        <w:rPr/>
      </w:pPr>
      <w:bookmarkStart w:colFirst="0" w:colLast="0" w:name="_nb73hgksp4x1" w:id="313"/>
      <w:bookmarkEnd w:id="313"/>
      <w:r w:rsidDel="00000000" w:rsidR="00000000" w:rsidRPr="00000000">
        <w:rPr>
          <w:rtl w:val="0"/>
        </w:rPr>
        <w:t xml:space="preserve">-Bundle of Lumber:</w:t>
      </w:r>
    </w:p>
    <w:p w:rsidR="00000000" w:rsidDel="00000000" w:rsidP="00000000" w:rsidRDefault="00000000" w:rsidRPr="00000000" w14:paraId="00000F3C">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F3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3E">
      <w:pPr>
        <w:ind w:left="720" w:firstLine="720"/>
        <w:rPr/>
      </w:pPr>
      <w:r w:rsidDel="00000000" w:rsidR="00000000" w:rsidRPr="00000000">
        <w:rPr>
          <w:rtl w:val="0"/>
        </w:rPr>
        <w:t xml:space="preserve">RawCode: AIlu</w:t>
      </w:r>
    </w:p>
    <w:p w:rsidR="00000000" w:rsidDel="00000000" w:rsidP="00000000" w:rsidRDefault="00000000" w:rsidRPr="00000000" w14:paraId="00000F3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40">
      <w:pPr>
        <w:numPr>
          <w:ilvl w:val="0"/>
          <w:numId w:val="80"/>
        </w:numPr>
        <w:spacing w:after="0" w:afterAutospacing="0"/>
        <w:ind w:left="720" w:hanging="360"/>
      </w:pPr>
      <w:r w:rsidDel="00000000" w:rsidR="00000000" w:rsidRPr="00000000">
        <w:rPr>
          <w:rtl w:val="0"/>
        </w:rPr>
        <w:t xml:space="preserve">“Data - Lumber Given”</w:t>
      </w:r>
    </w:p>
    <w:p w:rsidR="00000000" w:rsidDel="00000000" w:rsidP="00000000" w:rsidRDefault="00000000" w:rsidRPr="00000000" w14:paraId="00000F41">
      <w:pPr>
        <w:numPr>
          <w:ilvl w:val="1"/>
          <w:numId w:val="80"/>
        </w:numPr>
        <w:ind w:left="1440" w:hanging="360"/>
      </w:pPr>
      <w:r w:rsidDel="00000000" w:rsidR="00000000" w:rsidRPr="00000000">
        <w:rPr>
          <w:rtl w:val="0"/>
        </w:rPr>
        <w:t xml:space="preserve">Negative numbers drain lumber instead.</w:t>
      </w:r>
    </w:p>
    <w:p w:rsidR="00000000" w:rsidDel="00000000" w:rsidP="00000000" w:rsidRDefault="00000000" w:rsidRPr="00000000" w14:paraId="00000F42">
      <w:pPr>
        <w:pStyle w:val="Heading2"/>
        <w:ind w:firstLine="720"/>
        <w:rPr/>
      </w:pPr>
      <w:bookmarkStart w:colFirst="0" w:colLast="0" w:name="_ust0utivllzq" w:id="314"/>
      <w:bookmarkEnd w:id="314"/>
      <w:r w:rsidDel="00000000" w:rsidR="00000000" w:rsidRPr="00000000">
        <w:rPr>
          <w:rtl w:val="0"/>
        </w:rPr>
        <w:t xml:space="preserve">-Change Time of Day:</w:t>
      </w:r>
    </w:p>
    <w:p w:rsidR="00000000" w:rsidDel="00000000" w:rsidP="00000000" w:rsidRDefault="00000000" w:rsidRPr="00000000" w14:paraId="00000F43">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F4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45">
      <w:pPr>
        <w:ind w:left="720" w:firstLine="720"/>
        <w:rPr/>
      </w:pPr>
      <w:r w:rsidDel="00000000" w:rsidR="00000000" w:rsidRPr="00000000">
        <w:rPr>
          <w:rtl w:val="0"/>
        </w:rPr>
        <w:t xml:space="preserve">RawCode: AIct</w:t>
      </w:r>
    </w:p>
    <w:p w:rsidR="00000000" w:rsidDel="00000000" w:rsidP="00000000" w:rsidRDefault="00000000" w:rsidRPr="00000000" w14:paraId="00000F4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47">
      <w:pPr>
        <w:numPr>
          <w:ilvl w:val="0"/>
          <w:numId w:val="80"/>
        </w:numPr>
        <w:spacing w:after="0" w:afterAutospacing="0"/>
        <w:ind w:left="720" w:hanging="360"/>
      </w:pPr>
      <w:r w:rsidDel="00000000" w:rsidR="00000000" w:rsidRPr="00000000">
        <w:rPr>
          <w:rtl w:val="0"/>
        </w:rPr>
        <w:t xml:space="preserve">Sets the time of day for a duration.</w:t>
      </w:r>
    </w:p>
    <w:p w:rsidR="00000000" w:rsidDel="00000000" w:rsidP="00000000" w:rsidRDefault="00000000" w:rsidRPr="00000000" w14:paraId="00000F48">
      <w:pPr>
        <w:numPr>
          <w:ilvl w:val="0"/>
          <w:numId w:val="80"/>
        </w:numPr>
        <w:spacing w:after="0" w:afterAutospacing="0"/>
        <w:ind w:left="720" w:hanging="360"/>
      </w:pPr>
      <w:r w:rsidDel="00000000" w:rsidR="00000000" w:rsidRPr="00000000">
        <w:rPr>
          <w:rtl w:val="0"/>
        </w:rPr>
        <w:t xml:space="preserve">Artificial “Night” and “Day” are colored purple or orange depending on the time. (</w:t>
      </w:r>
      <w:r w:rsidDel="00000000" w:rsidR="00000000" w:rsidRPr="00000000">
        <w:rPr>
          <w:color w:val="9900ff"/>
          <w:rtl w:val="0"/>
        </w:rPr>
        <w:t xml:space="preserve">Nudl</w:t>
      </w:r>
      <w:r w:rsidDel="00000000" w:rsidR="00000000" w:rsidRPr="00000000">
        <w:rPr>
          <w:rtl w:val="0"/>
        </w:rPr>
        <w:t xml:space="preserve">)</w:t>
      </w:r>
    </w:p>
    <w:p w:rsidR="00000000" w:rsidDel="00000000" w:rsidP="00000000" w:rsidRDefault="00000000" w:rsidRPr="00000000" w14:paraId="00000F49">
      <w:pPr>
        <w:numPr>
          <w:ilvl w:val="0"/>
          <w:numId w:val="80"/>
        </w:numPr>
        <w:ind w:left="720" w:hanging="360"/>
      </w:pPr>
      <w:r w:rsidDel="00000000" w:rsidR="00000000" w:rsidRPr="00000000">
        <w:rPr>
          <w:rtl w:val="0"/>
        </w:rPr>
        <w:t xml:space="preserve">Hour values are inputted in 24-hour format, meaning that a value of 15 causes the time to be 3:00pm. </w:t>
      </w:r>
      <w:r w:rsidDel="00000000" w:rsidR="00000000" w:rsidRPr="00000000">
        <w:rPr>
          <w:color w:val="9900ff"/>
          <w:rtl w:val="0"/>
        </w:rPr>
        <w:t xml:space="preserve">(RoyGBV)</w:t>
      </w:r>
      <w:r w:rsidDel="00000000" w:rsidR="00000000" w:rsidRPr="00000000">
        <w:rPr>
          <w:rtl w:val="0"/>
        </w:rPr>
      </w:r>
    </w:p>
    <w:p w:rsidR="00000000" w:rsidDel="00000000" w:rsidP="00000000" w:rsidRDefault="00000000" w:rsidRPr="00000000" w14:paraId="00000F4A">
      <w:pPr>
        <w:pStyle w:val="Heading2"/>
        <w:ind w:firstLine="720"/>
        <w:rPr/>
      </w:pPr>
      <w:bookmarkStart w:colFirst="0" w:colLast="0" w:name="_vn9xcoyqzl1e" w:id="315"/>
      <w:bookmarkEnd w:id="315"/>
      <w:r w:rsidDel="00000000" w:rsidR="00000000" w:rsidRPr="00000000">
        <w:rPr>
          <w:rtl w:val="0"/>
        </w:rPr>
        <w:t xml:space="preserve">-Chest of Gold:</w:t>
      </w:r>
    </w:p>
    <w:p w:rsidR="00000000" w:rsidDel="00000000" w:rsidP="00000000" w:rsidRDefault="00000000" w:rsidRPr="00000000" w14:paraId="00000F4B">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F4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What is a pirate without some booty?</w:t>
      </w:r>
    </w:p>
    <w:p w:rsidR="00000000" w:rsidDel="00000000" w:rsidP="00000000" w:rsidRDefault="00000000" w:rsidRPr="00000000" w14:paraId="00000F4D">
      <w:pPr>
        <w:ind w:left="720" w:firstLine="720"/>
        <w:rPr/>
      </w:pPr>
      <w:r w:rsidDel="00000000" w:rsidR="00000000" w:rsidRPr="00000000">
        <w:rPr>
          <w:rtl w:val="0"/>
        </w:rPr>
        <w:t xml:space="preserve">RawCode: AIgo</w:t>
      </w:r>
    </w:p>
    <w:p w:rsidR="00000000" w:rsidDel="00000000" w:rsidP="00000000" w:rsidRDefault="00000000" w:rsidRPr="00000000" w14:paraId="00000F4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4F">
      <w:pPr>
        <w:numPr>
          <w:ilvl w:val="0"/>
          <w:numId w:val="80"/>
        </w:numPr>
        <w:spacing w:after="0" w:afterAutospacing="0"/>
        <w:ind w:left="720" w:hanging="360"/>
      </w:pPr>
      <w:r w:rsidDel="00000000" w:rsidR="00000000" w:rsidRPr="00000000">
        <w:rPr>
          <w:rtl w:val="0"/>
        </w:rPr>
        <w:t xml:space="preserve">“Data - Gold Given”</w:t>
      </w:r>
    </w:p>
    <w:p w:rsidR="00000000" w:rsidDel="00000000" w:rsidP="00000000" w:rsidRDefault="00000000" w:rsidRPr="00000000" w14:paraId="00000F50">
      <w:pPr>
        <w:numPr>
          <w:ilvl w:val="1"/>
          <w:numId w:val="80"/>
        </w:numPr>
        <w:ind w:left="1440" w:hanging="360"/>
      </w:pPr>
      <w:r w:rsidDel="00000000" w:rsidR="00000000" w:rsidRPr="00000000">
        <w:rPr>
          <w:rtl w:val="0"/>
        </w:rPr>
        <w:t xml:space="preserve">Negative numbers drain gold instead.</w:t>
      </w:r>
    </w:p>
    <w:p w:rsidR="00000000" w:rsidDel="00000000" w:rsidP="00000000" w:rsidRDefault="00000000" w:rsidRPr="00000000" w14:paraId="00000F51">
      <w:pPr>
        <w:pStyle w:val="Heading2"/>
        <w:ind w:firstLine="720"/>
        <w:rPr/>
      </w:pPr>
      <w:bookmarkStart w:colFirst="0" w:colLast="0" w:name="_gell3p3ave6o" w:id="316"/>
      <w:bookmarkEnd w:id="316"/>
      <w:r w:rsidDel="00000000" w:rsidR="00000000" w:rsidRPr="00000000">
        <w:rPr>
          <w:rtl w:val="0"/>
        </w:rPr>
        <w:t xml:space="preserve">-Clarity Potion / -Generic Item-Rejuv Effect / -Healing Salve:</w:t>
      </w:r>
    </w:p>
    <w:p w:rsidR="00000000" w:rsidDel="00000000" w:rsidP="00000000" w:rsidRDefault="00000000" w:rsidRPr="00000000" w14:paraId="00000F52">
      <w:pPr>
        <w:rPr/>
      </w:pPr>
      <w:r w:rsidDel="00000000" w:rsidR="00000000" w:rsidRPr="00000000">
        <w:rPr>
          <w:rtl w:val="0"/>
        </w:rPr>
        <w:tab/>
        <w:tab/>
        <w:t xml:space="preserve">Tags: </w:t>
      </w:r>
      <w:r w:rsidDel="00000000" w:rsidR="00000000" w:rsidRPr="00000000">
        <w:rPr>
          <w:color w:val="0000ff"/>
          <w:rtl w:val="0"/>
        </w:rPr>
        <w:t xml:space="preserve">[Healing Over Time]</w:t>
      </w:r>
      <w:r w:rsidDel="00000000" w:rsidR="00000000" w:rsidRPr="00000000">
        <w:rPr>
          <w:rtl w:val="0"/>
        </w:rPr>
      </w:r>
    </w:p>
    <w:p w:rsidR="00000000" w:rsidDel="00000000" w:rsidP="00000000" w:rsidRDefault="00000000" w:rsidRPr="00000000" w14:paraId="00000F5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Very versatile state regenerator</w:t>
      </w:r>
    </w:p>
    <w:p w:rsidR="00000000" w:rsidDel="00000000" w:rsidP="00000000" w:rsidRDefault="00000000" w:rsidRPr="00000000" w14:paraId="00000F5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55">
      <w:pPr>
        <w:numPr>
          <w:ilvl w:val="0"/>
          <w:numId w:val="80"/>
        </w:numPr>
        <w:spacing w:after="0" w:afterAutospacing="0"/>
        <w:ind w:left="720" w:hanging="360"/>
      </w:pPr>
      <w:r w:rsidDel="00000000" w:rsidR="00000000" w:rsidRPr="00000000">
        <w:rPr>
          <w:rtl w:val="0"/>
        </w:rPr>
        <w:t xml:space="preserve">Setting “Allow when full” to false means that you can use the ability, even with full health/mana.</w:t>
      </w:r>
    </w:p>
    <w:p w:rsidR="00000000" w:rsidDel="00000000" w:rsidP="00000000" w:rsidRDefault="00000000" w:rsidRPr="00000000" w14:paraId="00000F56">
      <w:pPr>
        <w:numPr>
          <w:ilvl w:val="0"/>
          <w:numId w:val="80"/>
        </w:numPr>
        <w:spacing w:after="0" w:afterAutospacing="0"/>
        <w:ind w:left="720" w:hanging="360"/>
      </w:pPr>
      <w:r w:rsidDel="00000000" w:rsidR="00000000" w:rsidRPr="00000000">
        <w:rPr>
          <w:rtl w:val="0"/>
        </w:rPr>
        <w:t xml:space="preserve">Setting “Dispel on attack” to false means that enemy attacks will not dispel the healing buff.</w:t>
      </w:r>
    </w:p>
    <w:p w:rsidR="00000000" w:rsidDel="00000000" w:rsidP="00000000" w:rsidRDefault="00000000" w:rsidRPr="00000000" w14:paraId="00000F57">
      <w:pPr>
        <w:numPr>
          <w:ilvl w:val="1"/>
          <w:numId w:val="80"/>
        </w:numPr>
        <w:spacing w:after="0" w:afterAutospacing="0"/>
        <w:ind w:left="1440" w:hanging="360"/>
      </w:pPr>
      <w:r w:rsidDel="00000000" w:rsidR="00000000" w:rsidRPr="00000000">
        <w:rPr>
          <w:rtl w:val="0"/>
        </w:rPr>
        <w:t xml:space="preserve">Only physical attacks, or magical attacks dealing more than 20 damage actually dispels the buff.</w:t>
      </w:r>
    </w:p>
    <w:p w:rsidR="00000000" w:rsidDel="00000000" w:rsidP="00000000" w:rsidRDefault="00000000" w:rsidRPr="00000000" w14:paraId="00000F58">
      <w:pPr>
        <w:numPr>
          <w:ilvl w:val="1"/>
          <w:numId w:val="80"/>
        </w:numPr>
        <w:spacing w:after="0" w:afterAutospacing="0"/>
        <w:ind w:left="1440" w:hanging="360"/>
        <w:rPr>
          <w:ins w:author="Anonymous" w:id="164" w:date="2026-06-29T10:25:19Z"/>
        </w:rPr>
      </w:pPr>
      <w:r w:rsidDel="00000000" w:rsidR="00000000" w:rsidRPr="00000000">
        <w:rPr>
          <w:rtl w:val="0"/>
        </w:rPr>
        <w:t xml:space="preserve">In 1.36+ the clarity potion based variant will always dispel even if it is set to false</w:t>
      </w:r>
      <w:ins w:author="Anonymous" w:id="164" w:date="2026-06-29T10:25:19Z">
        <w:r w:rsidDel="00000000" w:rsidR="00000000" w:rsidRPr="00000000">
          <w:rPr>
            <w:rtl w:val="0"/>
          </w:rPr>
        </w:r>
      </w:ins>
    </w:p>
    <w:p w:rsidR="00000000" w:rsidDel="00000000" w:rsidP="00000000" w:rsidRDefault="00000000" w:rsidRPr="00000000" w14:paraId="00000F59">
      <w:pPr>
        <w:numPr>
          <w:ilvl w:val="1"/>
          <w:numId w:val="80"/>
        </w:numPr>
        <w:spacing w:after="0" w:afterAutospacing="0"/>
        <w:ind w:left="1440" w:hanging="360"/>
      </w:pPr>
      <w:ins w:author="Anonymous" w:id="164" w:date="2026-06-29T10:25:19Z">
        <w:r w:rsidDel="00000000" w:rsidR="00000000" w:rsidRPr="00000000">
          <w:rPr>
            <w:rtl w:val="0"/>
          </w:rPr>
          <w:t xml:space="preserve">In 1.36+ when "Mana Regenerated" != 0.00 and "Allow when full" is "Always" or "Mana Only", "Dispel on attack" malfunctions and is considered </w:t>
        </w:r>
      </w:ins>
      <w:ins w:author="Anonymous" w:id="165" w:date="2026-06-29T10:30:39Z">
        <w:r w:rsidDel="00000000" w:rsidR="00000000" w:rsidRPr="00000000">
          <w:rPr>
            <w:rtl w:val="0"/>
          </w:rPr>
          <w:t xml:space="preserve">"</w:t>
        </w:r>
      </w:ins>
      <w:ins w:author="Anonymous" w:id="164" w:date="2026-06-29T10:25:19Z"/>
      <w:ins w:author="Anonymous" w:id="166" w:date="2026-06-29T10:30:20Z">
        <w:del w:author="Anonymous" w:id="165" w:date="2026-06-29T10:30:39Z">
          <w:r w:rsidDel="00000000" w:rsidR="00000000" w:rsidRPr="00000000">
            <w:rPr>
              <w:rtl w:val="0"/>
            </w:rPr>
            <w:delText xml:space="preserve">“</w:delText>
          </w:r>
        </w:del>
      </w:ins>
      <w:ins w:author="Anonymous" w:id="164" w:date="2026-06-29T10:25:19Z">
        <w:r w:rsidDel="00000000" w:rsidR="00000000" w:rsidRPr="00000000">
          <w:rPr>
            <w:rtl w:val="0"/>
          </w:rPr>
          <w:t xml:space="preserve">True</w:t>
        </w:r>
      </w:ins>
      <w:ins w:author="Anonymous" w:id="167" w:date="2026-06-29T10:30:43Z">
        <w:r w:rsidDel="00000000" w:rsidR="00000000" w:rsidRPr="00000000">
          <w:rPr>
            <w:rtl w:val="0"/>
          </w:rPr>
          <w:t xml:space="preserve">"</w:t>
        </w:r>
      </w:ins>
      <w:ins w:author="Anonymous" w:id="164" w:date="2026-06-29T10:25:19Z"/>
      <w:ins w:author="Anonymous" w:id="168" w:date="2026-06-29T10:30:23Z">
        <w:del w:author="Anonymous" w:id="167" w:date="2026-06-29T10:30:43Z">
          <w:r w:rsidDel="00000000" w:rsidR="00000000" w:rsidRPr="00000000">
            <w:rPr>
              <w:rtl w:val="0"/>
            </w:rPr>
            <w:delText xml:space="preserve">”</w:delText>
          </w:r>
        </w:del>
      </w:ins>
      <w:ins w:author="Anonymous" w:id="164" w:date="2026-06-29T10:25:19Z"/>
      <w:ins w:author="Anonymous" w:id="169" w:date="2026-06-29T10:29:01Z">
        <w:r w:rsidDel="00000000" w:rsidR="00000000" w:rsidRPr="00000000">
          <w:rPr>
            <w:rtl w:val="0"/>
          </w:rPr>
          <w:t xml:space="preserve">. </w:t>
        </w:r>
      </w:ins>
      <w:ins w:author="Anonymous" w:id="164" w:date="2026-06-29T10:25:19Z"/>
      <w:ins w:author="Anonymous" w:id="170" w:date="2026-06-29T10:29:03Z">
        <w:r w:rsidDel="00000000" w:rsidR="00000000" w:rsidRPr="00000000">
          <w:rPr>
            <w:rtl w:val="0"/>
          </w:rPr>
          <w:t xml:space="preserve">When regenerating both Life and Mana, "Allow When Full" can be set to "Life Only" instead of "Always"</w:t>
        </w:r>
        <w:del w:author="Anonymous" w:id="171" w:date="2026-06-29T10:29:05Z">
          <w:r w:rsidDel="00000000" w:rsidR="00000000" w:rsidRPr="00000000">
            <w:rPr>
              <w:rtl w:val="0"/>
            </w:rPr>
            <w:delText xml:space="preserve">.</w:delText>
          </w:r>
        </w:del>
      </w:ins>
      <w:ins w:author="Anonymous" w:id="164" w:date="2026-06-29T10:25:19Z">
        <w:del w:author="Anonymous" w:id="169" w:date="2026-06-29T10:29:01Z">
          <w:r w:rsidDel="00000000" w:rsidR="00000000" w:rsidRPr="00000000">
            <w:rPr>
              <w:rtl w:val="0"/>
            </w:rPr>
            <w:delText xml:space="preserve">.</w:delText>
          </w:r>
        </w:del>
      </w:ins>
      <w:r w:rsidDel="00000000" w:rsidR="00000000" w:rsidRPr="00000000">
        <w:rPr>
          <w:rtl w:val="0"/>
        </w:rPr>
      </w:r>
    </w:p>
    <w:p w:rsidR="00000000" w:rsidDel="00000000" w:rsidP="00000000" w:rsidRDefault="00000000" w:rsidRPr="00000000" w14:paraId="00000F5A">
      <w:pPr>
        <w:numPr>
          <w:ilvl w:val="2"/>
          <w:numId w:val="80"/>
        </w:numPr>
        <w:spacing w:after="0" w:afterAutospacing="0"/>
        <w:ind w:left="2160" w:hanging="360"/>
      </w:pPr>
      <w:r w:rsidDel="00000000" w:rsidR="00000000" w:rsidRPr="00000000">
        <w:rPr>
          <w:rtl w:val="0"/>
        </w:rPr>
        <w:t xml:space="preserve">Need to verify it on other variants and versions</w:t>
      </w:r>
    </w:p>
    <w:p w:rsidR="00000000" w:rsidDel="00000000" w:rsidP="00000000" w:rsidRDefault="00000000" w:rsidRPr="00000000" w14:paraId="00000F5B">
      <w:pPr>
        <w:numPr>
          <w:ilvl w:val="0"/>
          <w:numId w:val="80"/>
        </w:numPr>
        <w:spacing w:after="0" w:afterAutospacing="0"/>
        <w:ind w:left="720" w:hanging="360"/>
      </w:pPr>
      <w:r w:rsidDel="00000000" w:rsidR="00000000" w:rsidRPr="00000000">
        <w:rPr>
          <w:rtl w:val="0"/>
        </w:rPr>
        <w:t xml:space="preserve">Can’t target anything if you set the gained HP to 0</w:t>
      </w:r>
    </w:p>
    <w:p w:rsidR="00000000" w:rsidDel="00000000" w:rsidP="00000000" w:rsidRDefault="00000000" w:rsidRPr="00000000" w14:paraId="00000F5C">
      <w:pPr>
        <w:numPr>
          <w:ilvl w:val="0"/>
          <w:numId w:val="80"/>
        </w:numPr>
        <w:spacing w:after="0" w:afterAutospacing="0"/>
        <w:ind w:left="720" w:hanging="360"/>
      </w:pPr>
      <w:r w:rsidDel="00000000" w:rsidR="00000000" w:rsidRPr="00000000">
        <w:rPr>
          <w:rtl w:val="0"/>
        </w:rPr>
        <w:t xml:space="preserve">There’s no 0 division problem if you set the duration to 0</w:t>
      </w:r>
    </w:p>
    <w:p w:rsidR="00000000" w:rsidDel="00000000" w:rsidP="00000000" w:rsidRDefault="00000000" w:rsidRPr="00000000" w14:paraId="00000F5D">
      <w:pPr>
        <w:numPr>
          <w:ilvl w:val="0"/>
          <w:numId w:val="80"/>
        </w:numPr>
        <w:spacing w:after="0" w:afterAutospacing="0"/>
        <w:ind w:left="720" w:hanging="360"/>
      </w:pPr>
      <w:r w:rsidDel="00000000" w:rsidR="00000000" w:rsidRPr="00000000">
        <w:rPr>
          <w:rtl w:val="0"/>
        </w:rPr>
        <w:t xml:space="preserve">“Data - No target required” makes it instant</w:t>
      </w:r>
    </w:p>
    <w:p w:rsidR="00000000" w:rsidDel="00000000" w:rsidP="00000000" w:rsidRDefault="00000000" w:rsidRPr="00000000" w14:paraId="00000F5E">
      <w:pPr>
        <w:numPr>
          <w:ilvl w:val="0"/>
          <w:numId w:val="80"/>
        </w:numPr>
        <w:ind w:left="720" w:hanging="360"/>
      </w:pPr>
      <w:r w:rsidDel="00000000" w:rsidR="00000000" w:rsidRPr="00000000">
        <w:rPr>
          <w:rtl w:val="0"/>
        </w:rPr>
        <w:t xml:space="preserve">Adheres to “Data - Area of effect” which can make the ability an instant AoE regen</w:t>
      </w:r>
    </w:p>
    <w:p w:rsidR="00000000" w:rsidDel="00000000" w:rsidP="00000000" w:rsidRDefault="00000000" w:rsidRPr="00000000" w14:paraId="00000F5F">
      <w:pPr>
        <w:pStyle w:val="Heading2"/>
        <w:ind w:firstLine="720"/>
        <w:rPr/>
      </w:pPr>
      <w:bookmarkStart w:colFirst="0" w:colLast="0" w:name="_y9cnrs5gf8ck" w:id="317"/>
      <w:bookmarkEnd w:id="317"/>
      <w:r w:rsidDel="00000000" w:rsidR="00000000" w:rsidRPr="00000000">
        <w:rPr>
          <w:rtl w:val="0"/>
        </w:rPr>
        <w:t xml:space="preserve">-Dark Summoning:</w:t>
      </w:r>
    </w:p>
    <w:p w:rsidR="00000000" w:rsidDel="00000000" w:rsidP="00000000" w:rsidRDefault="00000000" w:rsidRPr="00000000" w14:paraId="00000F60">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0F6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Seems mostly hardcoded?</w:t>
      </w:r>
    </w:p>
    <w:p w:rsidR="00000000" w:rsidDel="00000000" w:rsidP="00000000" w:rsidRDefault="00000000" w:rsidRPr="00000000" w14:paraId="00000F62">
      <w:pPr>
        <w:ind w:left="720" w:firstLine="720"/>
        <w:rPr/>
      </w:pPr>
      <w:r w:rsidDel="00000000" w:rsidR="00000000" w:rsidRPr="00000000">
        <w:rPr>
          <w:rtl w:val="0"/>
        </w:rPr>
        <w:t xml:space="preserve">RawCode: AUds</w:t>
      </w:r>
    </w:p>
    <w:p w:rsidR="00000000" w:rsidDel="00000000" w:rsidP="00000000" w:rsidRDefault="00000000" w:rsidRPr="00000000" w14:paraId="00000F6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64">
      <w:pPr>
        <w:numPr>
          <w:ilvl w:val="0"/>
          <w:numId w:val="80"/>
        </w:numPr>
        <w:spacing w:after="0" w:afterAutospacing="0"/>
        <w:ind w:left="720" w:hanging="360"/>
      </w:pPr>
      <w:r w:rsidDel="00000000" w:rsidR="00000000" w:rsidRPr="00000000">
        <w:rPr>
          <w:rtl w:val="0"/>
        </w:rPr>
        <w:t xml:space="preserve">Major info</w:t>
      </w:r>
    </w:p>
    <w:p w:rsidR="00000000" w:rsidDel="00000000" w:rsidP="00000000" w:rsidRDefault="00000000" w:rsidRPr="00000000" w14:paraId="00000F65">
      <w:pPr>
        <w:numPr>
          <w:ilvl w:val="0"/>
          <w:numId w:val="80"/>
        </w:numPr>
        <w:spacing w:after="0" w:afterAutospacing="0"/>
        <w:ind w:left="720" w:hanging="360"/>
      </w:pPr>
      <w:r w:rsidDel="00000000" w:rsidR="00000000" w:rsidRPr="00000000">
        <w:rPr>
          <w:rtl w:val="0"/>
        </w:rPr>
        <w:t xml:space="preserve">With the flag set (true) Units will cluster to the casters position, With false units landing positions are relative </w:t>
      </w:r>
      <w:del w:author="Khyrberos" w:id="172" w:date="2026-07-15T04:58:18Z">
        <w:r w:rsidDel="00000000" w:rsidR="00000000" w:rsidRPr="00000000">
          <w:rPr>
            <w:rtl w:val="0"/>
          </w:rPr>
          <w:delText xml:space="preserve">equal </w:delText>
        </w:r>
      </w:del>
      <w:r w:rsidDel="00000000" w:rsidR="00000000" w:rsidRPr="00000000">
        <w:rPr>
          <w:rtl w:val="0"/>
        </w:rPr>
        <w:t xml:space="preserve">to the caster as they were compared to the target point.</w:t>
      </w:r>
    </w:p>
    <w:p w:rsidR="00000000" w:rsidDel="00000000" w:rsidP="00000000" w:rsidRDefault="00000000" w:rsidRPr="00000000" w14:paraId="00000F66">
      <w:pPr>
        <w:numPr>
          <w:ilvl w:val="0"/>
          <w:numId w:val="80"/>
        </w:numPr>
        <w:spacing w:after="0" w:afterAutospacing="0"/>
        <w:ind w:left="720" w:hanging="360"/>
        <w:rPr>
          <w:ins w:author="Albert Chen" w:id="173" w:date="2026-07-15T01:15:54Z"/>
        </w:rPr>
      </w:pPr>
      <w:r w:rsidDel="00000000" w:rsidR="00000000" w:rsidRPr="00000000">
        <w:rPr>
          <w:rtl w:val="0"/>
        </w:rPr>
        <w:t xml:space="preserve">Only teleports own units, regardless of allowed target field.</w:t>
      </w:r>
      <w:ins w:author="Albert Chen" w:id="173" w:date="2026-07-15T01:15:54Z">
        <w:commentRangeStart w:id="53"/>
        <w:r w:rsidDel="00000000" w:rsidR="00000000" w:rsidRPr="00000000">
          <w:rPr>
            <w:rtl w:val="0"/>
          </w:rPr>
        </w:r>
      </w:ins>
    </w:p>
    <w:p w:rsidR="00000000" w:rsidDel="00000000" w:rsidP="00000000" w:rsidRDefault="00000000" w:rsidRPr="00000000" w14:paraId="00000F67">
      <w:pPr>
        <w:numPr>
          <w:ilvl w:val="0"/>
          <w:numId w:val="80"/>
        </w:numPr>
        <w:spacing w:after="0" w:afterAutospacing="0"/>
        <w:ind w:left="720" w:hanging="360"/>
        <w:rPr>
          <w:ins w:author="Albert Chen" w:id="173" w:date="2026-07-15T01:15:54Z"/>
        </w:rPr>
      </w:pPr>
      <w:ins w:author="Albert Chen" w:id="173" w:date="2026-07-15T01:15:54Z">
        <w:r w:rsidDel="00000000" w:rsidR="00000000" w:rsidRPr="00000000">
          <w:rPr>
            <w:rtl w:val="0"/>
          </w:rPr>
          <w:t xml:space="preserve">(Patch 2.04) Green glow on arrival is hardcoded to DarkSummoning Target even if art is unset. Only workaround found was to override Abilities\Spells\Undead\Darksummoning\DarkSummonTarget.mdx with an empty mdx.</w:t>
        </w:r>
      </w:ins>
    </w:p>
    <w:p w:rsidR="00000000" w:rsidDel="00000000" w:rsidP="00000000" w:rsidRDefault="00000000" w:rsidRPr="00000000" w14:paraId="00000F68">
      <w:pPr>
        <w:numPr>
          <w:ilvl w:val="0"/>
          <w:numId w:val="80"/>
        </w:numPr>
        <w:spacing w:after="0" w:afterAutospacing="0"/>
        <w:ind w:left="720" w:hanging="360"/>
        <w:rPr>
          <w:ins w:author="Albert Chen" w:id="173" w:date="2026-07-15T01:15:54Z"/>
        </w:rPr>
      </w:pPr>
      <w:ins w:author="Albert Chen" w:id="173" w:date="2026-07-15T01:15:54Z">
        <w:r w:rsidDel="00000000" w:rsidR="00000000" w:rsidRPr="00000000">
          <w:rPr>
            <w:rtl w:val="0"/>
          </w:rPr>
          <w:t xml:space="preserve">Missile Art, Channeling pre-teleport graphic able to be changed.</w:t>
        </w:r>
      </w:ins>
    </w:p>
    <w:p w:rsidR="00000000" w:rsidDel="00000000" w:rsidP="00000000" w:rsidRDefault="00000000" w:rsidRPr="00000000" w14:paraId="00000F69">
      <w:pPr>
        <w:numPr>
          <w:ilvl w:val="0"/>
          <w:numId w:val="80"/>
        </w:numPr>
        <w:ind w:left="720" w:hanging="360"/>
      </w:pPr>
      <w:ins w:author="Albert Chen" w:id="173" w:date="2026-07-15T01:15:54Z">
        <w:r w:rsidDel="00000000" w:rsidR="00000000" w:rsidRPr="00000000">
          <w:rPr>
            <w:rtl w:val="0"/>
          </w:rPr>
          <w:t xml:space="preserve">(Patch 2.04) Green aura effect effectively hardcoded to ability use, unable to remove with same workaround, but prior community research has identified it as UndeadUberSplat.blp (</w:t>
        </w:r>
        <w:r w:rsidDel="00000000" w:rsidR="00000000" w:rsidRPr="00000000">
          <w:fldChar w:fldCharType="begin"/>
        </w:r>
        <w:r w:rsidDel="00000000" w:rsidR="00000000" w:rsidRPr="00000000">
          <w:instrText xml:space="preserve">HYPERLINK "https://www.hiveworkshop.com/threads/dark-summon-aura.359539/"</w:instrText>
        </w:r>
        <w:r w:rsidDel="00000000" w:rsidR="00000000" w:rsidRPr="00000000">
          <w:fldChar w:fldCharType="separate"/>
        </w:r>
        <w:r w:rsidDel="00000000" w:rsidR="00000000" w:rsidRPr="00000000">
          <w:rPr>
            <w:color w:val="1155cc"/>
            <w:u w:val="single"/>
            <w:rtl w:val="0"/>
          </w:rPr>
          <w:t xml:space="preserve">dark summon aura</w:t>
        </w:r>
        <w:r w:rsidDel="00000000" w:rsidR="00000000" w:rsidRPr="00000000">
          <w:fldChar w:fldCharType="end"/>
        </w:r>
        <w:r w:rsidDel="00000000" w:rsidR="00000000" w:rsidRPr="00000000">
          <w:rPr>
            <w:rtl w:val="0"/>
          </w:rPr>
          <w:t xml:space="preserve">)</w:t>
        </w:r>
      </w:ins>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F6A">
      <w:pPr>
        <w:pStyle w:val="Heading2"/>
        <w:ind w:firstLine="720"/>
        <w:rPr/>
      </w:pPr>
      <w:bookmarkStart w:colFirst="0" w:colLast="0" w:name="_obv4ij5zgs4s" w:id="318"/>
      <w:bookmarkEnd w:id="318"/>
      <w:r w:rsidDel="00000000" w:rsidR="00000000" w:rsidRPr="00000000">
        <w:rPr>
          <w:rtl w:val="0"/>
        </w:rPr>
        <w:t xml:space="preserve">-Dust of Appearance:</w:t>
      </w:r>
    </w:p>
    <w:p w:rsidR="00000000" w:rsidDel="00000000" w:rsidP="00000000" w:rsidRDefault="00000000" w:rsidRPr="00000000" w14:paraId="00000F6B">
      <w:pPr>
        <w:rPr/>
      </w:pPr>
      <w:r w:rsidDel="00000000" w:rsidR="00000000" w:rsidRPr="00000000">
        <w:rPr>
          <w:rtl w:val="0"/>
        </w:rPr>
        <w:tab/>
        <w:tab/>
        <w:t xml:space="preserve">Tags: </w:t>
      </w:r>
      <w:r w:rsidDel="00000000" w:rsidR="00000000" w:rsidRPr="00000000">
        <w:rPr>
          <w:color w:val="0000ff"/>
          <w:rtl w:val="0"/>
        </w:rPr>
        <w:t xml:space="preserve">[Vision]</w:t>
      </w:r>
      <w:r w:rsidDel="00000000" w:rsidR="00000000" w:rsidRPr="00000000">
        <w:rPr>
          <w:rtl w:val="0"/>
        </w:rPr>
      </w:r>
    </w:p>
    <w:p w:rsidR="00000000" w:rsidDel="00000000" w:rsidP="00000000" w:rsidRDefault="00000000" w:rsidRPr="00000000" w14:paraId="00000F6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6D">
      <w:pPr>
        <w:ind w:left="720" w:firstLine="720"/>
        <w:rPr/>
      </w:pPr>
      <w:r w:rsidDel="00000000" w:rsidR="00000000" w:rsidRPr="00000000">
        <w:rPr>
          <w:rtl w:val="0"/>
        </w:rPr>
        <w:t xml:space="preserve">RawCode: AItb</w:t>
      </w:r>
    </w:p>
    <w:p w:rsidR="00000000" w:rsidDel="00000000" w:rsidP="00000000" w:rsidRDefault="00000000" w:rsidRPr="00000000" w14:paraId="00000F6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6F">
      <w:pPr>
        <w:numPr>
          <w:ilvl w:val="0"/>
          <w:numId w:val="80"/>
        </w:numPr>
        <w:spacing w:after="0" w:afterAutospacing="0"/>
        <w:ind w:left="720" w:hanging="360"/>
        <w:rPr>
          <w:ins w:author="Flame of Change" w:id="174" w:date="2025-06-22T09:45:40Z"/>
        </w:rPr>
      </w:pPr>
      <w:r w:rsidDel="00000000" w:rsidR="00000000" w:rsidRPr="00000000">
        <w:rPr>
          <w:rtl w:val="0"/>
        </w:rPr>
        <w:t xml:space="preserve">Shows all invisible/burrowed units around this unit for a duration</w:t>
      </w:r>
      <w:ins w:author="Flame of Change" w:id="174" w:date="2025-06-22T09:45:40Z">
        <w:r w:rsidDel="00000000" w:rsidR="00000000" w:rsidRPr="00000000">
          <w:rPr>
            <w:rtl w:val="0"/>
          </w:rPr>
        </w:r>
      </w:ins>
    </w:p>
    <w:p w:rsidR="00000000" w:rsidDel="00000000" w:rsidP="00000000" w:rsidRDefault="00000000" w:rsidRPr="00000000" w14:paraId="00000F70">
      <w:pPr>
        <w:numPr>
          <w:ilvl w:val="1"/>
          <w:numId w:val="80"/>
        </w:numPr>
        <w:spacing w:after="0" w:afterAutospacing="0"/>
        <w:ind w:left="1440" w:hanging="360"/>
        <w:rPr>
          <w:ins w:author="Flame of Change" w:id="174" w:date="2025-06-22T09:45:40Z"/>
        </w:rPr>
      </w:pPr>
      <w:ins w:author="Flame of Change" w:id="174" w:date="2025-06-22T09:45:40Z">
        <w:r w:rsidDel="00000000" w:rsidR="00000000" w:rsidRPr="00000000">
          <w:rPr>
            <w:rtl w:val="0"/>
          </w:rPr>
          <w:t xml:space="preserve">The effect sticks to the target, so its visibility is forced</w:t>
        </w:r>
      </w:ins>
    </w:p>
    <w:p w:rsidR="00000000" w:rsidDel="00000000" w:rsidP="00000000" w:rsidRDefault="00000000" w:rsidRPr="00000000" w14:paraId="00000F71">
      <w:pPr>
        <w:numPr>
          <w:ilvl w:val="1"/>
          <w:numId w:val="80"/>
        </w:numPr>
        <w:spacing w:after="0" w:afterAutospacing="0"/>
        <w:ind w:left="1440" w:hanging="360"/>
      </w:pPr>
      <w:ins w:author="Flame of Change" w:id="174" w:date="2025-06-22T09:45:40Z">
        <w:r w:rsidDel="00000000" w:rsidR="00000000" w:rsidRPr="00000000">
          <w:rPr>
            <w:rtl w:val="0"/>
          </w:rPr>
          <w:t xml:space="preserve">Cannot be dispelled</w:t>
        </w:r>
      </w:ins>
      <w:r w:rsidDel="00000000" w:rsidR="00000000" w:rsidRPr="00000000">
        <w:rPr>
          <w:rtl w:val="0"/>
        </w:rPr>
      </w:r>
    </w:p>
    <w:p w:rsidR="00000000" w:rsidDel="00000000" w:rsidP="00000000" w:rsidRDefault="00000000" w:rsidRPr="00000000" w14:paraId="00000F72">
      <w:pPr>
        <w:numPr>
          <w:ilvl w:val="0"/>
          <w:numId w:val="80"/>
        </w:numPr>
        <w:ind w:left="720" w:hanging="360"/>
      </w:pPr>
      <w:r w:rsidDel="00000000" w:rsidR="00000000" w:rsidRPr="00000000">
        <w:rPr>
          <w:rtl w:val="0"/>
        </w:rPr>
        <w:t xml:space="preserve">It’s buff (“Detected”, Bdet) can’t be changed; the original will always be applied (PauloHPBender) (tested at version 2.02)</w:t>
      </w:r>
    </w:p>
    <w:p w:rsidR="00000000" w:rsidDel="00000000" w:rsidP="00000000" w:rsidRDefault="00000000" w:rsidRPr="00000000" w14:paraId="00000F73">
      <w:pPr>
        <w:pStyle w:val="Heading2"/>
        <w:ind w:firstLine="720"/>
        <w:rPr/>
      </w:pPr>
      <w:bookmarkStart w:colFirst="0" w:colLast="0" w:name="_oyzsd1bkotzx" w:id="319"/>
      <w:bookmarkEnd w:id="319"/>
      <w:r w:rsidDel="00000000" w:rsidR="00000000" w:rsidRPr="00000000">
        <w:rPr>
          <w:rtl w:val="0"/>
        </w:rPr>
        <w:t xml:space="preserve">-Glyph of Fortification:</w:t>
      </w:r>
    </w:p>
    <w:p w:rsidR="00000000" w:rsidDel="00000000" w:rsidP="00000000" w:rsidRDefault="00000000" w:rsidRPr="00000000" w14:paraId="00000F74">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F7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76">
      <w:pPr>
        <w:ind w:left="720" w:firstLine="720"/>
        <w:rPr/>
      </w:pPr>
      <w:r w:rsidDel="00000000" w:rsidR="00000000" w:rsidRPr="00000000">
        <w:rPr>
          <w:rtl w:val="0"/>
        </w:rPr>
        <w:t xml:space="preserve">RawCode: AIgf AIgu</w:t>
      </w:r>
    </w:p>
    <w:p w:rsidR="00000000" w:rsidDel="00000000" w:rsidP="00000000" w:rsidRDefault="00000000" w:rsidRPr="00000000" w14:paraId="00000F77">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78">
      <w:pPr>
        <w:numPr>
          <w:ilvl w:val="0"/>
          <w:numId w:val="80"/>
        </w:numPr>
        <w:spacing w:after="0" w:afterAutospacing="0"/>
        <w:ind w:left="720" w:hanging="360"/>
      </w:pPr>
      <w:r w:rsidDel="00000000" w:rsidR="00000000" w:rsidRPr="00000000">
        <w:rPr>
          <w:rtl w:val="0"/>
        </w:rPr>
        <w:t xml:space="preserve">Instantly research an upgrade for you.</w:t>
      </w:r>
    </w:p>
    <w:p w:rsidR="00000000" w:rsidDel="00000000" w:rsidP="00000000" w:rsidRDefault="00000000" w:rsidRPr="00000000" w14:paraId="00000F79">
      <w:pPr>
        <w:numPr>
          <w:ilvl w:val="1"/>
          <w:numId w:val="80"/>
        </w:numPr>
        <w:spacing w:after="0" w:afterAutospacing="0"/>
        <w:ind w:left="1440" w:hanging="360"/>
      </w:pPr>
      <w:r w:rsidDel="00000000" w:rsidR="00000000" w:rsidRPr="00000000">
        <w:rPr>
          <w:rtl w:val="0"/>
        </w:rPr>
        <w:t xml:space="preserve">Provided that buildings (or units) have this upgrade listed in the “Techtree - Upgrades Used” field.</w:t>
      </w:r>
    </w:p>
    <w:p w:rsidR="00000000" w:rsidDel="00000000" w:rsidP="00000000" w:rsidRDefault="00000000" w:rsidRPr="00000000" w14:paraId="00000F7A">
      <w:pPr>
        <w:numPr>
          <w:ilvl w:val="0"/>
          <w:numId w:val="80"/>
        </w:numPr>
        <w:spacing w:after="0" w:afterAutospacing="0"/>
        <w:ind w:left="720" w:hanging="360"/>
      </w:pPr>
      <w:r w:rsidDel="00000000" w:rsidR="00000000" w:rsidRPr="00000000">
        <w:rPr>
          <w:rtl w:val="0"/>
        </w:rPr>
        <w:t xml:space="preserve">Has 2 versions, one can be edited, one can not.</w:t>
      </w:r>
    </w:p>
    <w:p w:rsidR="00000000" w:rsidDel="00000000" w:rsidP="00000000" w:rsidRDefault="00000000" w:rsidRPr="00000000" w14:paraId="00000F7B">
      <w:pPr>
        <w:numPr>
          <w:ilvl w:val="1"/>
          <w:numId w:val="80"/>
        </w:numPr>
        <w:spacing w:after="0" w:afterAutospacing="0"/>
        <w:ind w:left="1440" w:hanging="360"/>
      </w:pPr>
      <w:r w:rsidDel="00000000" w:rsidR="00000000" w:rsidRPr="00000000">
        <w:rPr>
          <w:rtl w:val="0"/>
        </w:rPr>
        <w:t xml:space="preserve">The first version is Glyph of Fortification (code Algf), which gives you bonus armor (defined in Combat - Defense Upgrade Bonus), and bonus hit points (defined in the Glyph of Fortification upgrade).</w:t>
      </w:r>
      <w:r w:rsidDel="00000000" w:rsidR="00000000" w:rsidRPr="00000000">
        <w:rPr>
          <w:color w:val="9900ff"/>
          <w:rtl w:val="0"/>
        </w:rPr>
        <w:t xml:space="preserve"> (RoyGBV)</w:t>
      </w:r>
    </w:p>
    <w:p w:rsidR="00000000" w:rsidDel="00000000" w:rsidP="00000000" w:rsidRDefault="00000000" w:rsidRPr="00000000" w14:paraId="00000F7C">
      <w:pPr>
        <w:numPr>
          <w:ilvl w:val="1"/>
          <w:numId w:val="80"/>
        </w:numPr>
        <w:ind w:left="1440" w:hanging="360"/>
      </w:pPr>
      <w:r w:rsidDel="00000000" w:rsidR="00000000" w:rsidRPr="00000000">
        <w:rPr>
          <w:rtl w:val="0"/>
        </w:rPr>
        <w:t xml:space="preserve">The second version, oddly enough, is also called Glyph of Fortification (code Algu), but instead is a 2-level ability that first grants Glyph of Ultravision (defined in Glyph of </w:t>
      </w:r>
      <w:r w:rsidDel="00000000" w:rsidR="00000000" w:rsidRPr="00000000">
        <w:rPr>
          <w:b w:val="1"/>
          <w:bCs w:val="1"/>
          <w:rtl w:val="0"/>
        </w:rPr>
        <w:t xml:space="preserve">Ultravision</w:t>
      </w:r>
      <w:r w:rsidDel="00000000" w:rsidR="00000000" w:rsidRPr="00000000">
        <w:rPr>
          <w:rtl w:val="0"/>
        </w:rPr>
        <w:t xml:space="preserve">), and then Ultravision (Night Elf ability). </w:t>
      </w:r>
      <w:r w:rsidDel="00000000" w:rsidR="00000000" w:rsidRPr="00000000">
        <w:rPr>
          <w:color w:val="9900ff"/>
          <w:rtl w:val="0"/>
        </w:rPr>
        <w:t xml:space="preserve">(RoyGBV)</w:t>
      </w:r>
      <w:r w:rsidDel="00000000" w:rsidR="00000000" w:rsidRPr="00000000">
        <w:rPr>
          <w:rtl w:val="0"/>
        </w:rPr>
      </w:r>
    </w:p>
    <w:p w:rsidR="00000000" w:rsidDel="00000000" w:rsidP="00000000" w:rsidRDefault="00000000" w:rsidRPr="00000000" w14:paraId="00000F7D">
      <w:pPr>
        <w:pStyle w:val="Heading2"/>
        <w:ind w:firstLine="720"/>
        <w:rPr/>
      </w:pPr>
      <w:bookmarkStart w:colFirst="0" w:colLast="0" w:name="_p1hd4xqz0wjr" w:id="320"/>
      <w:bookmarkEnd w:id="320"/>
      <w:r w:rsidDel="00000000" w:rsidR="00000000" w:rsidRPr="00000000">
        <w:rPr>
          <w:rtl w:val="0"/>
        </w:rPr>
        <w:t xml:space="preserve">-Item Agility Gain / -Item Intelligence Gain / -Item Strength Gain:</w:t>
      </w:r>
    </w:p>
    <w:p w:rsidR="00000000" w:rsidDel="00000000" w:rsidP="00000000" w:rsidRDefault="00000000" w:rsidRPr="00000000" w14:paraId="00000F7E">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0F7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80">
      <w:pPr>
        <w:ind w:left="720" w:firstLine="720"/>
        <w:rPr/>
      </w:pPr>
      <w:r w:rsidDel="00000000" w:rsidR="00000000" w:rsidRPr="00000000">
        <w:rPr>
          <w:rtl w:val="0"/>
        </w:rPr>
        <w:t xml:space="preserve">RawCode: AIxm AIam AIim AIsm AIgm AItm AInm</w:t>
      </w:r>
    </w:p>
    <w:p w:rsidR="00000000" w:rsidDel="00000000" w:rsidP="00000000" w:rsidRDefault="00000000" w:rsidRPr="00000000" w14:paraId="00000F8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82">
      <w:pPr>
        <w:numPr>
          <w:ilvl w:val="0"/>
          <w:numId w:val="80"/>
        </w:numPr>
        <w:spacing w:after="0" w:afterAutospacing="0"/>
        <w:ind w:left="720" w:hanging="360"/>
      </w:pPr>
      <w:r w:rsidDel="00000000" w:rsidR="00000000" w:rsidRPr="00000000">
        <w:rPr>
          <w:rtl w:val="0"/>
        </w:rPr>
        <w:t xml:space="preserve">Causes the Hero to gain attributes permanently.</w:t>
      </w:r>
    </w:p>
    <w:p w:rsidR="00000000" w:rsidDel="00000000" w:rsidP="00000000" w:rsidRDefault="00000000" w:rsidRPr="00000000" w14:paraId="00000F83">
      <w:pPr>
        <w:numPr>
          <w:ilvl w:val="1"/>
          <w:numId w:val="80"/>
        </w:numPr>
        <w:spacing w:after="0" w:afterAutospacing="0"/>
        <w:ind w:left="1440" w:hanging="360"/>
      </w:pPr>
      <w:r w:rsidDel="00000000" w:rsidR="00000000" w:rsidRPr="00000000">
        <w:rPr>
          <w:rtl w:val="0"/>
        </w:rPr>
        <w:t xml:space="preserve">Negative values causes them to lose attributes.</w:t>
      </w:r>
    </w:p>
    <w:p w:rsidR="00000000" w:rsidDel="00000000" w:rsidP="00000000" w:rsidRDefault="00000000" w:rsidRPr="00000000" w14:paraId="00000F84">
      <w:pPr>
        <w:numPr>
          <w:ilvl w:val="0"/>
          <w:numId w:val="80"/>
        </w:numPr>
        <w:spacing w:after="0" w:afterAutospacing="0"/>
        <w:ind w:left="720" w:hanging="360"/>
      </w:pPr>
      <w:r w:rsidDel="00000000" w:rsidR="00000000" w:rsidRPr="00000000">
        <w:rPr>
          <w:rtl w:val="0"/>
        </w:rPr>
        <w:t xml:space="preserve">Is not affected by triggers which increases/decreases level of this ability.</w:t>
      </w:r>
    </w:p>
    <w:p w:rsidR="00000000" w:rsidDel="00000000" w:rsidP="00000000" w:rsidRDefault="00000000" w:rsidRPr="00000000" w14:paraId="00000F85">
      <w:pPr>
        <w:numPr>
          <w:ilvl w:val="0"/>
          <w:numId w:val="80"/>
        </w:numPr>
        <w:ind w:left="720" w:hanging="360"/>
      </w:pPr>
      <w:r w:rsidDel="00000000" w:rsidR="00000000" w:rsidRPr="00000000">
        <w:rPr>
          <w:rtl w:val="0"/>
        </w:rPr>
        <w:t xml:space="preserve">If you wish to modify stat gained through increase/decrease level, use Attribute Bonus instead.</w:t>
      </w:r>
    </w:p>
    <w:p w:rsidR="00000000" w:rsidDel="00000000" w:rsidP="00000000" w:rsidRDefault="00000000" w:rsidRPr="00000000" w14:paraId="00000F86">
      <w:pPr>
        <w:pStyle w:val="Heading2"/>
        <w:ind w:firstLine="720"/>
        <w:rPr/>
      </w:pPr>
      <w:bookmarkStart w:colFirst="0" w:colLast="0" w:name="_b5d8l15a47kc" w:id="321"/>
      <w:bookmarkEnd w:id="321"/>
      <w:r w:rsidDel="00000000" w:rsidR="00000000" w:rsidRPr="00000000">
        <w:rPr>
          <w:rtl w:val="0"/>
        </w:rPr>
        <w:t xml:space="preserve">-Item Area Heal / -Mana Regain:</w:t>
      </w:r>
    </w:p>
    <w:p w:rsidR="00000000" w:rsidDel="00000000" w:rsidP="00000000" w:rsidRDefault="00000000" w:rsidRPr="00000000" w14:paraId="00000F87">
      <w:pPr>
        <w:rPr/>
      </w:pPr>
      <w:r w:rsidDel="00000000" w:rsidR="00000000" w:rsidRPr="00000000">
        <w:rPr>
          <w:rtl w:val="0"/>
        </w:rPr>
        <w:tab/>
        <w:tab/>
        <w:t xml:space="preserve">Tags: </w:t>
      </w:r>
      <w:r w:rsidDel="00000000" w:rsidR="00000000" w:rsidRPr="00000000">
        <w:rPr>
          <w:color w:val="0000ff"/>
          <w:rtl w:val="0"/>
        </w:rPr>
        <w:t xml:space="preserve">[Healing]</w:t>
      </w:r>
      <w:r w:rsidDel="00000000" w:rsidR="00000000" w:rsidRPr="00000000">
        <w:rPr>
          <w:rtl w:val="0"/>
        </w:rPr>
      </w:r>
    </w:p>
    <w:p w:rsidR="00000000" w:rsidDel="00000000" w:rsidP="00000000" w:rsidRDefault="00000000" w:rsidRPr="00000000" w14:paraId="00000F8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89">
      <w:pPr>
        <w:ind w:left="720" w:firstLine="720"/>
        <w:rPr/>
      </w:pPr>
      <w:r w:rsidDel="00000000" w:rsidR="00000000" w:rsidRPr="00000000">
        <w:rPr>
          <w:rtl w:val="0"/>
        </w:rPr>
        <w:t xml:space="preserve">RawCode: AIha AIhb APh1 APh2 APh3 AImr APmr APmg AIre AIra APra</w:t>
      </w:r>
    </w:p>
    <w:p w:rsidR="00000000" w:rsidDel="00000000" w:rsidP="00000000" w:rsidRDefault="00000000" w:rsidRPr="00000000" w14:paraId="00000F8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8B">
      <w:pPr>
        <w:numPr>
          <w:ilvl w:val="0"/>
          <w:numId w:val="80"/>
        </w:numPr>
        <w:ind w:left="720" w:hanging="360"/>
      </w:pPr>
      <w:r w:rsidDel="00000000" w:rsidR="00000000" w:rsidRPr="00000000">
        <w:rPr>
          <w:rtl w:val="0"/>
        </w:rPr>
        <w:t xml:space="preserve">Used by the Scroll kinds of items, except Town Portal.</w:t>
      </w:r>
      <w:r w:rsidDel="00000000" w:rsidR="00000000" w:rsidRPr="00000000">
        <w:rPr>
          <w:color w:val="9900ff"/>
          <w:rtl w:val="0"/>
        </w:rPr>
        <w:t xml:space="preserve"> (RoyGBV)</w:t>
      </w:r>
      <w:r w:rsidDel="00000000" w:rsidR="00000000" w:rsidRPr="00000000">
        <w:rPr>
          <w:rtl w:val="0"/>
        </w:rPr>
      </w:r>
    </w:p>
    <w:p w:rsidR="00000000" w:rsidDel="00000000" w:rsidP="00000000" w:rsidRDefault="00000000" w:rsidRPr="00000000" w14:paraId="00000F8C">
      <w:pPr>
        <w:pStyle w:val="Heading2"/>
        <w:ind w:firstLine="720"/>
        <w:rPr/>
      </w:pPr>
      <w:bookmarkStart w:colFirst="0" w:colLast="0" w:name="_jubljktqxew7" w:id="322"/>
      <w:bookmarkEnd w:id="322"/>
      <w:r w:rsidDel="00000000" w:rsidR="00000000" w:rsidRPr="00000000">
        <w:rPr>
          <w:rtl w:val="0"/>
        </w:rPr>
        <w:t xml:space="preserve">-Item Area tree / -wall damage:</w:t>
      </w:r>
    </w:p>
    <w:p w:rsidR="00000000" w:rsidDel="00000000" w:rsidP="00000000" w:rsidRDefault="00000000" w:rsidRPr="00000000" w14:paraId="00000F8D">
      <w:pPr>
        <w:rPr/>
      </w:pPr>
      <w:r w:rsidDel="00000000" w:rsidR="00000000" w:rsidRPr="00000000">
        <w:rPr>
          <w:rtl w:val="0"/>
        </w:rPr>
        <w:tab/>
        <w:tab/>
        <w:t xml:space="preserve">Tags: </w:t>
      </w:r>
      <w:r w:rsidDel="00000000" w:rsidR="00000000" w:rsidRPr="00000000">
        <w:rPr>
          <w:color w:val="0000ff"/>
          <w:rtl w:val="0"/>
        </w:rPr>
        <w:t xml:space="preserve">[Unused]</w:t>
      </w:r>
      <w:r w:rsidDel="00000000" w:rsidR="00000000" w:rsidRPr="00000000">
        <w:rPr>
          <w:rtl w:val="0"/>
        </w:rPr>
      </w:r>
    </w:p>
    <w:p w:rsidR="00000000" w:rsidDel="00000000" w:rsidP="00000000" w:rsidRDefault="00000000" w:rsidRPr="00000000" w14:paraId="00000F8E">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8F">
      <w:pPr>
        <w:ind w:left="720" w:firstLine="720"/>
        <w:rPr/>
      </w:pPr>
      <w:r w:rsidDel="00000000" w:rsidR="00000000" w:rsidRPr="00000000">
        <w:rPr>
          <w:rtl w:val="0"/>
        </w:rPr>
        <w:t xml:space="preserve">RawCode: AIdm</w:t>
      </w:r>
    </w:p>
    <w:p w:rsidR="00000000" w:rsidDel="00000000" w:rsidP="00000000" w:rsidRDefault="00000000" w:rsidRPr="00000000" w14:paraId="00000F90">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91">
      <w:pPr>
        <w:numPr>
          <w:ilvl w:val="0"/>
          <w:numId w:val="80"/>
        </w:numPr>
        <w:ind w:left="720" w:hanging="360"/>
      </w:pPr>
      <w:r w:rsidDel="00000000" w:rsidR="00000000" w:rsidRPr="00000000">
        <w:rPr>
          <w:rtl w:val="0"/>
        </w:rPr>
        <w:t xml:space="preserve">Deprecated ability, supposed to separately give Land Mines the ability to destroy trees and destructibles in an AOE, but is now handled by the “Targets Allowed” in the “AOE Damage upon Death (Goblin Mine)” of Land Mines instead.</w:t>
      </w:r>
      <w:r w:rsidDel="00000000" w:rsidR="00000000" w:rsidRPr="00000000">
        <w:rPr>
          <w:color w:val="9900ff"/>
          <w:rtl w:val="0"/>
        </w:rPr>
        <w:t xml:space="preserve"> (RoyGBV) </w:t>
      </w:r>
      <w:r w:rsidDel="00000000" w:rsidR="00000000" w:rsidRPr="00000000">
        <w:rPr>
          <w:rtl w:val="0"/>
        </w:rPr>
      </w:r>
    </w:p>
    <w:p w:rsidR="00000000" w:rsidDel="00000000" w:rsidP="00000000" w:rsidRDefault="00000000" w:rsidRPr="00000000" w14:paraId="00000F92">
      <w:pPr>
        <w:pStyle w:val="Heading2"/>
        <w:ind w:firstLine="720"/>
        <w:rPr/>
      </w:pPr>
      <w:bookmarkStart w:colFirst="0" w:colLast="0" w:name="_46wdylzd0irn" w:id="323"/>
      <w:bookmarkEnd w:id="323"/>
      <w:r w:rsidDel="00000000" w:rsidR="00000000" w:rsidRPr="00000000">
        <w:rPr>
          <w:rtl w:val="0"/>
        </w:rPr>
        <w:t xml:space="preserve">-Item Armor Bonus:</w:t>
      </w:r>
    </w:p>
    <w:p w:rsidR="00000000" w:rsidDel="00000000" w:rsidP="00000000" w:rsidRDefault="00000000" w:rsidRPr="00000000" w14:paraId="00000F93">
      <w:pPr>
        <w:rPr/>
      </w:pPr>
      <w:r w:rsidDel="00000000" w:rsidR="00000000" w:rsidRPr="00000000">
        <w:rPr>
          <w:rtl w:val="0"/>
        </w:rPr>
        <w:tab/>
        <w:tab/>
        <w:t xml:space="preserve">Tags: </w:t>
      </w:r>
      <w:r w:rsidDel="00000000" w:rsidR="00000000" w:rsidRPr="00000000">
        <w:rPr>
          <w:color w:val="0000ff"/>
          <w:rtl w:val="0"/>
        </w:rPr>
        <w:t xml:space="preserve">[Stackable] [Flat Armor Increase] [Flat Armor Decrease]</w:t>
      </w:r>
      <w:r w:rsidDel="00000000" w:rsidR="00000000" w:rsidRPr="00000000">
        <w:rPr>
          <w:rtl w:val="0"/>
        </w:rPr>
      </w:r>
    </w:p>
    <w:p w:rsidR="00000000" w:rsidDel="00000000" w:rsidP="00000000" w:rsidRDefault="00000000" w:rsidRPr="00000000" w14:paraId="00000F9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95">
      <w:pPr>
        <w:ind w:left="720" w:firstLine="720"/>
        <w:rPr/>
      </w:pPr>
      <w:r w:rsidDel="00000000" w:rsidR="00000000" w:rsidRPr="00000000">
        <w:rPr>
          <w:rtl w:val="0"/>
        </w:rPr>
        <w:t xml:space="preserve">RawCode: AId1 AId2 AId3 AId4 AId5 AId7 AId8 AId0</w:t>
      </w:r>
    </w:p>
    <w:p w:rsidR="00000000" w:rsidDel="00000000" w:rsidP="00000000" w:rsidRDefault="00000000" w:rsidRPr="00000000" w14:paraId="00000F9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97">
      <w:pPr>
        <w:numPr>
          <w:ilvl w:val="0"/>
          <w:numId w:val="80"/>
        </w:numPr>
        <w:ind w:left="720" w:hanging="360"/>
      </w:pPr>
      <w:r w:rsidDel="00000000" w:rsidR="00000000" w:rsidRPr="00000000">
        <w:rPr>
          <w:rtl w:val="0"/>
        </w:rPr>
        <w:t xml:space="preserve">Gives this unit + Armor or - Armor</w:t>
      </w:r>
    </w:p>
    <w:p w:rsidR="00000000" w:rsidDel="00000000" w:rsidP="00000000" w:rsidRDefault="00000000" w:rsidRPr="00000000" w14:paraId="00000F98">
      <w:pPr>
        <w:pStyle w:val="Heading2"/>
        <w:ind w:firstLine="720"/>
        <w:rPr/>
      </w:pPr>
      <w:bookmarkStart w:colFirst="0" w:colLast="0" w:name="_i2we3kkuu2ne" w:id="324"/>
      <w:bookmarkEnd w:id="324"/>
      <w:r w:rsidDel="00000000" w:rsidR="00000000" w:rsidRPr="00000000">
        <w:rPr>
          <w:rtl w:val="0"/>
        </w:rPr>
        <w:t xml:space="preserve">-Item Attack Black Arrow Bonus:</w:t>
      </w:r>
    </w:p>
    <w:p w:rsidR="00000000" w:rsidDel="00000000" w:rsidP="00000000" w:rsidRDefault="00000000" w:rsidRPr="00000000" w14:paraId="00000F99">
      <w:pPr>
        <w:rPr/>
      </w:pPr>
      <w:r w:rsidDel="00000000" w:rsidR="00000000" w:rsidRPr="00000000">
        <w:rPr>
          <w:rtl w:val="0"/>
        </w:rPr>
        <w:tab/>
        <w:tab/>
        <w:t xml:space="preserve">Tags: </w:t>
      </w:r>
      <w:r w:rsidDel="00000000" w:rsidR="00000000" w:rsidRPr="00000000">
        <w:rPr>
          <w:color w:val="0000ff"/>
          <w:rtl w:val="0"/>
        </w:rPr>
        <w:t xml:space="preserve">[ORB] [TODO]</w:t>
      </w:r>
      <w:r w:rsidDel="00000000" w:rsidR="00000000" w:rsidRPr="00000000">
        <w:rPr>
          <w:rtl w:val="0"/>
        </w:rPr>
      </w:r>
    </w:p>
    <w:p w:rsidR="00000000" w:rsidDel="00000000" w:rsidP="00000000" w:rsidRDefault="00000000" w:rsidRPr="00000000" w14:paraId="00000F9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9B">
      <w:pPr>
        <w:ind w:left="720" w:firstLine="720"/>
        <w:rPr/>
      </w:pPr>
      <w:r w:rsidDel="00000000" w:rsidR="00000000" w:rsidRPr="00000000">
        <w:rPr>
          <w:rtl w:val="0"/>
        </w:rPr>
        <w:t xml:space="preserve">RawCode: AIdf</w:t>
      </w:r>
    </w:p>
    <w:p w:rsidR="00000000" w:rsidDel="00000000" w:rsidP="00000000" w:rsidRDefault="00000000" w:rsidRPr="00000000" w14:paraId="00000F9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9D">
      <w:pPr>
        <w:numPr>
          <w:ilvl w:val="0"/>
          <w:numId w:val="80"/>
        </w:numPr>
        <w:spacing w:after="0" w:afterAutospacing="0"/>
        <w:ind w:left="720" w:hanging="360"/>
      </w:pPr>
      <w:r w:rsidDel="00000000" w:rsidR="00000000" w:rsidRPr="00000000">
        <w:rPr>
          <w:rtl w:val="0"/>
        </w:rPr>
        <w:t xml:space="preserve">“Stats - Enabled Attack Index”</w:t>
      </w:r>
    </w:p>
    <w:p w:rsidR="00000000" w:rsidDel="00000000" w:rsidP="00000000" w:rsidRDefault="00000000" w:rsidRPr="00000000" w14:paraId="00000F9E">
      <w:pPr>
        <w:numPr>
          <w:ilvl w:val="1"/>
          <w:numId w:val="80"/>
        </w:numPr>
        <w:spacing w:after="0" w:afterAutospacing="0"/>
        <w:ind w:left="1440" w:hanging="360"/>
      </w:pPr>
      <w:r w:rsidDel="00000000" w:rsidR="00000000" w:rsidRPr="00000000">
        <w:rPr>
          <w:rtl w:val="0"/>
        </w:rPr>
        <w:t xml:space="preserve">Enables this attack on this unit when the ability/item is present.</w:t>
      </w:r>
    </w:p>
    <w:p w:rsidR="00000000" w:rsidDel="00000000" w:rsidP="00000000" w:rsidRDefault="00000000" w:rsidRPr="00000000" w14:paraId="00000F9F">
      <w:pPr>
        <w:numPr>
          <w:ilvl w:val="0"/>
          <w:numId w:val="80"/>
        </w:numPr>
        <w:spacing w:after="0" w:afterAutospacing="0"/>
        <w:ind w:left="720" w:hanging="360"/>
      </w:pPr>
      <w:r w:rsidDel="00000000" w:rsidR="00000000" w:rsidRPr="00000000">
        <w:rPr>
          <w:rtl w:val="0"/>
        </w:rPr>
        <w:t xml:space="preserve">“Art - Missile Art”</w:t>
      </w:r>
    </w:p>
    <w:p w:rsidR="00000000" w:rsidDel="00000000" w:rsidP="00000000" w:rsidRDefault="00000000" w:rsidRPr="00000000" w14:paraId="00000FA0">
      <w:pPr>
        <w:numPr>
          <w:ilvl w:val="1"/>
          <w:numId w:val="80"/>
        </w:numPr>
        <w:ind w:left="1440" w:hanging="360"/>
      </w:pPr>
      <w:r w:rsidDel="00000000" w:rsidR="00000000" w:rsidRPr="00000000">
        <w:rPr>
          <w:rtl w:val="0"/>
        </w:rPr>
        <w:t xml:space="preserve">Overrides units normal basic attack model</w:t>
      </w:r>
    </w:p>
    <w:p w:rsidR="00000000" w:rsidDel="00000000" w:rsidP="00000000" w:rsidRDefault="00000000" w:rsidRPr="00000000" w14:paraId="00000FA1">
      <w:pPr>
        <w:pStyle w:val="Heading2"/>
        <w:ind w:firstLine="720"/>
        <w:rPr/>
      </w:pPr>
      <w:bookmarkStart w:colFirst="0" w:colLast="0" w:name="_u4o9vlli6qq5" w:id="325"/>
      <w:bookmarkEnd w:id="325"/>
      <w:r w:rsidDel="00000000" w:rsidR="00000000" w:rsidRPr="00000000">
        <w:rPr>
          <w:rtl w:val="0"/>
        </w:rPr>
        <w:t xml:space="preserve">-Item Attack Corruption Bonus:</w:t>
      </w:r>
    </w:p>
    <w:p w:rsidR="00000000" w:rsidDel="00000000" w:rsidP="00000000" w:rsidRDefault="00000000" w:rsidRPr="00000000" w14:paraId="00000FA2">
      <w:pPr>
        <w:rPr/>
      </w:pPr>
      <w:r w:rsidDel="00000000" w:rsidR="00000000" w:rsidRPr="00000000">
        <w:rPr>
          <w:rtl w:val="0"/>
        </w:rPr>
        <w:tab/>
        <w:tab/>
        <w:t xml:space="preserve">Tags: </w:t>
      </w:r>
      <w:r w:rsidDel="00000000" w:rsidR="00000000" w:rsidRPr="00000000">
        <w:rPr>
          <w:color w:val="0000ff"/>
          <w:rtl w:val="0"/>
        </w:rPr>
        <w:t xml:space="preserve">[ORB] [TODO]</w:t>
      </w:r>
      <w:r w:rsidDel="00000000" w:rsidR="00000000" w:rsidRPr="00000000">
        <w:rPr>
          <w:rtl w:val="0"/>
        </w:rPr>
      </w:r>
    </w:p>
    <w:p w:rsidR="00000000" w:rsidDel="00000000" w:rsidP="00000000" w:rsidRDefault="00000000" w:rsidRPr="00000000" w14:paraId="00000FA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A4">
      <w:pPr>
        <w:ind w:left="720" w:firstLine="720"/>
        <w:rPr/>
      </w:pPr>
      <w:r w:rsidDel="00000000" w:rsidR="00000000" w:rsidRPr="00000000">
        <w:rPr>
          <w:rtl w:val="0"/>
        </w:rPr>
        <w:t xml:space="preserve">RawCode: AIcb</w:t>
      </w:r>
    </w:p>
    <w:p w:rsidR="00000000" w:rsidDel="00000000" w:rsidP="00000000" w:rsidRDefault="00000000" w:rsidRPr="00000000" w14:paraId="00000FA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A6">
      <w:pPr>
        <w:numPr>
          <w:ilvl w:val="0"/>
          <w:numId w:val="80"/>
        </w:numPr>
        <w:spacing w:after="0" w:afterAutospacing="0"/>
        <w:ind w:left="720" w:hanging="360"/>
      </w:pPr>
      <w:r w:rsidDel="00000000" w:rsidR="00000000" w:rsidRPr="00000000">
        <w:rPr>
          <w:rtl w:val="0"/>
        </w:rPr>
        <w:t xml:space="preserve">“Stats - Enabled Attack Index”</w:t>
      </w:r>
    </w:p>
    <w:p w:rsidR="00000000" w:rsidDel="00000000" w:rsidP="00000000" w:rsidRDefault="00000000" w:rsidRPr="00000000" w14:paraId="00000FA7">
      <w:pPr>
        <w:numPr>
          <w:ilvl w:val="1"/>
          <w:numId w:val="80"/>
        </w:numPr>
        <w:spacing w:after="0" w:afterAutospacing="0"/>
        <w:ind w:left="1440" w:hanging="360"/>
      </w:pPr>
      <w:r w:rsidDel="00000000" w:rsidR="00000000" w:rsidRPr="00000000">
        <w:rPr>
          <w:rtl w:val="0"/>
        </w:rPr>
        <w:t xml:space="preserve">Enables this attack on this unit when the ability/item is present.</w:t>
      </w:r>
    </w:p>
    <w:p w:rsidR="00000000" w:rsidDel="00000000" w:rsidP="00000000" w:rsidRDefault="00000000" w:rsidRPr="00000000" w14:paraId="00000FA8">
      <w:pPr>
        <w:numPr>
          <w:ilvl w:val="0"/>
          <w:numId w:val="80"/>
        </w:numPr>
        <w:spacing w:after="0" w:afterAutospacing="0"/>
        <w:ind w:left="720" w:hanging="360"/>
      </w:pPr>
      <w:r w:rsidDel="00000000" w:rsidR="00000000" w:rsidRPr="00000000">
        <w:rPr>
          <w:rtl w:val="0"/>
        </w:rPr>
        <w:t xml:space="preserve">“Art - Missile Art”</w:t>
      </w:r>
    </w:p>
    <w:p w:rsidR="00000000" w:rsidDel="00000000" w:rsidP="00000000" w:rsidRDefault="00000000" w:rsidRPr="00000000" w14:paraId="00000FA9">
      <w:pPr>
        <w:numPr>
          <w:ilvl w:val="1"/>
          <w:numId w:val="80"/>
        </w:numPr>
        <w:spacing w:after="0" w:afterAutospacing="0"/>
        <w:ind w:left="1440" w:hanging="360"/>
      </w:pPr>
      <w:r w:rsidDel="00000000" w:rsidR="00000000" w:rsidRPr="00000000">
        <w:rPr>
          <w:rtl w:val="0"/>
        </w:rPr>
        <w:t xml:space="preserve">Overrides units normal basic attack model</w:t>
      </w:r>
    </w:p>
    <w:p w:rsidR="00000000" w:rsidDel="00000000" w:rsidP="00000000" w:rsidRDefault="00000000" w:rsidRPr="00000000" w14:paraId="00000FAA">
      <w:pPr>
        <w:numPr>
          <w:ilvl w:val="0"/>
          <w:numId w:val="80"/>
        </w:numPr>
        <w:ind w:left="720" w:hanging="360"/>
      </w:pPr>
      <w:r w:rsidDel="00000000" w:rsidR="00000000" w:rsidRPr="00000000">
        <w:rPr>
          <w:rtl w:val="0"/>
        </w:rPr>
        <w:t xml:space="preserve">Cannot be limited by tech (will be unlocked even with requirements)</w:t>
      </w:r>
    </w:p>
    <w:p w:rsidR="00000000" w:rsidDel="00000000" w:rsidP="00000000" w:rsidRDefault="00000000" w:rsidRPr="00000000" w14:paraId="00000FAB">
      <w:pPr>
        <w:pStyle w:val="Heading2"/>
        <w:ind w:firstLine="720"/>
        <w:rPr/>
      </w:pPr>
      <w:bookmarkStart w:colFirst="0" w:colLast="0" w:name="_jhkvfduvkoil" w:id="326"/>
      <w:bookmarkEnd w:id="326"/>
      <w:r w:rsidDel="00000000" w:rsidR="00000000" w:rsidRPr="00000000">
        <w:rPr>
          <w:rtl w:val="0"/>
        </w:rPr>
        <w:t xml:space="preserve">-Item Attack Fire Bonus:</w:t>
      </w:r>
    </w:p>
    <w:p w:rsidR="00000000" w:rsidDel="00000000" w:rsidP="00000000" w:rsidRDefault="00000000" w:rsidRPr="00000000" w14:paraId="00000FAC">
      <w:pPr>
        <w:rPr/>
      </w:pPr>
      <w:r w:rsidDel="00000000" w:rsidR="00000000" w:rsidRPr="00000000">
        <w:rPr>
          <w:rtl w:val="0"/>
        </w:rPr>
        <w:tab/>
        <w:tab/>
        <w:t xml:space="preserve">Tags: </w:t>
      </w:r>
      <w:r w:rsidDel="00000000" w:rsidR="00000000" w:rsidRPr="00000000">
        <w:rPr>
          <w:color w:val="0000ff"/>
          <w:rtl w:val="0"/>
        </w:rPr>
        <w:t xml:space="preserve">[ORB] [TODO]</w:t>
      </w:r>
      <w:r w:rsidDel="00000000" w:rsidR="00000000" w:rsidRPr="00000000">
        <w:rPr>
          <w:rtl w:val="0"/>
        </w:rPr>
      </w:r>
    </w:p>
    <w:p w:rsidR="00000000" w:rsidDel="00000000" w:rsidP="00000000" w:rsidRDefault="00000000" w:rsidRPr="00000000" w14:paraId="00000FA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AE">
      <w:pPr>
        <w:ind w:left="720" w:firstLine="720"/>
        <w:rPr/>
      </w:pPr>
      <w:r w:rsidDel="00000000" w:rsidR="00000000" w:rsidRPr="00000000">
        <w:rPr>
          <w:rtl w:val="0"/>
        </w:rPr>
        <w:t xml:space="preserve">RawCode: AIfb AIgd</w:t>
      </w:r>
    </w:p>
    <w:p w:rsidR="00000000" w:rsidDel="00000000" w:rsidP="00000000" w:rsidRDefault="00000000" w:rsidRPr="00000000" w14:paraId="00000FAF">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B0">
      <w:pPr>
        <w:numPr>
          <w:ilvl w:val="0"/>
          <w:numId w:val="80"/>
        </w:numPr>
        <w:spacing w:after="0" w:afterAutospacing="0"/>
        <w:ind w:left="720" w:hanging="360"/>
      </w:pPr>
      <w:r w:rsidDel="00000000" w:rsidR="00000000" w:rsidRPr="00000000">
        <w:rPr>
          <w:rtl w:val="0"/>
        </w:rPr>
        <w:t xml:space="preserve">“Stats - Enabled Attack Index”</w:t>
      </w:r>
    </w:p>
    <w:p w:rsidR="00000000" w:rsidDel="00000000" w:rsidP="00000000" w:rsidRDefault="00000000" w:rsidRPr="00000000" w14:paraId="00000FB1">
      <w:pPr>
        <w:numPr>
          <w:ilvl w:val="1"/>
          <w:numId w:val="80"/>
        </w:numPr>
        <w:spacing w:after="0" w:afterAutospacing="0"/>
        <w:ind w:left="1440" w:hanging="360"/>
      </w:pPr>
      <w:r w:rsidDel="00000000" w:rsidR="00000000" w:rsidRPr="00000000">
        <w:rPr>
          <w:rtl w:val="0"/>
        </w:rPr>
        <w:t xml:space="preserve">Enables this attack on this unit when the ability/item is present.</w:t>
      </w:r>
    </w:p>
    <w:p w:rsidR="00000000" w:rsidDel="00000000" w:rsidP="00000000" w:rsidRDefault="00000000" w:rsidRPr="00000000" w14:paraId="00000FB2">
      <w:pPr>
        <w:numPr>
          <w:ilvl w:val="0"/>
          <w:numId w:val="80"/>
        </w:numPr>
        <w:spacing w:after="0" w:afterAutospacing="0"/>
        <w:ind w:left="720" w:hanging="360"/>
      </w:pPr>
      <w:r w:rsidDel="00000000" w:rsidR="00000000" w:rsidRPr="00000000">
        <w:rPr>
          <w:rtl w:val="0"/>
        </w:rPr>
        <w:t xml:space="preserve">“Art - Missile Art”</w:t>
      </w:r>
    </w:p>
    <w:p w:rsidR="00000000" w:rsidDel="00000000" w:rsidP="00000000" w:rsidRDefault="00000000" w:rsidRPr="00000000" w14:paraId="00000FB3">
      <w:pPr>
        <w:numPr>
          <w:ilvl w:val="1"/>
          <w:numId w:val="80"/>
        </w:numPr>
        <w:spacing w:after="0" w:afterAutospacing="0"/>
        <w:ind w:left="1440" w:hanging="360"/>
      </w:pPr>
      <w:r w:rsidDel="00000000" w:rsidR="00000000" w:rsidRPr="00000000">
        <w:rPr>
          <w:rtl w:val="0"/>
        </w:rPr>
        <w:t xml:space="preserve">Overrides units normal basic attack model</w:t>
      </w:r>
    </w:p>
    <w:p w:rsidR="00000000" w:rsidDel="00000000" w:rsidP="00000000" w:rsidRDefault="00000000" w:rsidRPr="00000000" w14:paraId="00000FB4">
      <w:pPr>
        <w:numPr>
          <w:ilvl w:val="0"/>
          <w:numId w:val="80"/>
        </w:numPr>
        <w:ind w:left="720" w:hanging="360"/>
      </w:pPr>
      <w:r w:rsidDel="00000000" w:rsidR="00000000" w:rsidRPr="00000000">
        <w:rPr>
          <w:rtl w:val="0"/>
        </w:rPr>
        <w:t xml:space="preserve">Deals universal type damage to secondary targets</w:t>
      </w:r>
    </w:p>
    <w:p w:rsidR="00000000" w:rsidDel="00000000" w:rsidP="00000000" w:rsidRDefault="00000000" w:rsidRPr="00000000" w14:paraId="00000FB5">
      <w:pPr>
        <w:pStyle w:val="Heading2"/>
        <w:ind w:firstLine="720"/>
        <w:rPr/>
      </w:pPr>
      <w:bookmarkStart w:colFirst="0" w:colLast="0" w:name="_cjiu1dxv18dv" w:id="327"/>
      <w:bookmarkEnd w:id="327"/>
      <w:r w:rsidDel="00000000" w:rsidR="00000000" w:rsidRPr="00000000">
        <w:rPr>
          <w:rtl w:val="0"/>
        </w:rPr>
        <w:t xml:space="preserve">-Item Attack Frost Bonus:</w:t>
      </w:r>
    </w:p>
    <w:p w:rsidR="00000000" w:rsidDel="00000000" w:rsidP="00000000" w:rsidRDefault="00000000" w:rsidRPr="00000000" w14:paraId="00000FB6">
      <w:pPr>
        <w:rPr/>
      </w:pPr>
      <w:r w:rsidDel="00000000" w:rsidR="00000000" w:rsidRPr="00000000">
        <w:rPr>
          <w:rtl w:val="0"/>
        </w:rPr>
        <w:tab/>
        <w:tab/>
        <w:t xml:space="preserve">Tags: </w:t>
      </w:r>
      <w:r w:rsidDel="00000000" w:rsidR="00000000" w:rsidRPr="00000000">
        <w:rPr>
          <w:color w:val="0000ff"/>
          <w:rtl w:val="0"/>
        </w:rPr>
        <w:t xml:space="preserve">[ORB] [TODO]</w:t>
      </w:r>
      <w:r w:rsidDel="00000000" w:rsidR="00000000" w:rsidRPr="00000000">
        <w:rPr>
          <w:rtl w:val="0"/>
        </w:rPr>
      </w:r>
    </w:p>
    <w:p w:rsidR="00000000" w:rsidDel="00000000" w:rsidP="00000000" w:rsidRDefault="00000000" w:rsidRPr="00000000" w14:paraId="00000FB7">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B8">
      <w:pPr>
        <w:ind w:left="720" w:firstLine="720"/>
        <w:rPr/>
      </w:pPr>
      <w:r w:rsidDel="00000000" w:rsidR="00000000" w:rsidRPr="00000000">
        <w:rPr>
          <w:rtl w:val="0"/>
        </w:rPr>
        <w:t xml:space="preserve">RawCode: AIob</w:t>
      </w:r>
    </w:p>
    <w:p w:rsidR="00000000" w:rsidDel="00000000" w:rsidP="00000000" w:rsidRDefault="00000000" w:rsidRPr="00000000" w14:paraId="00000FB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BA">
      <w:pPr>
        <w:numPr>
          <w:ilvl w:val="0"/>
          <w:numId w:val="80"/>
        </w:numPr>
        <w:spacing w:after="0" w:afterAutospacing="0"/>
        <w:ind w:left="720" w:hanging="360"/>
      </w:pPr>
      <w:r w:rsidDel="00000000" w:rsidR="00000000" w:rsidRPr="00000000">
        <w:rPr>
          <w:rtl w:val="0"/>
        </w:rPr>
        <w:t xml:space="preserve">“Stats - Enabled Attack Index”</w:t>
      </w:r>
    </w:p>
    <w:p w:rsidR="00000000" w:rsidDel="00000000" w:rsidP="00000000" w:rsidRDefault="00000000" w:rsidRPr="00000000" w14:paraId="00000FBB">
      <w:pPr>
        <w:numPr>
          <w:ilvl w:val="1"/>
          <w:numId w:val="80"/>
        </w:numPr>
        <w:spacing w:after="0" w:afterAutospacing="0"/>
        <w:ind w:left="1440" w:hanging="360"/>
      </w:pPr>
      <w:r w:rsidDel="00000000" w:rsidR="00000000" w:rsidRPr="00000000">
        <w:rPr>
          <w:rtl w:val="0"/>
        </w:rPr>
        <w:t xml:space="preserve">Enables this attack on this unit when the ability/item is present.</w:t>
      </w:r>
    </w:p>
    <w:p w:rsidR="00000000" w:rsidDel="00000000" w:rsidP="00000000" w:rsidRDefault="00000000" w:rsidRPr="00000000" w14:paraId="00000FBC">
      <w:pPr>
        <w:numPr>
          <w:ilvl w:val="0"/>
          <w:numId w:val="80"/>
        </w:numPr>
        <w:spacing w:after="0" w:afterAutospacing="0"/>
        <w:ind w:left="720" w:hanging="360"/>
      </w:pPr>
      <w:r w:rsidDel="00000000" w:rsidR="00000000" w:rsidRPr="00000000">
        <w:rPr>
          <w:rtl w:val="0"/>
        </w:rPr>
        <w:t xml:space="preserve">“Art - Missile Art”</w:t>
      </w:r>
    </w:p>
    <w:p w:rsidR="00000000" w:rsidDel="00000000" w:rsidP="00000000" w:rsidRDefault="00000000" w:rsidRPr="00000000" w14:paraId="00000FBD">
      <w:pPr>
        <w:numPr>
          <w:ilvl w:val="1"/>
          <w:numId w:val="80"/>
        </w:numPr>
        <w:ind w:left="1440" w:hanging="360"/>
      </w:pPr>
      <w:r w:rsidDel="00000000" w:rsidR="00000000" w:rsidRPr="00000000">
        <w:rPr>
          <w:rtl w:val="0"/>
        </w:rPr>
        <w:t xml:space="preserve">Overrides units normal basic attack model</w:t>
      </w:r>
    </w:p>
    <w:p w:rsidR="00000000" w:rsidDel="00000000" w:rsidP="00000000" w:rsidRDefault="00000000" w:rsidRPr="00000000" w14:paraId="00000FBE">
      <w:pPr>
        <w:pStyle w:val="Heading2"/>
        <w:ind w:firstLine="720"/>
        <w:rPr/>
      </w:pPr>
      <w:bookmarkStart w:colFirst="0" w:colLast="0" w:name="_k6o57eoz4i3s" w:id="328"/>
      <w:bookmarkEnd w:id="328"/>
      <w:r w:rsidDel="00000000" w:rsidR="00000000" w:rsidRPr="00000000">
        <w:rPr>
          <w:rtl w:val="0"/>
        </w:rPr>
        <w:t xml:space="preserve">-Item Attack Lightning Bonus:</w:t>
      </w:r>
    </w:p>
    <w:p w:rsidR="00000000" w:rsidDel="00000000" w:rsidP="00000000" w:rsidRDefault="00000000" w:rsidRPr="00000000" w14:paraId="00000FBF">
      <w:pPr>
        <w:rPr/>
      </w:pPr>
      <w:r w:rsidDel="00000000" w:rsidR="00000000" w:rsidRPr="00000000">
        <w:rPr>
          <w:rtl w:val="0"/>
        </w:rPr>
        <w:tab/>
        <w:tab/>
        <w:t xml:space="preserve">Tags: </w:t>
      </w:r>
      <w:r w:rsidDel="00000000" w:rsidR="00000000" w:rsidRPr="00000000">
        <w:rPr>
          <w:color w:val="0000ff"/>
          <w:rtl w:val="0"/>
        </w:rPr>
        <w:t xml:space="preserve">[ORB] [TODO]</w:t>
      </w:r>
      <w:r w:rsidDel="00000000" w:rsidR="00000000" w:rsidRPr="00000000">
        <w:rPr>
          <w:rtl w:val="0"/>
        </w:rPr>
      </w:r>
    </w:p>
    <w:p w:rsidR="00000000" w:rsidDel="00000000" w:rsidP="00000000" w:rsidRDefault="00000000" w:rsidRPr="00000000" w14:paraId="00000FC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C1">
      <w:pPr>
        <w:ind w:left="720" w:firstLine="720"/>
        <w:rPr/>
      </w:pPr>
      <w:r w:rsidDel="00000000" w:rsidR="00000000" w:rsidRPr="00000000">
        <w:rPr>
          <w:rtl w:val="0"/>
        </w:rPr>
        <w:t xml:space="preserve">RawCode: AIlb</w:t>
      </w:r>
    </w:p>
    <w:p w:rsidR="00000000" w:rsidDel="00000000" w:rsidP="00000000" w:rsidRDefault="00000000" w:rsidRPr="00000000" w14:paraId="00000FC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C3">
      <w:pPr>
        <w:numPr>
          <w:ilvl w:val="0"/>
          <w:numId w:val="80"/>
        </w:numPr>
        <w:spacing w:after="0" w:afterAutospacing="0"/>
        <w:ind w:left="720" w:hanging="360"/>
      </w:pPr>
      <w:r w:rsidDel="00000000" w:rsidR="00000000" w:rsidRPr="00000000">
        <w:rPr>
          <w:rtl w:val="0"/>
        </w:rPr>
        <w:t xml:space="preserve">“Stats - Enabled Attack Index”</w:t>
      </w:r>
    </w:p>
    <w:p w:rsidR="00000000" w:rsidDel="00000000" w:rsidP="00000000" w:rsidRDefault="00000000" w:rsidRPr="00000000" w14:paraId="00000FC4">
      <w:pPr>
        <w:numPr>
          <w:ilvl w:val="1"/>
          <w:numId w:val="80"/>
        </w:numPr>
        <w:spacing w:after="0" w:afterAutospacing="0"/>
        <w:ind w:left="1440" w:hanging="360"/>
      </w:pPr>
      <w:r w:rsidDel="00000000" w:rsidR="00000000" w:rsidRPr="00000000">
        <w:rPr>
          <w:rtl w:val="0"/>
        </w:rPr>
        <w:t xml:space="preserve">Enables this attack on this unit when the ability/item is present.</w:t>
      </w:r>
    </w:p>
    <w:p w:rsidR="00000000" w:rsidDel="00000000" w:rsidP="00000000" w:rsidRDefault="00000000" w:rsidRPr="00000000" w14:paraId="00000FC5">
      <w:pPr>
        <w:numPr>
          <w:ilvl w:val="0"/>
          <w:numId w:val="80"/>
        </w:numPr>
        <w:spacing w:after="0" w:afterAutospacing="0"/>
        <w:ind w:left="720" w:hanging="360"/>
      </w:pPr>
      <w:r w:rsidDel="00000000" w:rsidR="00000000" w:rsidRPr="00000000">
        <w:rPr>
          <w:rtl w:val="0"/>
        </w:rPr>
        <w:t xml:space="preserve">“Art - Missile Art”</w:t>
      </w:r>
    </w:p>
    <w:p w:rsidR="00000000" w:rsidDel="00000000" w:rsidP="00000000" w:rsidRDefault="00000000" w:rsidRPr="00000000" w14:paraId="00000FC6">
      <w:pPr>
        <w:numPr>
          <w:ilvl w:val="1"/>
          <w:numId w:val="80"/>
        </w:numPr>
        <w:spacing w:after="0" w:afterAutospacing="0"/>
        <w:ind w:left="1440" w:hanging="360"/>
      </w:pPr>
      <w:r w:rsidDel="00000000" w:rsidR="00000000" w:rsidRPr="00000000">
        <w:rPr>
          <w:rtl w:val="0"/>
        </w:rPr>
        <w:t xml:space="preserve">Overrides units normal basic attack model</w:t>
      </w:r>
      <w:r w:rsidDel="00000000" w:rsidR="00000000" w:rsidRPr="00000000">
        <w:rPr>
          <w:rtl w:val="0"/>
        </w:rPr>
      </w:r>
    </w:p>
    <w:p w:rsidR="00000000" w:rsidDel="00000000" w:rsidP="00000000" w:rsidRDefault="00000000" w:rsidRPr="00000000" w14:paraId="00000FC7">
      <w:pPr>
        <w:numPr>
          <w:ilvl w:val="0"/>
          <w:numId w:val="80"/>
        </w:numPr>
        <w:spacing w:after="0" w:afterAutospacing="0"/>
        <w:ind w:left="720" w:hanging="360"/>
      </w:pPr>
      <w:r w:rsidDel="00000000" w:rsidR="00000000" w:rsidRPr="00000000">
        <w:rPr>
          <w:rtl w:val="0"/>
        </w:rPr>
        <w:t xml:space="preserve">If a unit has this ability or an item with this ability and the unit exceeds 99% bonus HP, it will die immediately upon creation</w:t>
      </w:r>
      <w:ins w:author="Nathaniel Washburn" w:id="175" w:date="2025-07-21T06:51:22Z">
        <w:r w:rsidDel="00000000" w:rsidR="00000000" w:rsidRPr="00000000">
          <w:rPr>
            <w:rtl w:val="0"/>
          </w:rPr>
          <w:t xml:space="preserve"> (This has finally been fixed with patch 2.0.3!)</w:t>
        </w:r>
      </w:ins>
      <w:r w:rsidDel="00000000" w:rsidR="00000000" w:rsidRPr="00000000">
        <w:rPr>
          <w:rtl w:val="0"/>
        </w:rPr>
      </w:r>
    </w:p>
    <w:p w:rsidR="00000000" w:rsidDel="00000000" w:rsidP="00000000" w:rsidRDefault="00000000" w:rsidRPr="00000000" w14:paraId="00000FC8">
      <w:pPr>
        <w:numPr>
          <w:ilvl w:val="0"/>
          <w:numId w:val="80"/>
        </w:numPr>
        <w:ind w:left="720" w:hanging="360"/>
      </w:pPr>
      <w:r w:rsidDel="00000000" w:rsidR="00000000" w:rsidRPr="00000000">
        <w:rPr>
          <w:rtl w:val="0"/>
        </w:rPr>
        <w:t xml:space="preserve">Does not proc on passively acquired targets. Targets must be manually attacked.</w:t>
      </w:r>
    </w:p>
    <w:p w:rsidR="00000000" w:rsidDel="00000000" w:rsidP="00000000" w:rsidRDefault="00000000" w:rsidRPr="00000000" w14:paraId="00000FC9">
      <w:pPr>
        <w:pStyle w:val="Heading2"/>
        <w:ind w:firstLine="720"/>
        <w:rPr/>
      </w:pPr>
      <w:bookmarkStart w:colFirst="0" w:colLast="0" w:name="_914mtvn74fza" w:id="329"/>
      <w:bookmarkEnd w:id="329"/>
      <w:r w:rsidDel="00000000" w:rsidR="00000000" w:rsidRPr="00000000">
        <w:rPr>
          <w:rtl w:val="0"/>
        </w:rPr>
        <w:t xml:space="preserve">-</w:t>
      </w:r>
      <w:commentRangeStart w:id="54"/>
      <w:r w:rsidDel="00000000" w:rsidR="00000000" w:rsidRPr="00000000">
        <w:rPr>
          <w:rtl w:val="0"/>
        </w:rPr>
        <w:t xml:space="preserve">Item Attack Lightning Bonus (new):</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FCA">
      <w:pPr>
        <w:rPr/>
      </w:pPr>
      <w:r w:rsidDel="00000000" w:rsidR="00000000" w:rsidRPr="00000000">
        <w:rPr>
          <w:rtl w:val="0"/>
        </w:rPr>
        <w:tab/>
        <w:tab/>
        <w:t xml:space="preserve">Tags: </w:t>
      </w:r>
      <w:r w:rsidDel="00000000" w:rsidR="00000000" w:rsidRPr="00000000">
        <w:rPr>
          <w:color w:val="0000ff"/>
          <w:rtl w:val="0"/>
        </w:rPr>
        <w:t xml:space="preserve">[Dummy Ability] [ORB] [Unique]</w:t>
      </w:r>
      <w:r w:rsidDel="00000000" w:rsidR="00000000" w:rsidRPr="00000000">
        <w:rPr>
          <w:rtl w:val="0"/>
        </w:rPr>
      </w:r>
    </w:p>
    <w:p w:rsidR="00000000" w:rsidDel="00000000" w:rsidP="00000000" w:rsidRDefault="00000000" w:rsidRPr="00000000" w14:paraId="00000FC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CC">
      <w:pPr>
        <w:ind w:left="720" w:firstLine="720"/>
        <w:rPr/>
      </w:pPr>
      <w:r w:rsidDel="00000000" w:rsidR="00000000" w:rsidRPr="00000000">
        <w:rPr>
          <w:rtl w:val="0"/>
        </w:rPr>
        <w:t xml:space="preserve">RawCode: Alll</w:t>
      </w:r>
    </w:p>
    <w:p w:rsidR="00000000" w:rsidDel="00000000" w:rsidP="00000000" w:rsidRDefault="00000000" w:rsidRPr="00000000" w14:paraId="00000FC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2.0.0.22370</w:t>
      </w:r>
      <w:r w:rsidDel="00000000" w:rsidR="00000000" w:rsidRPr="00000000">
        <w:rPr>
          <w:rtl w:val="0"/>
        </w:rPr>
      </w:r>
    </w:p>
    <w:p w:rsidR="00000000" w:rsidDel="00000000" w:rsidP="00000000" w:rsidRDefault="00000000" w:rsidRPr="00000000" w14:paraId="00000FCE">
      <w:pPr>
        <w:numPr>
          <w:ilvl w:val="0"/>
          <w:numId w:val="80"/>
        </w:numPr>
        <w:spacing w:after="0" w:afterAutospacing="0"/>
        <w:ind w:left="720" w:hanging="360"/>
      </w:pPr>
      <w:r w:rsidDel="00000000" w:rsidR="00000000" w:rsidRPr="00000000">
        <w:rPr>
          <w:rtl w:val="0"/>
        </w:rPr>
        <w:t xml:space="preserve">“Data - Effect Ability”</w:t>
      </w:r>
    </w:p>
    <w:p w:rsidR="00000000" w:rsidDel="00000000" w:rsidP="00000000" w:rsidRDefault="00000000" w:rsidRPr="00000000" w14:paraId="00000FCF">
      <w:pPr>
        <w:numPr>
          <w:ilvl w:val="1"/>
          <w:numId w:val="80"/>
        </w:numPr>
        <w:spacing w:after="0" w:afterAutospacing="0"/>
        <w:ind w:left="1440" w:hanging="360"/>
      </w:pPr>
      <w:r w:rsidDel="00000000" w:rsidR="00000000" w:rsidRPr="00000000">
        <w:rPr>
          <w:rtl w:val="0"/>
        </w:rPr>
        <w:t xml:space="preserve">Selecting a unit targetable ability in this field will trigger the selected ability on attack (the target must be manually selected, auto attacks will not trigger this effect)</w:t>
      </w:r>
    </w:p>
    <w:p w:rsidR="00000000" w:rsidDel="00000000" w:rsidP="00000000" w:rsidRDefault="00000000" w:rsidRPr="00000000" w14:paraId="00000FD0">
      <w:pPr>
        <w:numPr>
          <w:ilvl w:val="2"/>
          <w:numId w:val="80"/>
        </w:numPr>
        <w:spacing w:after="0" w:afterAutospacing="0"/>
        <w:ind w:left="2160" w:hanging="360"/>
      </w:pPr>
      <w:r w:rsidDel="00000000" w:rsidR="00000000" w:rsidRPr="00000000">
        <w:rPr>
          <w:rtl w:val="0"/>
        </w:rPr>
        <w:t xml:space="preserve">i.e. changing it to “</w:t>
      </w:r>
      <w:ins w:author="Barbafire BR" w:id="176" w:date="2025-10-11T00:39:22Z">
        <w:r w:rsidDel="00000000" w:rsidR="00000000" w:rsidRPr="00000000">
          <w:rPr>
            <w:rtl w:val="0"/>
          </w:rPr>
          <w:t xml:space="preserve">ffrost</w:t>
        </w:r>
      </w:ins>
      <w:del w:author="Barbafire BR" w:id="176" w:date="2025-10-11T00:39:22Z">
        <w:r w:rsidDel="00000000" w:rsidR="00000000" w:rsidRPr="00000000">
          <w:rPr>
            <w:rtl w:val="0"/>
          </w:rPr>
          <w:delText xml:space="preserve">chain lightning</w:delText>
        </w:r>
      </w:del>
      <w:r w:rsidDel="00000000" w:rsidR="00000000" w:rsidRPr="00000000">
        <w:rPr>
          <w:rtl w:val="0"/>
        </w:rPr>
        <w:t xml:space="preserve">” will trigger chain lighting on attack whenever the “chance to hit” procs.</w:t>
      </w:r>
    </w:p>
    <w:p w:rsidR="00000000" w:rsidDel="00000000" w:rsidP="00000000" w:rsidRDefault="00000000" w:rsidRPr="00000000" w14:paraId="00000FD1">
      <w:pPr>
        <w:numPr>
          <w:ilvl w:val="2"/>
          <w:numId w:val="80"/>
        </w:numPr>
        <w:spacing w:after="0" w:afterAutospacing="0"/>
        <w:ind w:left="2160" w:hanging="360"/>
      </w:pPr>
      <w:r w:rsidDel="00000000" w:rsidR="00000000" w:rsidRPr="00000000">
        <w:rPr>
          <w:rtl w:val="0"/>
        </w:rPr>
        <w:t xml:space="preserve">The selected spell must be a unit targetable spell, like chain lightning or shockwave. Spells like Inferno or War Stomp won’t trigger.</w:t>
      </w:r>
    </w:p>
    <w:p w:rsidR="00000000" w:rsidDel="00000000" w:rsidP="00000000" w:rsidRDefault="00000000" w:rsidRPr="00000000" w14:paraId="00000FD2">
      <w:pPr>
        <w:numPr>
          <w:ilvl w:val="2"/>
          <w:numId w:val="80"/>
        </w:numPr>
        <w:spacing w:after="0" w:afterAutospacing="0"/>
        <w:ind w:left="2160" w:hanging="360"/>
      </w:pPr>
      <w:r w:rsidDel="00000000" w:rsidR="00000000" w:rsidRPr="00000000">
        <w:rPr>
          <w:rtl w:val="0"/>
        </w:rPr>
        <w:t xml:space="preserve">The unit must have enough mana to cast the spell and if the spell costs mana, that mana will be used to cast the spell</w:t>
      </w:r>
    </w:p>
    <w:p w:rsidR="00000000" w:rsidDel="00000000" w:rsidP="00000000" w:rsidRDefault="00000000" w:rsidRPr="00000000" w14:paraId="00000FD3">
      <w:pPr>
        <w:numPr>
          <w:ilvl w:val="2"/>
          <w:numId w:val="80"/>
        </w:numPr>
        <w:spacing w:after="0" w:afterAutospacing="0"/>
        <w:ind w:left="2160" w:hanging="360"/>
      </w:pPr>
      <w:r w:rsidDel="00000000" w:rsidR="00000000" w:rsidRPr="00000000">
        <w:rPr>
          <w:rtl w:val="0"/>
        </w:rPr>
        <w:t xml:space="preserve">The triggered spell will go on cooldown and won’t trigger for the time it is on cooldown</w:t>
      </w:r>
    </w:p>
    <w:p w:rsidR="00000000" w:rsidDel="00000000" w:rsidP="00000000" w:rsidRDefault="00000000" w:rsidRPr="00000000" w14:paraId="00000FD4">
      <w:pPr>
        <w:numPr>
          <w:ilvl w:val="2"/>
          <w:numId w:val="80"/>
        </w:numPr>
        <w:spacing w:after="0" w:afterAutospacing="0"/>
        <w:ind w:left="2160" w:hanging="360"/>
        <w:rPr>
          <w:ins w:author="Nathaniel Washburn" w:id="177" w:date="2025-07-21T06:51:36Z"/>
        </w:rPr>
      </w:pPr>
      <w:r w:rsidDel="00000000" w:rsidR="00000000" w:rsidRPr="00000000">
        <w:rPr>
          <w:rtl w:val="0"/>
        </w:rPr>
        <w:t xml:space="preserve">The selected spell will appear in the unit’s ability selection but grayed out (as in: it’s DISBTN icon is displayed) (You can hide the ability via X:0 Y:-11 and it will still trigger on hit)</w:t>
      </w:r>
      <w:ins w:author="Nathaniel Washburn" w:id="177" w:date="2025-07-21T06:51:36Z">
        <w:r w:rsidDel="00000000" w:rsidR="00000000" w:rsidRPr="00000000">
          <w:rPr>
            <w:rtl w:val="0"/>
          </w:rPr>
        </w:r>
      </w:ins>
    </w:p>
    <w:p w:rsidR="00000000" w:rsidDel="00000000" w:rsidP="00000000" w:rsidRDefault="00000000" w:rsidRPr="00000000" w14:paraId="00000FD5">
      <w:pPr>
        <w:numPr>
          <w:ilvl w:val="0"/>
          <w:numId w:val="80"/>
        </w:numPr>
        <w:ind w:left="720" w:hanging="360"/>
      </w:pPr>
      <w:ins w:author="Nathaniel Washburn" w:id="177" w:date="2025-07-21T06:51:36Z">
        <w:r w:rsidDel="00000000" w:rsidR="00000000" w:rsidRPr="00000000">
          <w:rPr>
            <w:rtl w:val="0"/>
          </w:rPr>
          <w:t xml:space="preserve">If a unit has this ability or an item with this ability and the unit exceeds 99% bonus HP, it will die immediately upon creation (This has finally been fixed with patch 2.0.3!)</w:t>
        </w:r>
      </w:ins>
      <w:r w:rsidDel="00000000" w:rsidR="00000000" w:rsidRPr="00000000">
        <w:rPr>
          <w:rtl w:val="0"/>
        </w:rPr>
      </w:r>
    </w:p>
    <w:p w:rsidR="00000000" w:rsidDel="00000000" w:rsidP="00000000" w:rsidRDefault="00000000" w:rsidRPr="00000000" w14:paraId="00000FD6">
      <w:pPr>
        <w:pStyle w:val="Heading2"/>
        <w:ind w:firstLine="720"/>
        <w:rPr/>
      </w:pPr>
      <w:bookmarkStart w:colFirst="0" w:colLast="0" w:name="_k1nar0roxbac" w:id="330"/>
      <w:bookmarkEnd w:id="330"/>
      <w:r w:rsidDel="00000000" w:rsidR="00000000" w:rsidRPr="00000000">
        <w:rPr>
          <w:rtl w:val="0"/>
        </w:rPr>
        <w:t xml:space="preserve">-Item Attack Poison Bonus:</w:t>
      </w:r>
    </w:p>
    <w:p w:rsidR="00000000" w:rsidDel="00000000" w:rsidP="00000000" w:rsidRDefault="00000000" w:rsidRPr="00000000" w14:paraId="00000FD7">
      <w:pPr>
        <w:rPr/>
      </w:pPr>
      <w:r w:rsidDel="00000000" w:rsidR="00000000" w:rsidRPr="00000000">
        <w:rPr>
          <w:rtl w:val="0"/>
        </w:rPr>
        <w:tab/>
        <w:tab/>
        <w:t xml:space="preserve">Tags: </w:t>
      </w:r>
      <w:r w:rsidDel="00000000" w:rsidR="00000000" w:rsidRPr="00000000">
        <w:rPr>
          <w:color w:val="0000ff"/>
          <w:rtl w:val="0"/>
        </w:rPr>
        <w:t xml:space="preserve">[ORB] [TODO]</w:t>
      </w:r>
      <w:r w:rsidDel="00000000" w:rsidR="00000000" w:rsidRPr="00000000">
        <w:rPr>
          <w:rtl w:val="0"/>
        </w:rPr>
      </w:r>
    </w:p>
    <w:p w:rsidR="00000000" w:rsidDel="00000000" w:rsidP="00000000" w:rsidRDefault="00000000" w:rsidRPr="00000000" w14:paraId="00000FD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D9">
      <w:pPr>
        <w:ind w:left="720" w:firstLine="720"/>
        <w:rPr/>
      </w:pPr>
      <w:r w:rsidDel="00000000" w:rsidR="00000000" w:rsidRPr="00000000">
        <w:rPr>
          <w:rtl w:val="0"/>
        </w:rPr>
        <w:t xml:space="preserve">RawCode: AIpb</w:t>
      </w:r>
    </w:p>
    <w:p w:rsidR="00000000" w:rsidDel="00000000" w:rsidP="00000000" w:rsidRDefault="00000000" w:rsidRPr="00000000" w14:paraId="00000FD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DB">
      <w:pPr>
        <w:numPr>
          <w:ilvl w:val="0"/>
          <w:numId w:val="80"/>
        </w:numPr>
        <w:spacing w:after="0" w:afterAutospacing="0"/>
        <w:ind w:left="720" w:hanging="360"/>
      </w:pPr>
      <w:r w:rsidDel="00000000" w:rsidR="00000000" w:rsidRPr="00000000">
        <w:rPr>
          <w:rtl w:val="0"/>
        </w:rPr>
        <w:t xml:space="preserve">“Stats - Enabled Attack Index”</w:t>
      </w:r>
    </w:p>
    <w:p w:rsidR="00000000" w:rsidDel="00000000" w:rsidP="00000000" w:rsidRDefault="00000000" w:rsidRPr="00000000" w14:paraId="00000FDC">
      <w:pPr>
        <w:numPr>
          <w:ilvl w:val="1"/>
          <w:numId w:val="80"/>
        </w:numPr>
        <w:spacing w:after="0" w:afterAutospacing="0"/>
        <w:ind w:left="1440" w:hanging="360"/>
      </w:pPr>
      <w:r w:rsidDel="00000000" w:rsidR="00000000" w:rsidRPr="00000000">
        <w:rPr>
          <w:rtl w:val="0"/>
        </w:rPr>
        <w:t xml:space="preserve">Enables this attack on this unit when the ability/item is present.</w:t>
      </w:r>
    </w:p>
    <w:p w:rsidR="00000000" w:rsidDel="00000000" w:rsidP="00000000" w:rsidRDefault="00000000" w:rsidRPr="00000000" w14:paraId="00000FDD">
      <w:pPr>
        <w:numPr>
          <w:ilvl w:val="0"/>
          <w:numId w:val="80"/>
        </w:numPr>
        <w:spacing w:after="0" w:afterAutospacing="0"/>
        <w:ind w:left="720" w:hanging="360"/>
      </w:pPr>
      <w:r w:rsidDel="00000000" w:rsidR="00000000" w:rsidRPr="00000000">
        <w:rPr>
          <w:rtl w:val="0"/>
        </w:rPr>
        <w:t xml:space="preserve">“Art - Missile Art”</w:t>
      </w:r>
    </w:p>
    <w:p w:rsidR="00000000" w:rsidDel="00000000" w:rsidP="00000000" w:rsidRDefault="00000000" w:rsidRPr="00000000" w14:paraId="00000FDE">
      <w:pPr>
        <w:numPr>
          <w:ilvl w:val="1"/>
          <w:numId w:val="80"/>
        </w:numPr>
        <w:ind w:left="1440" w:hanging="360"/>
      </w:pPr>
      <w:r w:rsidDel="00000000" w:rsidR="00000000" w:rsidRPr="00000000">
        <w:rPr>
          <w:rtl w:val="0"/>
        </w:rPr>
        <w:t xml:space="preserve">Overrides units normal basic attack model</w:t>
      </w:r>
    </w:p>
    <w:p w:rsidR="00000000" w:rsidDel="00000000" w:rsidP="00000000" w:rsidRDefault="00000000" w:rsidRPr="00000000" w14:paraId="00000FDF">
      <w:pPr>
        <w:pStyle w:val="Heading2"/>
        <w:ind w:firstLine="720"/>
        <w:rPr/>
      </w:pPr>
      <w:bookmarkStart w:colFirst="0" w:colLast="0" w:name="_igzwkakk6nzc" w:id="331"/>
      <w:bookmarkEnd w:id="331"/>
      <w:r w:rsidDel="00000000" w:rsidR="00000000" w:rsidRPr="00000000">
        <w:rPr>
          <w:rtl w:val="0"/>
        </w:rPr>
        <w:t xml:space="preserve">-Item Freeze Damage Bonus:</w:t>
      </w:r>
    </w:p>
    <w:p w:rsidR="00000000" w:rsidDel="00000000" w:rsidP="00000000" w:rsidRDefault="00000000" w:rsidRPr="00000000" w14:paraId="00000FE0">
      <w:pPr>
        <w:rPr/>
      </w:pPr>
      <w:r w:rsidDel="00000000" w:rsidR="00000000" w:rsidRPr="00000000">
        <w:rPr>
          <w:rtl w:val="0"/>
        </w:rPr>
        <w:tab/>
        <w:tab/>
        <w:t xml:space="preserve">Tags: </w:t>
      </w:r>
      <w:r w:rsidDel="00000000" w:rsidR="00000000" w:rsidRPr="00000000">
        <w:rPr>
          <w:color w:val="0000ff"/>
          <w:rtl w:val="0"/>
        </w:rPr>
        <w:t xml:space="preserve">[ORB] [TODO]</w:t>
      </w:r>
      <w:r w:rsidDel="00000000" w:rsidR="00000000" w:rsidRPr="00000000">
        <w:rPr>
          <w:rtl w:val="0"/>
        </w:rPr>
      </w:r>
    </w:p>
    <w:p w:rsidR="00000000" w:rsidDel="00000000" w:rsidP="00000000" w:rsidRDefault="00000000" w:rsidRPr="00000000" w14:paraId="00000FE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E2">
      <w:pPr>
        <w:ind w:left="720" w:firstLine="720"/>
        <w:rPr/>
      </w:pPr>
      <w:r w:rsidDel="00000000" w:rsidR="00000000" w:rsidRPr="00000000">
        <w:rPr>
          <w:rtl w:val="0"/>
        </w:rPr>
        <w:t xml:space="preserve">RawCode: AIzb</w:t>
      </w:r>
    </w:p>
    <w:p w:rsidR="00000000" w:rsidDel="00000000" w:rsidP="00000000" w:rsidRDefault="00000000" w:rsidRPr="00000000" w14:paraId="00000FE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E4">
      <w:pPr>
        <w:numPr>
          <w:ilvl w:val="0"/>
          <w:numId w:val="80"/>
        </w:numPr>
        <w:spacing w:after="0" w:afterAutospacing="0"/>
        <w:ind w:left="720" w:hanging="360"/>
      </w:pPr>
      <w:r w:rsidDel="00000000" w:rsidR="00000000" w:rsidRPr="00000000">
        <w:rPr>
          <w:rtl w:val="0"/>
        </w:rPr>
        <w:t xml:space="preserve">“Stats - Enabled Attack Index”</w:t>
      </w:r>
    </w:p>
    <w:p w:rsidR="00000000" w:rsidDel="00000000" w:rsidP="00000000" w:rsidRDefault="00000000" w:rsidRPr="00000000" w14:paraId="00000FE5">
      <w:pPr>
        <w:numPr>
          <w:ilvl w:val="1"/>
          <w:numId w:val="80"/>
        </w:numPr>
        <w:spacing w:after="0" w:afterAutospacing="0"/>
        <w:ind w:left="1440" w:hanging="360"/>
      </w:pPr>
      <w:r w:rsidDel="00000000" w:rsidR="00000000" w:rsidRPr="00000000">
        <w:rPr>
          <w:rtl w:val="0"/>
        </w:rPr>
        <w:t xml:space="preserve">Enables this attack on this unit when the ability/item is present.</w:t>
      </w:r>
    </w:p>
    <w:p w:rsidR="00000000" w:rsidDel="00000000" w:rsidP="00000000" w:rsidRDefault="00000000" w:rsidRPr="00000000" w14:paraId="00000FE6">
      <w:pPr>
        <w:numPr>
          <w:ilvl w:val="0"/>
          <w:numId w:val="80"/>
        </w:numPr>
        <w:spacing w:after="0" w:afterAutospacing="0"/>
        <w:ind w:left="720" w:hanging="360"/>
      </w:pPr>
      <w:r w:rsidDel="00000000" w:rsidR="00000000" w:rsidRPr="00000000">
        <w:rPr>
          <w:rtl w:val="0"/>
        </w:rPr>
        <w:t xml:space="preserve">“Art - Missile Art”</w:t>
      </w:r>
    </w:p>
    <w:p w:rsidR="00000000" w:rsidDel="00000000" w:rsidP="00000000" w:rsidRDefault="00000000" w:rsidRPr="00000000" w14:paraId="00000FE7">
      <w:pPr>
        <w:numPr>
          <w:ilvl w:val="1"/>
          <w:numId w:val="80"/>
        </w:numPr>
        <w:ind w:left="1440" w:hanging="360"/>
      </w:pPr>
      <w:r w:rsidDel="00000000" w:rsidR="00000000" w:rsidRPr="00000000">
        <w:rPr>
          <w:rtl w:val="0"/>
        </w:rPr>
        <w:t xml:space="preserve">Overrides units normal basic attack model</w:t>
      </w:r>
    </w:p>
    <w:p w:rsidR="00000000" w:rsidDel="00000000" w:rsidP="00000000" w:rsidRDefault="00000000" w:rsidRPr="00000000" w14:paraId="00000FE8">
      <w:pPr>
        <w:ind w:left="1440" w:firstLine="0"/>
        <w:rPr/>
      </w:pPr>
      <w:r w:rsidDel="00000000" w:rsidR="00000000" w:rsidRPr="00000000">
        <w:rPr>
          <w:rtl w:val="0"/>
        </w:rPr>
        <w:t xml:space="preserve">When given to a hero unit, this ability turns hit enemies blue as if affected by a cold effect, and freezes them permanently in place, they stop moving entirely. A buff with the Sammy icon and “tool tip missing” is also added to the hit unit.</w:t>
      </w:r>
    </w:p>
    <w:p w:rsidR="00000000" w:rsidDel="00000000" w:rsidP="00000000" w:rsidRDefault="00000000" w:rsidRPr="00000000" w14:paraId="00000FE9">
      <w:pPr>
        <w:pStyle w:val="Heading2"/>
        <w:ind w:firstLine="720"/>
        <w:rPr/>
      </w:pPr>
      <w:bookmarkStart w:colFirst="0" w:colLast="0" w:name="_kgcivmwmcc8z" w:id="332"/>
      <w:bookmarkEnd w:id="332"/>
      <w:r w:rsidDel="00000000" w:rsidR="00000000" w:rsidRPr="00000000">
        <w:rPr>
          <w:rtl w:val="0"/>
        </w:rPr>
        <w:t xml:space="preserve">-Item Attack Speed Bonus:</w:t>
      </w:r>
    </w:p>
    <w:p w:rsidR="00000000" w:rsidDel="00000000" w:rsidP="00000000" w:rsidRDefault="00000000" w:rsidRPr="00000000" w14:paraId="00000FEA">
      <w:pPr>
        <w:rPr/>
      </w:pPr>
      <w:r w:rsidDel="00000000" w:rsidR="00000000" w:rsidRPr="00000000">
        <w:rPr>
          <w:rtl w:val="0"/>
        </w:rPr>
        <w:tab/>
        <w:tab/>
        <w:t xml:space="preserve">Tags: </w:t>
      </w:r>
      <w:r w:rsidDel="00000000" w:rsidR="00000000" w:rsidRPr="00000000">
        <w:rPr>
          <w:color w:val="0000ff"/>
          <w:rtl w:val="0"/>
        </w:rPr>
        <w:t xml:space="preserve">[Attackspeed Increase] [Attackspeed Decrease] [Stackable] </w:t>
      </w:r>
      <w:r w:rsidDel="00000000" w:rsidR="00000000" w:rsidRPr="00000000">
        <w:rPr>
          <w:rtl w:val="0"/>
        </w:rPr>
      </w:r>
    </w:p>
    <w:p w:rsidR="00000000" w:rsidDel="00000000" w:rsidP="00000000" w:rsidRDefault="00000000" w:rsidRPr="00000000" w14:paraId="00000FE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EC">
      <w:pPr>
        <w:ind w:left="720" w:firstLine="720"/>
        <w:rPr/>
      </w:pPr>
      <w:r w:rsidDel="00000000" w:rsidR="00000000" w:rsidRPr="00000000">
        <w:rPr>
          <w:rtl w:val="0"/>
        </w:rPr>
        <w:t xml:space="preserve">RawCode: AIsx AIs2</w:t>
      </w:r>
    </w:p>
    <w:p w:rsidR="00000000" w:rsidDel="00000000" w:rsidP="00000000" w:rsidRDefault="00000000" w:rsidRPr="00000000" w14:paraId="00000FE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EE">
      <w:pPr>
        <w:numPr>
          <w:ilvl w:val="0"/>
          <w:numId w:val="80"/>
        </w:numPr>
        <w:spacing w:after="0" w:afterAutospacing="0"/>
        <w:ind w:left="720" w:hanging="360"/>
      </w:pPr>
      <w:r w:rsidDel="00000000" w:rsidR="00000000" w:rsidRPr="00000000">
        <w:rPr>
          <w:rtl w:val="0"/>
        </w:rPr>
        <w:t xml:space="preserve">“Data - Attack Speed Increase”</w:t>
      </w:r>
    </w:p>
    <w:p w:rsidR="00000000" w:rsidDel="00000000" w:rsidP="00000000" w:rsidRDefault="00000000" w:rsidRPr="00000000" w14:paraId="00000FEF">
      <w:pPr>
        <w:numPr>
          <w:ilvl w:val="1"/>
          <w:numId w:val="80"/>
        </w:numPr>
        <w:spacing w:after="0" w:afterAutospacing="0"/>
        <w:ind w:left="1440" w:hanging="360"/>
        <w:rPr>
          <w:ins w:author="Flame of Change" w:id="178" w:date="2025-07-01T10:39:55Z"/>
        </w:rPr>
      </w:pPr>
      <w:r w:rsidDel="00000000" w:rsidR="00000000" w:rsidRPr="00000000">
        <w:rPr>
          <w:rtl w:val="0"/>
        </w:rPr>
        <w:t xml:space="preserve">Negative values slow attack speed instead.</w:t>
      </w:r>
      <w:ins w:author="Flame of Change" w:id="178" w:date="2025-07-01T10:39:55Z">
        <w:r w:rsidDel="00000000" w:rsidR="00000000" w:rsidRPr="00000000">
          <w:rPr>
            <w:rtl w:val="0"/>
          </w:rPr>
        </w:r>
      </w:ins>
    </w:p>
    <w:p w:rsidR="00000000" w:rsidDel="00000000" w:rsidP="00000000" w:rsidRDefault="00000000" w:rsidRPr="00000000" w14:paraId="00000FF0">
      <w:pPr>
        <w:numPr>
          <w:ilvl w:val="1"/>
          <w:numId w:val="80"/>
        </w:numPr>
        <w:spacing w:after="0" w:afterAutospacing="0"/>
        <w:ind w:left="1440" w:hanging="360"/>
        <w:rPr>
          <w:ins w:author="Flame of Change" w:id="178" w:date="2025-07-01T10:39:55Z"/>
        </w:rPr>
      </w:pPr>
      <w:ins w:author="Flame of Change" w:id="178" w:date="2025-07-01T10:39:55Z">
        <w:r w:rsidDel="00000000" w:rsidR="00000000" w:rsidRPr="00000000">
          <w:rPr>
            <w:rtl w:val="0"/>
          </w:rPr>
          <w:t xml:space="preserve">The value is an attack per second modifier, not the attack cooldown, this means a unit attacking every 2 seconds has 0.5 attacks per seconds, a 0.5 bonus makes it 0.75 attacks per second, which makes a final attack cooldown of 1/0.75=1.33 seconds</w:t>
        </w:r>
      </w:ins>
    </w:p>
    <w:p w:rsidR="00000000" w:rsidDel="00000000" w:rsidP="00000000" w:rsidRDefault="00000000" w:rsidRPr="00000000" w14:paraId="00000FF1">
      <w:pPr>
        <w:numPr>
          <w:ilvl w:val="1"/>
          <w:numId w:val="80"/>
        </w:numPr>
        <w:ind w:left="1440" w:hanging="360"/>
      </w:pPr>
      <w:ins w:author="Flame of Change" w:id="178" w:date="2025-07-01T10:39:55Z">
        <w:r w:rsidDel="00000000" w:rsidR="00000000" w:rsidRPr="00000000">
          <w:rPr>
            <w:rtl w:val="0"/>
          </w:rPr>
          <w:t xml:space="preserve">Needs further test with stacking, negative values and other buffs to check application order</w:t>
        </w:r>
      </w:ins>
      <w:r w:rsidDel="00000000" w:rsidR="00000000" w:rsidRPr="00000000">
        <w:rPr>
          <w:rtl w:val="0"/>
        </w:rPr>
      </w:r>
    </w:p>
    <w:p w:rsidR="00000000" w:rsidDel="00000000" w:rsidP="00000000" w:rsidRDefault="00000000" w:rsidRPr="00000000" w14:paraId="00000FF2">
      <w:pPr>
        <w:pStyle w:val="Heading2"/>
        <w:ind w:firstLine="720"/>
        <w:rPr/>
      </w:pPr>
      <w:bookmarkStart w:colFirst="0" w:colLast="0" w:name="_64ra0d5ylio1" w:id="333"/>
      <w:bookmarkEnd w:id="333"/>
      <w:r w:rsidDel="00000000" w:rsidR="00000000" w:rsidRPr="00000000">
        <w:rPr>
          <w:rtl w:val="0"/>
        </w:rPr>
        <w:t xml:space="preserve">-Item Capture The Flag:</w:t>
      </w:r>
    </w:p>
    <w:p w:rsidR="00000000" w:rsidDel="00000000" w:rsidP="00000000" w:rsidRDefault="00000000" w:rsidRPr="00000000" w14:paraId="00000FF3">
      <w:pPr>
        <w:rPr/>
      </w:pPr>
      <w:r w:rsidDel="00000000" w:rsidR="00000000" w:rsidRPr="00000000">
        <w:rPr>
          <w:rtl w:val="0"/>
        </w:rPr>
        <w:tab/>
        <w:tab/>
        <w:t xml:space="preserve">Tags: </w:t>
      </w:r>
      <w:r w:rsidDel="00000000" w:rsidR="00000000" w:rsidRPr="00000000">
        <w:rPr>
          <w:color w:val="0000ff"/>
          <w:rtl w:val="0"/>
        </w:rPr>
        <w:t xml:space="preserve">Tags</w:t>
      </w:r>
      <w:r w:rsidDel="00000000" w:rsidR="00000000" w:rsidRPr="00000000">
        <w:rPr>
          <w:rtl w:val="0"/>
        </w:rPr>
      </w:r>
    </w:p>
    <w:p w:rsidR="00000000" w:rsidDel="00000000" w:rsidP="00000000" w:rsidRDefault="00000000" w:rsidRPr="00000000" w14:paraId="00000FF4">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0FF5">
      <w:pPr>
        <w:ind w:left="720" w:firstLine="720"/>
        <w:rPr/>
      </w:pPr>
      <w:r w:rsidDel="00000000" w:rsidR="00000000" w:rsidRPr="00000000">
        <w:rPr>
          <w:rtl w:val="0"/>
        </w:rPr>
        <w:t xml:space="preserve">RawCode: AIfl AIfm AIfo AIfn AIfe AIfl</w:t>
      </w:r>
    </w:p>
    <w:p w:rsidR="00000000" w:rsidDel="00000000" w:rsidP="00000000" w:rsidRDefault="00000000" w:rsidRPr="00000000" w14:paraId="00000FF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F7">
      <w:pPr>
        <w:numPr>
          <w:ilvl w:val="0"/>
          <w:numId w:val="80"/>
        </w:numPr>
        <w:ind w:left="720" w:hanging="360"/>
      </w:pPr>
      <w:r w:rsidDel="00000000" w:rsidR="00000000" w:rsidRPr="00000000">
        <w:rPr>
          <w:rtl w:val="0"/>
        </w:rPr>
        <w:t xml:space="preserve">Totally cosmetic.</w:t>
      </w:r>
    </w:p>
    <w:p w:rsidR="00000000" w:rsidDel="00000000" w:rsidP="00000000" w:rsidRDefault="00000000" w:rsidRPr="00000000" w14:paraId="00000FF8">
      <w:pPr>
        <w:pStyle w:val="Heading2"/>
        <w:ind w:firstLine="720"/>
        <w:rPr/>
      </w:pPr>
      <w:bookmarkStart w:colFirst="0" w:colLast="0" w:name="_xeg3uavwomwt" w:id="334"/>
      <w:bookmarkEnd w:id="334"/>
      <w:r w:rsidDel="00000000" w:rsidR="00000000" w:rsidRPr="00000000">
        <w:rPr>
          <w:rtl w:val="0"/>
        </w:rPr>
        <w:t xml:space="preserve">-Item Chain Dispel:</w:t>
      </w:r>
      <w:r w:rsidDel="00000000" w:rsidR="00000000" w:rsidRPr="00000000">
        <w:rPr>
          <w:rtl w:val="0"/>
        </w:rPr>
      </w:r>
    </w:p>
    <w:p w:rsidR="00000000" w:rsidDel="00000000" w:rsidP="00000000" w:rsidRDefault="00000000" w:rsidRPr="00000000" w14:paraId="00000FF9">
      <w:pPr>
        <w:rPr/>
      </w:pPr>
      <w:r w:rsidDel="00000000" w:rsidR="00000000" w:rsidRPr="00000000">
        <w:rPr>
          <w:rtl w:val="0"/>
        </w:rPr>
        <w:tab/>
        <w:tab/>
        <w:t xml:space="preserve">Tags: </w:t>
      </w:r>
      <w:r w:rsidDel="00000000" w:rsidR="00000000" w:rsidRPr="00000000">
        <w:rPr>
          <w:color w:val="0000ff"/>
          <w:rtl w:val="0"/>
        </w:rPr>
        <w:t xml:space="preserve">Tags</w:t>
      </w:r>
      <w:r w:rsidDel="00000000" w:rsidR="00000000" w:rsidRPr="00000000">
        <w:rPr>
          <w:rtl w:val="0"/>
        </w:rPr>
      </w:r>
    </w:p>
    <w:p w:rsidR="00000000" w:rsidDel="00000000" w:rsidP="00000000" w:rsidRDefault="00000000" w:rsidRPr="00000000" w14:paraId="00000FF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Item version of Ray of disruption</w:t>
      </w:r>
    </w:p>
    <w:p w:rsidR="00000000" w:rsidDel="00000000" w:rsidP="00000000" w:rsidRDefault="00000000" w:rsidRPr="00000000" w14:paraId="00000FFB">
      <w:pPr>
        <w:ind w:left="720" w:firstLine="720"/>
        <w:rPr/>
      </w:pPr>
      <w:r w:rsidDel="00000000" w:rsidR="00000000" w:rsidRPr="00000000">
        <w:rPr>
          <w:rtl w:val="0"/>
        </w:rPr>
        <w:t xml:space="preserve">RawCode: AIdc</w:t>
      </w:r>
    </w:p>
    <w:p w:rsidR="00000000" w:rsidDel="00000000" w:rsidP="00000000" w:rsidRDefault="00000000" w:rsidRPr="00000000" w14:paraId="00000FF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0FFD">
      <w:pPr>
        <w:numPr>
          <w:ilvl w:val="0"/>
          <w:numId w:val="80"/>
        </w:numPr>
        <w:spacing w:after="0" w:afterAutospacing="0"/>
        <w:ind w:left="720" w:hanging="360"/>
      </w:pPr>
      <w:r w:rsidDel="00000000" w:rsidR="00000000" w:rsidRPr="00000000">
        <w:rPr>
          <w:rtl w:val="0"/>
        </w:rPr>
        <w:t xml:space="preserve">Dispels units with a bouncing wave?</w:t>
      </w:r>
    </w:p>
    <w:p w:rsidR="00000000" w:rsidDel="00000000" w:rsidP="00000000" w:rsidRDefault="00000000" w:rsidRPr="00000000" w14:paraId="00000FFE">
      <w:pPr>
        <w:numPr>
          <w:ilvl w:val="0"/>
          <w:numId w:val="80"/>
        </w:numPr>
        <w:spacing w:after="0" w:afterAutospacing="0"/>
        <w:ind w:left="720" w:hanging="360"/>
      </w:pPr>
      <w:r w:rsidDel="00000000" w:rsidR="00000000" w:rsidRPr="00000000">
        <w:rPr>
          <w:rtl w:val="0"/>
        </w:rPr>
        <w:t xml:space="preserve">This ability summons a projectile that bounces between units, dispelling each one.</w:t>
      </w:r>
    </w:p>
    <w:p w:rsidR="00000000" w:rsidDel="00000000" w:rsidP="00000000" w:rsidRDefault="00000000" w:rsidRPr="00000000" w14:paraId="00000FFF">
      <w:pPr>
        <w:numPr>
          <w:ilvl w:val="0"/>
          <w:numId w:val="80"/>
        </w:numPr>
        <w:ind w:left="720" w:hanging="360"/>
      </w:pPr>
      <w:r w:rsidDel="00000000" w:rsidR="00000000" w:rsidRPr="00000000">
        <w:rPr>
          <w:rtl w:val="0"/>
        </w:rPr>
        <w:t xml:space="preserve">The projectile has no delay between bounces, unlike Chain Lightning or Healing Wave.</w:t>
      </w:r>
    </w:p>
    <w:p w:rsidR="00000000" w:rsidDel="00000000" w:rsidP="00000000" w:rsidRDefault="00000000" w:rsidRPr="00000000" w14:paraId="00001000">
      <w:pPr>
        <w:pStyle w:val="Heading2"/>
        <w:ind w:firstLine="720"/>
        <w:rPr/>
      </w:pPr>
      <w:bookmarkStart w:colFirst="0" w:colLast="0" w:name="_l4yu1woos5a4" w:id="335"/>
      <w:bookmarkEnd w:id="335"/>
      <w:r w:rsidDel="00000000" w:rsidR="00000000" w:rsidRPr="00000000">
        <w:rPr>
          <w:rtl w:val="0"/>
        </w:rPr>
        <w:t xml:space="preserve">-Item Command:</w:t>
      </w:r>
    </w:p>
    <w:p w:rsidR="00000000" w:rsidDel="00000000" w:rsidP="00000000" w:rsidRDefault="00000000" w:rsidRPr="00000000" w14:paraId="00001001">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100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1003">
      <w:pPr>
        <w:ind w:left="720" w:firstLine="720"/>
        <w:rPr/>
      </w:pPr>
      <w:r w:rsidDel="00000000" w:rsidR="00000000" w:rsidRPr="00000000">
        <w:rPr>
          <w:rtl w:val="0"/>
        </w:rPr>
        <w:t xml:space="preserve">RawCode: AIco</w:t>
      </w:r>
    </w:p>
    <w:p w:rsidR="00000000" w:rsidDel="00000000" w:rsidP="00000000" w:rsidRDefault="00000000" w:rsidRPr="00000000" w14:paraId="0000100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05">
      <w:pPr>
        <w:numPr>
          <w:ilvl w:val="0"/>
          <w:numId w:val="80"/>
        </w:numPr>
        <w:ind w:left="720" w:hanging="360"/>
      </w:pPr>
      <w:r w:rsidDel="00000000" w:rsidR="00000000" w:rsidRPr="00000000">
        <w:rPr>
          <w:rtl w:val="0"/>
        </w:rPr>
        <w:t xml:space="preserve">Copy of the Dark Ranger ultimate “Charm”.</w:t>
      </w:r>
    </w:p>
    <w:p w:rsidR="00000000" w:rsidDel="00000000" w:rsidP="00000000" w:rsidRDefault="00000000" w:rsidRPr="00000000" w14:paraId="00001006">
      <w:pPr>
        <w:pStyle w:val="Heading2"/>
        <w:ind w:firstLine="720"/>
        <w:rPr/>
      </w:pPr>
      <w:bookmarkStart w:colFirst="0" w:colLast="0" w:name="_ma9m9jz9jq5v" w:id="336"/>
      <w:bookmarkEnd w:id="336"/>
      <w:r w:rsidDel="00000000" w:rsidR="00000000" w:rsidRPr="00000000">
        <w:rPr>
          <w:rtl w:val="0"/>
        </w:rPr>
        <w:t xml:space="preserve">-Item Damage Bonus:</w:t>
      </w:r>
    </w:p>
    <w:p w:rsidR="00000000" w:rsidDel="00000000" w:rsidP="00000000" w:rsidRDefault="00000000" w:rsidRPr="00000000" w14:paraId="00001007">
      <w:pPr>
        <w:rPr/>
      </w:pPr>
      <w:r w:rsidDel="00000000" w:rsidR="00000000" w:rsidRPr="00000000">
        <w:rPr>
          <w:rtl w:val="0"/>
        </w:rPr>
        <w:tab/>
        <w:tab/>
        <w:t xml:space="preserve">Tags: </w:t>
      </w:r>
      <w:r w:rsidDel="00000000" w:rsidR="00000000" w:rsidRPr="00000000">
        <w:rPr>
          <w:color w:val="0000ff"/>
          <w:rtl w:val="0"/>
        </w:rPr>
        <w:t xml:space="preserve">[Flat Damage Increase] [Flat</w:t>
      </w:r>
      <w:r w:rsidDel="00000000" w:rsidR="00000000" w:rsidRPr="00000000">
        <w:rPr>
          <w:rtl w:val="0"/>
        </w:rPr>
        <w:t xml:space="preserve"> </w:t>
      </w:r>
      <w:r w:rsidDel="00000000" w:rsidR="00000000" w:rsidRPr="00000000">
        <w:rPr>
          <w:color w:val="0000ff"/>
          <w:rtl w:val="0"/>
        </w:rPr>
        <w:t xml:space="preserve">Damage Decrease] [Stackable]</w:t>
      </w:r>
      <w:r w:rsidDel="00000000" w:rsidR="00000000" w:rsidRPr="00000000">
        <w:rPr>
          <w:rtl w:val="0"/>
        </w:rPr>
      </w:r>
    </w:p>
    <w:p w:rsidR="00000000" w:rsidDel="00000000" w:rsidP="00000000" w:rsidRDefault="00000000" w:rsidRPr="00000000" w14:paraId="0000100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1009">
      <w:pPr>
        <w:ind w:left="720" w:firstLine="720"/>
        <w:rPr/>
      </w:pPr>
      <w:r w:rsidDel="00000000" w:rsidR="00000000" w:rsidRPr="00000000">
        <w:rPr>
          <w:rtl w:val="0"/>
        </w:rPr>
        <w:t xml:space="preserve">RawCode: AItg AIth AIti AIat AItj AIt6 AItk AItl AIt9 AItn AItc AItf AItx</w:t>
      </w:r>
    </w:p>
    <w:p w:rsidR="00000000" w:rsidDel="00000000" w:rsidP="00000000" w:rsidRDefault="00000000" w:rsidRPr="00000000" w14:paraId="0000100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0B">
      <w:pPr>
        <w:numPr>
          <w:ilvl w:val="0"/>
          <w:numId w:val="80"/>
        </w:numPr>
        <w:spacing w:after="0" w:afterAutospacing="0"/>
        <w:ind w:left="720" w:hanging="360"/>
      </w:pPr>
      <w:r w:rsidDel="00000000" w:rsidR="00000000" w:rsidRPr="00000000">
        <w:rPr>
          <w:rtl w:val="0"/>
        </w:rPr>
        <w:t xml:space="preserve">“Data - Attack Bonus”</w:t>
      </w:r>
    </w:p>
    <w:p w:rsidR="00000000" w:rsidDel="00000000" w:rsidP="00000000" w:rsidRDefault="00000000" w:rsidRPr="00000000" w14:paraId="0000100C">
      <w:pPr>
        <w:numPr>
          <w:ilvl w:val="1"/>
          <w:numId w:val="80"/>
        </w:numPr>
        <w:spacing w:after="0" w:afterAutospacing="0"/>
        <w:ind w:left="1440" w:hanging="360"/>
      </w:pPr>
      <w:r w:rsidDel="00000000" w:rsidR="00000000" w:rsidRPr="00000000">
        <w:rPr>
          <w:rtl w:val="0"/>
        </w:rPr>
        <w:t xml:space="preserve">Negative values cause a unit to lose damage instead.</w:t>
      </w:r>
    </w:p>
    <w:p w:rsidR="00000000" w:rsidDel="00000000" w:rsidP="00000000" w:rsidRDefault="00000000" w:rsidRPr="00000000" w14:paraId="0000100D">
      <w:pPr>
        <w:numPr>
          <w:ilvl w:val="2"/>
          <w:numId w:val="80"/>
        </w:numPr>
        <w:spacing w:after="0" w:afterAutospacing="0"/>
        <w:ind w:left="2160" w:hanging="360"/>
      </w:pPr>
      <w:r w:rsidDel="00000000" w:rsidR="00000000" w:rsidRPr="00000000">
        <w:rPr>
          <w:rtl w:val="0"/>
        </w:rPr>
        <w:t xml:space="preserve">Damage can never be lower than minimum unit damage.</w:t>
      </w:r>
    </w:p>
    <w:p w:rsidR="00000000" w:rsidDel="00000000" w:rsidP="00000000" w:rsidRDefault="00000000" w:rsidRPr="00000000" w14:paraId="0000100E">
      <w:pPr>
        <w:numPr>
          <w:ilvl w:val="2"/>
          <w:numId w:val="80"/>
        </w:numPr>
        <w:spacing w:after="0" w:afterAutospacing="0"/>
        <w:ind w:left="2160" w:hanging="360"/>
        <w:rPr>
          <w:ins w:author="Barbafire BR" w:id="179" w:date="2026-04-24T14:56:25Z"/>
        </w:rPr>
      </w:pPr>
      <w:r w:rsidDel="00000000" w:rsidR="00000000" w:rsidRPr="00000000">
        <w:rPr>
          <w:rtl w:val="0"/>
        </w:rPr>
        <w:t xml:space="preserve">Scaleable levels through triggers</w:t>
      </w:r>
      <w:ins w:author="Barbafire BR" w:id="179" w:date="2026-04-24T14:56:25Z">
        <w:r w:rsidDel="00000000" w:rsidR="00000000" w:rsidRPr="00000000">
          <w:rPr>
            <w:rtl w:val="0"/>
          </w:rPr>
        </w:r>
      </w:ins>
    </w:p>
    <w:p w:rsidR="00000000" w:rsidDel="00000000" w:rsidP="00000000" w:rsidRDefault="00000000" w:rsidRPr="00000000" w14:paraId="0000100F">
      <w:pPr>
        <w:numPr>
          <w:ilvl w:val="2"/>
          <w:numId w:val="80"/>
        </w:numPr>
        <w:spacing w:after="0" w:afterAutospacing="0"/>
        <w:ind w:left="2160" w:hanging="360"/>
        <w:rPr>
          <w:ins w:author="Barbafire BR" w:id="179" w:date="2026-04-24T14:56:25Z"/>
        </w:rPr>
      </w:pPr>
      <w:ins w:author="Barbafire BR" w:id="179" w:date="2026-04-24T14:56:25Z">
        <w:r w:rsidDel="00000000" w:rsidR="00000000" w:rsidRPr="00000000">
          <w:rPr>
            <w:rtl w:val="0"/>
          </w:rPr>
          <w:t xml:space="preserve">Techtree can’t be used with it to use an On/Off system (looks like the ability doesn’t check for techtree requirements, even if they are set to True) _Barbafire_</w:t>
        </w:r>
      </w:ins>
    </w:p>
    <w:p w:rsidR="00000000" w:rsidDel="00000000" w:rsidP="00000000" w:rsidRDefault="00000000" w:rsidRPr="00000000" w14:paraId="00001010">
      <w:pPr>
        <w:numPr>
          <w:ilvl w:val="2"/>
          <w:numId w:val="80"/>
        </w:numPr>
        <w:ind w:left="2160" w:hanging="360"/>
      </w:pPr>
      <w:r w:rsidDel="00000000" w:rsidR="00000000" w:rsidRPr="00000000">
        <w:rPr>
          <w:rtl w:val="0"/>
        </w:rPr>
      </w:r>
    </w:p>
    <w:p w:rsidR="00000000" w:rsidDel="00000000" w:rsidP="00000000" w:rsidRDefault="00000000" w:rsidRPr="00000000" w14:paraId="00001011">
      <w:pPr>
        <w:pStyle w:val="Heading2"/>
        <w:ind w:firstLine="720"/>
        <w:rPr/>
      </w:pPr>
      <w:bookmarkStart w:colFirst="0" w:colLast="0" w:name="_q0f6oyf4pre6" w:id="337"/>
      <w:bookmarkEnd w:id="337"/>
      <w:r w:rsidDel="00000000" w:rsidR="00000000" w:rsidRPr="00000000">
        <w:rPr>
          <w:rtl w:val="0"/>
        </w:rPr>
        <w:t xml:space="preserve">-Item Dispel:</w:t>
      </w:r>
    </w:p>
    <w:p w:rsidR="00000000" w:rsidDel="00000000" w:rsidP="00000000" w:rsidRDefault="00000000" w:rsidRPr="00000000" w14:paraId="00001012">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101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1014">
      <w:pPr>
        <w:ind w:left="720" w:firstLine="720"/>
        <w:rPr/>
      </w:pPr>
      <w:r w:rsidDel="00000000" w:rsidR="00000000" w:rsidRPr="00000000">
        <w:rPr>
          <w:rtl w:val="0"/>
        </w:rPr>
        <w:t xml:space="preserve">RawCode: AIdi AIds APdi</w:t>
      </w:r>
    </w:p>
    <w:p w:rsidR="00000000" w:rsidDel="00000000" w:rsidP="00000000" w:rsidRDefault="00000000" w:rsidRPr="00000000" w14:paraId="0000101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16">
      <w:pPr>
        <w:numPr>
          <w:ilvl w:val="0"/>
          <w:numId w:val="80"/>
        </w:numPr>
        <w:spacing w:after="0" w:afterAutospacing="0"/>
        <w:ind w:left="720" w:hanging="360"/>
      </w:pPr>
      <w:r w:rsidDel="00000000" w:rsidR="00000000" w:rsidRPr="00000000">
        <w:rPr>
          <w:rtl w:val="0"/>
        </w:rPr>
        <w:t xml:space="preserve">Priest “Dispel”</w:t>
      </w:r>
    </w:p>
    <w:p w:rsidR="00000000" w:rsidDel="00000000" w:rsidP="00000000" w:rsidRDefault="00000000" w:rsidRPr="00000000" w14:paraId="00001017">
      <w:pPr>
        <w:numPr>
          <w:ilvl w:val="0"/>
          <w:numId w:val="80"/>
        </w:numPr>
        <w:ind w:left="720" w:hanging="360"/>
      </w:pPr>
      <w:r w:rsidDel="00000000" w:rsidR="00000000" w:rsidRPr="00000000">
        <w:rPr>
          <w:rtl w:val="0"/>
        </w:rPr>
        <w:t xml:space="preserve">Deals magic type damage</w:t>
      </w:r>
    </w:p>
    <w:p w:rsidR="00000000" w:rsidDel="00000000" w:rsidP="00000000" w:rsidRDefault="00000000" w:rsidRPr="00000000" w14:paraId="00001018">
      <w:pPr>
        <w:pStyle w:val="Heading2"/>
        <w:ind w:firstLine="720"/>
        <w:rPr/>
      </w:pPr>
      <w:bookmarkStart w:colFirst="0" w:colLast="0" w:name="_vle1l34lfurk" w:id="338"/>
      <w:bookmarkEnd w:id="338"/>
      <w:r w:rsidDel="00000000" w:rsidR="00000000" w:rsidRPr="00000000">
        <w:rPr>
          <w:rtl w:val="0"/>
        </w:rPr>
        <w:t xml:space="preserve">-Item Doom Guard Summon / -Item Felhound Summon / -Item Furbolg Summon / -Item Ice Revenant Summon / -Item Red Drake Summon / </w:t>
      </w:r>
    </w:p>
    <w:p w:rsidR="00000000" w:rsidDel="00000000" w:rsidP="00000000" w:rsidRDefault="00000000" w:rsidRPr="00000000" w14:paraId="00001019">
      <w:pPr>
        <w:pStyle w:val="Heading2"/>
        <w:ind w:firstLine="720"/>
        <w:rPr/>
      </w:pPr>
      <w:bookmarkStart w:colFirst="0" w:colLast="0" w:name="_eg7pfxb5yfor" w:id="339"/>
      <w:bookmarkEnd w:id="339"/>
      <w:r w:rsidDel="00000000" w:rsidR="00000000" w:rsidRPr="00000000">
        <w:rPr>
          <w:rtl w:val="0"/>
        </w:rPr>
        <w:t xml:space="preserve">-Item Rock Golem Summon / -Item Skeleton Summon / -Item Ursa Warrior Summon / -Summon Headhunter:</w:t>
      </w:r>
    </w:p>
    <w:p w:rsidR="00000000" w:rsidDel="00000000" w:rsidP="00000000" w:rsidRDefault="00000000" w:rsidRPr="00000000" w14:paraId="0000101A">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101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101C">
      <w:pPr>
        <w:ind w:left="720" w:firstLine="720"/>
        <w:rPr/>
      </w:pPr>
      <w:r w:rsidDel="00000000" w:rsidR="00000000" w:rsidRPr="00000000">
        <w:rPr>
          <w:rtl w:val="0"/>
        </w:rPr>
        <w:t xml:space="preserve">RawCode: AIfd AIff AIfr AIfu AIfh AIfs AIir AIuw AIbd AIut AIes</w:t>
      </w:r>
    </w:p>
    <w:p w:rsidR="00000000" w:rsidDel="00000000" w:rsidP="00000000" w:rsidRDefault="00000000" w:rsidRPr="00000000" w14:paraId="0000101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1E">
      <w:pPr>
        <w:numPr>
          <w:ilvl w:val="0"/>
          <w:numId w:val="80"/>
        </w:numPr>
        <w:ind w:left="720" w:hanging="360"/>
      </w:pPr>
      <w:r w:rsidDel="00000000" w:rsidR="00000000" w:rsidRPr="00000000">
        <w:rPr>
          <w:rtl w:val="0"/>
        </w:rPr>
        <w:t xml:space="preserve">Summons up to 2 different kinds of units of selectable amounts each.</w:t>
      </w:r>
    </w:p>
    <w:p w:rsidR="00000000" w:rsidDel="00000000" w:rsidP="00000000" w:rsidRDefault="00000000" w:rsidRPr="00000000" w14:paraId="0000101F">
      <w:pPr>
        <w:pStyle w:val="Heading2"/>
        <w:ind w:firstLine="720"/>
        <w:rPr/>
      </w:pPr>
      <w:bookmarkStart w:colFirst="0" w:colLast="0" w:name="_d5507ogoyrqu" w:id="340"/>
      <w:bookmarkEnd w:id="340"/>
      <w:r w:rsidDel="00000000" w:rsidR="00000000" w:rsidRPr="00000000">
        <w:rPr>
          <w:rtl w:val="0"/>
        </w:rPr>
        <w:t xml:space="preserve">-Item Experience Gain:</w:t>
      </w:r>
    </w:p>
    <w:p w:rsidR="00000000" w:rsidDel="00000000" w:rsidP="00000000" w:rsidRDefault="00000000" w:rsidRPr="00000000" w14:paraId="00001020">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102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22">
      <w:pPr>
        <w:ind w:left="720" w:firstLine="720"/>
        <w:rPr/>
      </w:pPr>
      <w:r w:rsidDel="00000000" w:rsidR="00000000" w:rsidRPr="00000000">
        <w:rPr>
          <w:rtl w:val="0"/>
        </w:rPr>
        <w:t xml:space="preserve">RawCode: AIem AIe2</w:t>
      </w:r>
    </w:p>
    <w:p w:rsidR="00000000" w:rsidDel="00000000" w:rsidP="00000000" w:rsidRDefault="00000000" w:rsidRPr="00000000" w14:paraId="0000102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24">
      <w:pPr>
        <w:numPr>
          <w:ilvl w:val="0"/>
          <w:numId w:val="80"/>
        </w:numPr>
        <w:spacing w:after="0" w:afterAutospacing="0"/>
        <w:ind w:left="720" w:hanging="360"/>
      </w:pPr>
      <w:r w:rsidDel="00000000" w:rsidR="00000000" w:rsidRPr="00000000">
        <w:rPr>
          <w:rtl w:val="0"/>
        </w:rPr>
        <w:t xml:space="preserve">“Data - Experience Earned”</w:t>
      </w:r>
    </w:p>
    <w:p w:rsidR="00000000" w:rsidDel="00000000" w:rsidP="00000000" w:rsidRDefault="00000000" w:rsidRPr="00000000" w14:paraId="00001025">
      <w:pPr>
        <w:numPr>
          <w:ilvl w:val="1"/>
          <w:numId w:val="80"/>
        </w:numPr>
        <w:spacing w:after="0" w:afterAutospacing="0"/>
        <w:ind w:left="1440" w:hanging="360"/>
      </w:pPr>
      <w:r w:rsidDel="00000000" w:rsidR="00000000" w:rsidRPr="00000000">
        <w:rPr>
          <w:rtl w:val="0"/>
        </w:rPr>
        <w:t xml:space="preserve">Negative values causes the hero to lose experience… (But not levels)</w:t>
      </w:r>
    </w:p>
    <w:p w:rsidR="00000000" w:rsidDel="00000000" w:rsidP="00000000" w:rsidRDefault="00000000" w:rsidRPr="00000000" w14:paraId="00001026">
      <w:pPr>
        <w:numPr>
          <w:ilvl w:val="0"/>
          <w:numId w:val="80"/>
        </w:numPr>
        <w:ind w:left="720" w:hanging="360"/>
      </w:pPr>
      <w:r w:rsidDel="00000000" w:rsidR="00000000" w:rsidRPr="00000000">
        <w:rPr>
          <w:rtl w:val="0"/>
        </w:rPr>
        <w:t xml:space="preserve">Cannot be used if at full level, regardless.</w:t>
      </w:r>
    </w:p>
    <w:p w:rsidR="00000000" w:rsidDel="00000000" w:rsidP="00000000" w:rsidRDefault="00000000" w:rsidRPr="00000000" w14:paraId="00001027">
      <w:pPr>
        <w:pStyle w:val="Heading2"/>
        <w:ind w:firstLine="720"/>
        <w:rPr/>
      </w:pPr>
      <w:bookmarkStart w:colFirst="0" w:colLast="0" w:name="_7eep6qw6f4g6" w:id="341"/>
      <w:bookmarkEnd w:id="341"/>
      <w:r w:rsidDel="00000000" w:rsidR="00000000" w:rsidRPr="00000000">
        <w:rPr>
          <w:rtl w:val="0"/>
        </w:rPr>
        <w:t xml:space="preserve">-Item Healing:</w:t>
      </w:r>
    </w:p>
    <w:p w:rsidR="00000000" w:rsidDel="00000000" w:rsidP="00000000" w:rsidRDefault="00000000" w:rsidRPr="00000000" w14:paraId="00001028">
      <w:pPr>
        <w:rPr/>
      </w:pPr>
      <w:r w:rsidDel="00000000" w:rsidR="00000000" w:rsidRPr="00000000">
        <w:rPr>
          <w:rtl w:val="0"/>
        </w:rPr>
        <w:tab/>
        <w:tab/>
        <w:t xml:space="preserve">Tags: </w:t>
      </w:r>
      <w:r w:rsidDel="00000000" w:rsidR="00000000" w:rsidRPr="00000000">
        <w:rPr>
          <w:color w:val="0000ff"/>
          <w:rtl w:val="0"/>
        </w:rPr>
        <w:t xml:space="preserve">[Healing]</w:t>
      </w:r>
      <w:r w:rsidDel="00000000" w:rsidR="00000000" w:rsidRPr="00000000">
        <w:rPr>
          <w:rtl w:val="0"/>
        </w:rPr>
      </w:r>
    </w:p>
    <w:p w:rsidR="00000000" w:rsidDel="00000000" w:rsidP="00000000" w:rsidRDefault="00000000" w:rsidRPr="00000000" w14:paraId="00001029">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2A">
      <w:pPr>
        <w:ind w:left="720" w:firstLine="720"/>
        <w:rPr/>
      </w:pPr>
      <w:r w:rsidDel="00000000" w:rsidR="00000000" w:rsidRPr="00000000">
        <w:rPr>
          <w:rtl w:val="0"/>
        </w:rPr>
        <w:t xml:space="preserve">RawCode: AIh1 AIh2 AIh3 AIhx</w:t>
      </w:r>
    </w:p>
    <w:p w:rsidR="00000000" w:rsidDel="00000000" w:rsidP="00000000" w:rsidRDefault="00000000" w:rsidRPr="00000000" w14:paraId="0000102B">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2C">
      <w:pPr>
        <w:numPr>
          <w:ilvl w:val="0"/>
          <w:numId w:val="80"/>
        </w:numPr>
        <w:ind w:left="720" w:hanging="360"/>
      </w:pPr>
      <w:r w:rsidDel="00000000" w:rsidR="00000000" w:rsidRPr="00000000">
        <w:rPr>
          <w:rtl w:val="0"/>
        </w:rPr>
        <w:t xml:space="preserve">Null</w:t>
      </w:r>
    </w:p>
    <w:p w:rsidR="00000000" w:rsidDel="00000000" w:rsidP="00000000" w:rsidRDefault="00000000" w:rsidRPr="00000000" w14:paraId="0000102D">
      <w:pPr>
        <w:pStyle w:val="Heading2"/>
        <w:ind w:firstLine="720"/>
        <w:rPr/>
      </w:pPr>
      <w:bookmarkStart w:colFirst="0" w:colLast="0" w:name="_woqapwxojx8" w:id="342"/>
      <w:bookmarkEnd w:id="342"/>
      <w:r w:rsidDel="00000000" w:rsidR="00000000" w:rsidRPr="00000000">
        <w:rPr>
          <w:rtl w:val="0"/>
        </w:rPr>
        <w:t xml:space="preserve">-Item Hero Stat Bonus:</w:t>
      </w:r>
    </w:p>
    <w:p w:rsidR="00000000" w:rsidDel="00000000" w:rsidP="00000000" w:rsidRDefault="00000000" w:rsidRPr="00000000" w14:paraId="0000102E">
      <w:pPr>
        <w:rPr/>
      </w:pPr>
      <w:r w:rsidDel="00000000" w:rsidR="00000000" w:rsidRPr="00000000">
        <w:rPr>
          <w:rtl w:val="0"/>
        </w:rPr>
        <w:tab/>
        <w:tab/>
        <w:t xml:space="preserve">Tags: </w:t>
      </w:r>
      <w:r w:rsidDel="00000000" w:rsidR="00000000" w:rsidRPr="00000000">
        <w:rPr>
          <w:color w:val="0000ff"/>
          <w:rtl w:val="0"/>
        </w:rPr>
        <w:t xml:space="preserve">[Unique] [Stackable]</w:t>
      </w:r>
      <w:r w:rsidDel="00000000" w:rsidR="00000000" w:rsidRPr="00000000">
        <w:rPr>
          <w:rtl w:val="0"/>
        </w:rPr>
      </w:r>
    </w:p>
    <w:p w:rsidR="00000000" w:rsidDel="00000000" w:rsidP="00000000" w:rsidRDefault="00000000" w:rsidRPr="00000000" w14:paraId="0000102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30">
      <w:pPr>
        <w:ind w:left="720" w:firstLine="720"/>
        <w:rPr/>
      </w:pPr>
      <w:r w:rsidDel="00000000" w:rsidR="00000000" w:rsidRPr="00000000">
        <w:rPr>
          <w:rtl w:val="0"/>
        </w:rPr>
        <w:t xml:space="preserve">RawCode: AIs1 AIs3 AIs4 AIs6 AIa1 AIa3 AIa4 AIa6 AIaz AIi1 AIi3 AIi4 AIi6 AIx1 AIx2 AIx3 AIx4 AIx5</w:t>
      </w:r>
    </w:p>
    <w:p w:rsidR="00000000" w:rsidDel="00000000" w:rsidP="00000000" w:rsidRDefault="00000000" w:rsidRPr="00000000" w14:paraId="0000103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32">
      <w:pPr>
        <w:numPr>
          <w:ilvl w:val="0"/>
          <w:numId w:val="80"/>
        </w:numPr>
        <w:spacing w:after="0" w:afterAutospacing="0"/>
        <w:ind w:left="720" w:hanging="360"/>
      </w:pPr>
      <w:r w:rsidDel="00000000" w:rsidR="00000000" w:rsidRPr="00000000">
        <w:rPr>
          <w:rtl w:val="0"/>
        </w:rPr>
        <w:t xml:space="preserve">Gives or removes stats from the hero for as long as the ability/item is attached.</w:t>
      </w:r>
    </w:p>
    <w:p w:rsidR="00000000" w:rsidDel="00000000" w:rsidP="00000000" w:rsidRDefault="00000000" w:rsidRPr="00000000" w14:paraId="00001033">
      <w:pPr>
        <w:numPr>
          <w:ilvl w:val="0"/>
          <w:numId w:val="80"/>
        </w:numPr>
        <w:spacing w:after="0" w:afterAutospacing="0"/>
        <w:ind w:left="720" w:hanging="360"/>
        <w:rPr>
          <w:ins w:author="Pham Nhat" w:id="180" w:date="2026-08-03T07:39:24Z"/>
        </w:rPr>
      </w:pPr>
      <w:r w:rsidDel="00000000" w:rsidR="00000000" w:rsidRPr="00000000">
        <w:rPr>
          <w:rtl w:val="0"/>
        </w:rPr>
        <w:t xml:space="preserve">Changing ability level doesn’t change the stats</w:t>
      </w:r>
      <w:ins w:author="Pham Nhat" w:id="180" w:date="2026-08-03T07:39:24Z">
        <w:r w:rsidDel="00000000" w:rsidR="00000000" w:rsidRPr="00000000">
          <w:rPr>
            <w:rtl w:val="0"/>
          </w:rPr>
        </w:r>
      </w:ins>
    </w:p>
    <w:p w:rsidR="00000000" w:rsidDel="00000000" w:rsidP="00000000" w:rsidRDefault="00000000" w:rsidRPr="00000000" w14:paraId="00001034">
      <w:pPr>
        <w:numPr>
          <w:ilvl w:val="0"/>
          <w:numId w:val="80"/>
        </w:numPr>
        <w:spacing w:after="0" w:afterAutospacing="0"/>
        <w:ind w:left="720" w:hanging="360"/>
        <w:rPr>
          <w:ins w:author="theyugiohcardforger" w:id="181" w:date="2025-10-23T17:01:32Z"/>
        </w:rPr>
      </w:pPr>
      <w:ins w:author="Pham Nhat" w:id="180" w:date="2026-08-03T07:39:24Z">
        <w:r w:rsidDel="00000000" w:rsidR="00000000" w:rsidRPr="00000000">
          <w:rPr>
            <w:rtl w:val="0"/>
          </w:rPr>
          <w:t xml:space="preserve">Changing the stat bonus through BlzSetAbilityIntegerLevelField does not apply the new value, despite being the right value if fetched with BlzGetAbilityIntegerLevelField</w:t>
        </w:r>
      </w:ins>
      <w:ins w:author="theyugiohcardforger" w:id="181" w:date="2025-10-23T17:01:32Z">
        <w:r w:rsidDel="00000000" w:rsidR="00000000" w:rsidRPr="00000000">
          <w:rPr>
            <w:rtl w:val="0"/>
          </w:rPr>
        </w:r>
      </w:ins>
    </w:p>
    <w:p w:rsidR="00000000" w:rsidDel="00000000" w:rsidP="00000000" w:rsidRDefault="00000000" w:rsidRPr="00000000" w14:paraId="00001035">
      <w:pPr>
        <w:numPr>
          <w:ilvl w:val="0"/>
          <w:numId w:val="80"/>
        </w:numPr>
        <w:ind w:left="720" w:hanging="360"/>
      </w:pPr>
      <w:ins w:author="theyugiohcardforger" w:id="181" w:date="2025-10-23T17:01:32Z">
        <w:r w:rsidDel="00000000" w:rsidR="00000000" w:rsidRPr="00000000">
          <w:rPr>
            <w:rtl w:val="0"/>
          </w:rPr>
          <w:t xml:space="preserve">Ignores tech tree requirements </w:t>
        </w:r>
        <w:r w:rsidDel="00000000" w:rsidR="00000000" w:rsidRPr="00000000">
          <w:rPr>
            <w:color w:val="9900ff"/>
            <w:rtl w:val="0"/>
          </w:rPr>
          <w:t xml:space="preserve">(KitsuneTailsPrower)</w:t>
        </w:r>
      </w:ins>
      <w:r w:rsidDel="00000000" w:rsidR="00000000" w:rsidRPr="00000000">
        <w:rPr>
          <w:rtl w:val="0"/>
        </w:rPr>
      </w:r>
    </w:p>
    <w:p w:rsidR="00000000" w:rsidDel="00000000" w:rsidP="00000000" w:rsidRDefault="00000000" w:rsidRPr="00000000" w14:paraId="00001036">
      <w:pPr>
        <w:pStyle w:val="Heading2"/>
        <w:rPr>
          <w:color w:val="dd7e6b"/>
          <w:sz w:val="24"/>
          <w:szCs w:val="24"/>
        </w:rPr>
      </w:pPr>
      <w:bookmarkStart w:colFirst="0" w:colLast="0" w:name="_wcaaub6ehlhe" w:id="343"/>
      <w:bookmarkEnd w:id="343"/>
      <w:r w:rsidDel="00000000" w:rsidR="00000000" w:rsidRPr="00000000">
        <w:rPr>
          <w:rtl w:val="0"/>
        </w:rPr>
        <w:t xml:space="preserve">-Item Illusion</w:t>
        <w:br w:type="textWrapping"/>
      </w:r>
      <w:r w:rsidDel="00000000" w:rsidR="00000000" w:rsidRPr="00000000">
        <w:rPr>
          <w:color w:val="dd7e6b"/>
          <w:sz w:val="24"/>
          <w:szCs w:val="24"/>
          <w:rtl w:val="0"/>
        </w:rPr>
        <w:t xml:space="preserve">‘AIil’</w:t>
      </w:r>
    </w:p>
    <w:p w:rsidR="00000000" w:rsidDel="00000000" w:rsidP="00000000" w:rsidRDefault="00000000" w:rsidRPr="00000000" w14:paraId="00001037">
      <w:pPr>
        <w:rPr>
          <w:color w:val="ff9900"/>
        </w:rPr>
      </w:pPr>
      <w:sdt>
        <w:sdtPr>
          <w:alias w:val="WE Ability tag"/>
          <w:id w:val="925402388"/>
          <w:dropDownList w:lastValue="Summ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Summon</w:t>
          </w:r>
        </w:sdtContent>
      </w:sdt>
      <w:sdt>
        <w:sdtPr>
          <w:alias w:val="WE Ability tag"/>
          <w:id w:val="2065470576"/>
          <w:dropDownList w:lastValue="Percent Damage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Increase</w:t>
          </w:r>
        </w:sdtContent>
      </w:sdt>
      <w:sdt>
        <w:sdtPr>
          <w:alias w:val="WE Ability tag"/>
          <w:id w:val="1326776855"/>
          <w:dropDownList w:lastValue="Percent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Decrease</w:t>
          </w:r>
        </w:sdtContent>
      </w:sdt>
      <w:sdt>
        <w:sdtPr>
          <w:alias w:val="WE Ability tag"/>
          <w:id w:val="260345275"/>
          <w:dropDownList w:lastValue="Percent Damage Taken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Taken Increase</w:t>
          </w:r>
        </w:sdtContent>
      </w:sdt>
      <w:sdt>
        <w:sdtPr>
          <w:alias w:val="WE Ability tag"/>
          <w:id w:val="-1289637020"/>
          <w:dropDownList w:lastValue="Percent Damage Taken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Taken Decrease</w:t>
          </w:r>
        </w:sdtContent>
      </w:sdt>
      <w:r w:rsidDel="00000000" w:rsidR="00000000" w:rsidRPr="00000000">
        <w:rPr>
          <w:rtl w:val="0"/>
        </w:rPr>
      </w:r>
    </w:p>
    <w:p w:rsidR="00000000" w:rsidDel="00000000" w:rsidP="00000000" w:rsidRDefault="00000000" w:rsidRPr="00000000" w14:paraId="00001038">
      <w:pPr>
        <w:rPr/>
      </w:pPr>
      <w:r w:rsidDel="00000000" w:rsidR="00000000" w:rsidRPr="00000000">
        <w:rPr>
          <w:b w:val="1"/>
          <w:bCs w:val="1"/>
          <w:color w:val="980000"/>
          <w:rtl w:val="0"/>
        </w:rPr>
        <w:t xml:space="preserve">Latest tested version</w:t>
      </w:r>
      <w:r w:rsidDel="00000000" w:rsidR="00000000" w:rsidRPr="00000000">
        <w:rPr>
          <w:rtl w:val="0"/>
        </w:rPr>
        <w:t xml:space="preserve"> 1.28.5.7680</w:t>
      </w:r>
    </w:p>
    <w:p w:rsidR="00000000" w:rsidDel="00000000" w:rsidP="00000000" w:rsidRDefault="00000000" w:rsidRPr="00000000" w14:paraId="00001039">
      <w:pPr>
        <w:rPr/>
      </w:pPr>
      <w:r w:rsidDel="00000000" w:rsidR="00000000" w:rsidRPr="00000000">
        <w:rPr>
          <w:rtl w:val="0"/>
        </w:rPr>
        <w:t xml:space="preserve">   Creates “Copies” of targeted units with no supply usage. The clones are not destroyed if the original dies. There’s no way to increase the number of clones per cast and thus need to be triggered with a dummy (order id </w:t>
      </w:r>
      <w:r w:rsidDel="00000000" w:rsidR="00000000" w:rsidRPr="00000000">
        <w:rPr>
          <w:b w:val="1"/>
          <w:bCs w:val="1"/>
          <w:rtl w:val="0"/>
        </w:rPr>
        <w:t xml:space="preserve">852274</w:t>
      </w:r>
      <w:r w:rsidDel="00000000" w:rsidR="00000000" w:rsidRPr="00000000">
        <w:rPr>
          <w:rtl w:val="0"/>
        </w:rPr>
        <w:t xml:space="preserve">).</w:t>
      </w:r>
    </w:p>
    <w:p w:rsidR="00000000" w:rsidDel="00000000" w:rsidP="00000000" w:rsidRDefault="00000000" w:rsidRPr="00000000" w14:paraId="0000103A">
      <w:pPr>
        <w:rPr/>
      </w:pPr>
      <w:r w:rsidDel="00000000" w:rsidR="00000000" w:rsidRPr="00000000">
        <w:rPr>
          <w:rtl w:val="0"/>
        </w:rPr>
        <w:t xml:space="preserve">   Visually, the building carries the Ground Texture as it dies and does not have a default blued tint color like normal illusions and always appear in the state of constructing (because when a unit spawns it defaults to the birth animation). But as soon as it notices an enemy nearby, its model will change to the original target and it fully functionally attacks.</w:t>
      </w:r>
    </w:p>
    <w:p w:rsidR="00000000" w:rsidDel="00000000" w:rsidP="00000000" w:rsidRDefault="00000000" w:rsidRPr="00000000" w14:paraId="0000103B">
      <w:pPr>
        <w:numPr>
          <w:ilvl w:val="0"/>
          <w:numId w:val="80"/>
        </w:numPr>
        <w:ind w:left="720" w:hanging="360"/>
      </w:pPr>
      <w:r w:rsidDel="00000000" w:rsidR="00000000" w:rsidRPr="00000000">
        <w:rPr>
          <w:rtl w:val="0"/>
        </w:rPr>
        <w:t xml:space="preserve">Attacking an illusion will not redraw aggro, you can attack one to detect whether it’s an illusion or not </w:t>
      </w:r>
      <w:sdt>
        <w:sdtPr>
          <w:alias w:val="Named contributors"/>
          <w:id w:val="671278713"/>
          <w:dropDownList w:lastValue="Nudl">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Nudl</w:t>
          </w:r>
        </w:sdtContent>
      </w:sdt>
      <w:r w:rsidDel="00000000" w:rsidR="00000000" w:rsidRPr="00000000">
        <w:rPr>
          <w:rtl w:val="0"/>
        </w:rPr>
      </w:r>
    </w:p>
    <w:p w:rsidR="00000000" w:rsidDel="00000000" w:rsidP="00000000" w:rsidRDefault="00000000" w:rsidRPr="00000000" w14:paraId="0000103C">
      <w:pPr>
        <w:numPr>
          <w:ilvl w:val="0"/>
          <w:numId w:val="80"/>
        </w:numPr>
        <w:ind w:left="720" w:hanging="360"/>
      </w:pPr>
      <w:r w:rsidDel="00000000" w:rsidR="00000000" w:rsidRPr="00000000">
        <w:rPr>
          <w:rtl w:val="0"/>
        </w:rPr>
        <w:t xml:space="preserve">Casting the ability to an enemy unit will aggro the target towards the caster</w:t>
      </w:r>
    </w:p>
    <w:p w:rsidR="00000000" w:rsidDel="00000000" w:rsidP="00000000" w:rsidRDefault="00000000" w:rsidRPr="00000000" w14:paraId="0000103D">
      <w:pPr>
        <w:numPr>
          <w:ilvl w:val="0"/>
          <w:numId w:val="80"/>
        </w:numPr>
        <w:ind w:left="720" w:hanging="360"/>
      </w:pPr>
      <w:r w:rsidDel="00000000" w:rsidR="00000000" w:rsidRPr="00000000">
        <w:rPr>
          <w:color w:val="ff0000"/>
          <w:rtl w:val="0"/>
        </w:rPr>
        <w:t xml:space="preserve">Casting 2 illusions on the same unit at the same moment will result in a crash. (1.32.7)</w:t>
      </w:r>
      <w:r w:rsidDel="00000000" w:rsidR="00000000" w:rsidRPr="00000000">
        <w:rPr>
          <w:rtl w:val="0"/>
        </w:rPr>
        <w:t xml:space="preserve"> </w:t>
      </w:r>
      <w:sdt>
        <w:sdtPr>
          <w:alias w:val="Named contributors"/>
          <w:id w:val="-898901010"/>
          <w:dropDownList w:lastValue="ZiHeLL">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ZiHeLL</w:t>
          </w:r>
        </w:sdtContent>
      </w:sdt>
      <w:r w:rsidDel="00000000" w:rsidR="00000000" w:rsidRPr="00000000">
        <w:rPr>
          <w:rtl w:val="0"/>
        </w:rPr>
      </w:r>
    </w:p>
    <w:p w:rsidR="00000000" w:rsidDel="00000000" w:rsidP="00000000" w:rsidRDefault="00000000" w:rsidRPr="00000000" w14:paraId="0000103E">
      <w:pPr>
        <w:numPr>
          <w:ilvl w:val="1"/>
          <w:numId w:val="80"/>
        </w:numPr>
        <w:ind w:left="1440" w:hanging="360"/>
      </w:pPr>
      <w:r w:rsidDel="00000000" w:rsidR="00000000" w:rsidRPr="00000000">
        <w:rPr>
          <w:rtl w:val="0"/>
        </w:rPr>
        <w:t xml:space="preserve">Unable to reproduce, this might only occur in very specific circumstances, it was false or have been fixed </w:t>
      </w:r>
      <w:sdt>
        <w:sdtPr>
          <w:alias w:val="Named contributors"/>
          <w:id w:val="526506203"/>
          <w:dropDownList w:lastValue="Somen00b">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Somen00b</w:t>
          </w:r>
        </w:sdtContent>
      </w:sdt>
      <w:r w:rsidDel="00000000" w:rsidR="00000000" w:rsidRPr="00000000">
        <w:rPr>
          <w:rtl w:val="0"/>
        </w:rPr>
      </w:r>
    </w:p>
    <w:p w:rsidR="00000000" w:rsidDel="00000000" w:rsidP="00000000" w:rsidRDefault="00000000" w:rsidRPr="00000000" w14:paraId="0000103F">
      <w:pPr>
        <w:rPr/>
      </w:pPr>
      <w:r w:rsidDel="00000000" w:rsidR="00000000" w:rsidRPr="00000000">
        <w:rPr>
          <w:b w:val="1"/>
          <w:bCs w:val="1"/>
          <w:color w:val="980000"/>
          <w:rtl w:val="0"/>
        </w:rPr>
        <w:t xml:space="preserve">Stats - Area of effect </w:t>
      </w:r>
      <w:sdt>
        <w:sdtPr>
          <w:alias w:val="Named contributors"/>
          <w:id w:val="-1537224163"/>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1040">
      <w:pPr>
        <w:numPr>
          <w:ilvl w:val="0"/>
          <w:numId w:val="80"/>
        </w:numPr>
        <w:ind w:left="720" w:hanging="360"/>
      </w:pPr>
      <w:r w:rsidDel="00000000" w:rsidR="00000000" w:rsidRPr="00000000">
        <w:rPr>
          <w:rtl w:val="0"/>
        </w:rPr>
        <w:t xml:space="preserve">Dictates the distance from the target where the clone will be spawned</w:t>
      </w:r>
    </w:p>
    <w:p w:rsidR="00000000" w:rsidDel="00000000" w:rsidP="00000000" w:rsidRDefault="00000000" w:rsidRPr="00000000" w14:paraId="00001041">
      <w:pPr>
        <w:numPr>
          <w:ilvl w:val="0"/>
          <w:numId w:val="80"/>
        </w:numPr>
        <w:ind w:left="720" w:hanging="360"/>
      </w:pPr>
      <w:r w:rsidDel="00000000" w:rsidR="00000000" w:rsidRPr="00000000">
        <w:rPr>
          <w:rtl w:val="0"/>
        </w:rPr>
        <w:t xml:space="preserve">The angle offset is specified by the facing angle of the unit, and the unit spawned clones the facing of the target</w:t>
      </w:r>
    </w:p>
    <w:p w:rsidR="00000000" w:rsidDel="00000000" w:rsidP="00000000" w:rsidRDefault="00000000" w:rsidRPr="00000000" w14:paraId="00001042">
      <w:pPr>
        <w:numPr>
          <w:ilvl w:val="0"/>
          <w:numId w:val="80"/>
        </w:numPr>
        <w:ind w:left="720" w:hanging="360"/>
      </w:pPr>
      <w:r w:rsidDel="00000000" w:rsidR="00000000" w:rsidRPr="00000000">
        <w:rPr>
          <w:rtl w:val="0"/>
        </w:rPr>
        <w:t xml:space="preserve">Spawns the clone at the closest possible location, it doesn’t push other units</w:t>
      </w:r>
    </w:p>
    <w:p w:rsidR="00000000" w:rsidDel="00000000" w:rsidP="00000000" w:rsidRDefault="00000000" w:rsidRPr="00000000" w14:paraId="00001043">
      <w:pPr>
        <w:numPr>
          <w:ilvl w:val="0"/>
          <w:numId w:val="80"/>
        </w:numPr>
        <w:ind w:left="720" w:hanging="360"/>
      </w:pPr>
      <w:r w:rsidDel="00000000" w:rsidR="00000000" w:rsidRPr="00000000">
        <w:rPr>
          <w:rtl w:val="0"/>
        </w:rPr>
        <w:t xml:space="preserve">Setting it to 0 will spawn it close</w:t>
      </w:r>
    </w:p>
    <w:p w:rsidR="00000000" w:rsidDel="00000000" w:rsidP="00000000" w:rsidRDefault="00000000" w:rsidRPr="00000000" w14:paraId="00001044">
      <w:pPr>
        <w:numPr>
          <w:ilvl w:val="0"/>
          <w:numId w:val="80"/>
        </w:numPr>
        <w:ind w:left="720" w:hanging="360"/>
      </w:pPr>
      <w:r w:rsidDel="00000000" w:rsidR="00000000" w:rsidRPr="00000000">
        <w:rPr>
          <w:rtl w:val="0"/>
        </w:rPr>
        <w:t xml:space="preserve">Setting it to negative spawns in negative distance, but the facing will be copied nonetheless</w:t>
      </w:r>
    </w:p>
    <w:p w:rsidR="00000000" w:rsidDel="00000000" w:rsidP="00000000" w:rsidRDefault="00000000" w:rsidRPr="00000000" w14:paraId="00001045">
      <w:pPr>
        <w:rPr/>
      </w:pPr>
      <w:r w:rsidDel="00000000" w:rsidR="00000000" w:rsidRPr="00000000">
        <w:rPr>
          <w:b w:val="1"/>
          <w:bCs w:val="1"/>
          <w:color w:val="980000"/>
          <w:rtl w:val="0"/>
        </w:rPr>
        <w:t xml:space="preserve">Stats - Duration Normal </w:t>
      </w:r>
      <w:r w:rsidDel="00000000" w:rsidR="00000000" w:rsidRPr="00000000">
        <w:rPr>
          <w:color w:val="980000"/>
          <w:rtl w:val="0"/>
        </w:rPr>
        <w:t xml:space="preserve">and </w:t>
      </w:r>
      <w:r w:rsidDel="00000000" w:rsidR="00000000" w:rsidRPr="00000000">
        <w:rPr>
          <w:b w:val="1"/>
          <w:bCs w:val="1"/>
          <w:color w:val="980000"/>
          <w:rtl w:val="0"/>
        </w:rPr>
        <w:t xml:space="preserve">Hero </w:t>
      </w:r>
      <w:sdt>
        <w:sdtPr>
          <w:alias w:val="Named contributors"/>
          <w:id w:val="-1485628283"/>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1046">
      <w:pPr>
        <w:numPr>
          <w:ilvl w:val="0"/>
          <w:numId w:val="80"/>
        </w:numPr>
        <w:ind w:left="720" w:hanging="360"/>
      </w:pPr>
      <w:r w:rsidDel="00000000" w:rsidR="00000000" w:rsidRPr="00000000">
        <w:rPr>
          <w:rtl w:val="0"/>
        </w:rPr>
        <w:t xml:space="preserve">Setting it to 0 or negative makes the illusion permanent until destruction (negative is counted as 0)</w:t>
      </w:r>
    </w:p>
    <w:p w:rsidR="00000000" w:rsidDel="00000000" w:rsidP="00000000" w:rsidRDefault="00000000" w:rsidRPr="00000000" w14:paraId="00001047">
      <w:pPr>
        <w:numPr>
          <w:ilvl w:val="0"/>
          <w:numId w:val="80"/>
        </w:numPr>
        <w:ind w:left="720" w:hanging="360"/>
      </w:pPr>
      <w:r w:rsidDel="00000000" w:rsidR="00000000" w:rsidRPr="00000000">
        <w:rPr>
          <w:rtl w:val="0"/>
        </w:rPr>
        <w:t xml:space="preserve">Hero duration works as intended, they can have a different duration than regular units</w:t>
      </w:r>
    </w:p>
    <w:p w:rsidR="00000000" w:rsidDel="00000000" w:rsidP="00000000" w:rsidRDefault="00000000" w:rsidRPr="00000000" w14:paraId="00001048">
      <w:pPr>
        <w:numPr>
          <w:ilvl w:val="1"/>
          <w:numId w:val="80"/>
        </w:numPr>
        <w:ind w:left="1440" w:hanging="360"/>
      </w:pPr>
      <w:r w:rsidDel="00000000" w:rsidR="00000000" w:rsidRPr="00000000">
        <w:rPr>
          <w:rtl w:val="0"/>
        </w:rPr>
        <w:t xml:space="preserve">Units with resistant skin are also counted as hero there, may them be friend or foe</w:t>
      </w:r>
    </w:p>
    <w:p w:rsidR="00000000" w:rsidDel="00000000" w:rsidP="00000000" w:rsidRDefault="00000000" w:rsidRPr="00000000" w14:paraId="00001049">
      <w:pPr>
        <w:rPr/>
      </w:pPr>
      <w:r w:rsidDel="00000000" w:rsidR="00000000" w:rsidRPr="00000000">
        <w:rPr>
          <w:b w:val="1"/>
          <w:bCs w:val="1"/>
          <w:color w:val="980000"/>
          <w:rtl w:val="0"/>
        </w:rPr>
        <w:t xml:space="preserve">Stats - Targets Allowed</w:t>
      </w:r>
      <w:r w:rsidDel="00000000" w:rsidR="00000000" w:rsidRPr="00000000">
        <w:rPr>
          <w:rtl w:val="0"/>
        </w:rPr>
      </w:r>
    </w:p>
    <w:p w:rsidR="00000000" w:rsidDel="00000000" w:rsidP="00000000" w:rsidRDefault="00000000" w:rsidRPr="00000000" w14:paraId="0000104A">
      <w:pPr>
        <w:numPr>
          <w:ilvl w:val="0"/>
          <w:numId w:val="80"/>
        </w:numPr>
        <w:ind w:left="720" w:hanging="360"/>
      </w:pPr>
      <w:r w:rsidDel="00000000" w:rsidR="00000000" w:rsidRPr="00000000">
        <w:rPr>
          <w:rtl w:val="0"/>
        </w:rPr>
        <w:t xml:space="preserve">Works as intended</w:t>
      </w:r>
    </w:p>
    <w:p w:rsidR="00000000" w:rsidDel="00000000" w:rsidP="00000000" w:rsidRDefault="00000000" w:rsidRPr="00000000" w14:paraId="0000104B">
      <w:pPr>
        <w:numPr>
          <w:ilvl w:val="0"/>
          <w:numId w:val="80"/>
        </w:numPr>
        <w:ind w:left="720" w:hanging="360"/>
      </w:pPr>
      <w:r w:rsidDel="00000000" w:rsidR="00000000" w:rsidRPr="00000000">
        <w:rPr>
          <w:rtl w:val="0"/>
        </w:rPr>
        <w:t xml:space="preserve">Can target illusions as well</w:t>
      </w:r>
    </w:p>
    <w:p w:rsidR="00000000" w:rsidDel="00000000" w:rsidP="00000000" w:rsidRDefault="00000000" w:rsidRPr="00000000" w14:paraId="0000104C">
      <w:pPr>
        <w:numPr>
          <w:ilvl w:val="0"/>
          <w:numId w:val="80"/>
        </w:numPr>
        <w:ind w:left="720" w:hanging="360"/>
      </w:pPr>
      <w:r w:rsidDel="00000000" w:rsidR="00000000" w:rsidRPr="00000000">
        <w:rPr>
          <w:rtl w:val="0"/>
        </w:rPr>
        <w:t xml:space="preserve">Targeting an enemy will make a clone of the unit but for the owner of the caster </w:t>
      </w:r>
      <w:sdt>
        <w:sdtPr>
          <w:alias w:val="Named contributors"/>
          <w:id w:val="-330555313"/>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104D">
      <w:pPr>
        <w:numPr>
          <w:ilvl w:val="0"/>
          <w:numId w:val="80"/>
        </w:numPr>
        <w:ind w:left="720" w:hanging="360"/>
      </w:pPr>
      <w:r w:rsidDel="00000000" w:rsidR="00000000" w:rsidRPr="00000000">
        <w:rPr>
          <w:rtl w:val="0"/>
        </w:rPr>
        <w:t xml:space="preserve">Can also target buildings successfully if specified</w:t>
      </w:r>
    </w:p>
    <w:p w:rsidR="00000000" w:rsidDel="00000000" w:rsidP="00000000" w:rsidRDefault="00000000" w:rsidRPr="00000000" w14:paraId="0000104E">
      <w:pPr>
        <w:numPr>
          <w:ilvl w:val="1"/>
          <w:numId w:val="80"/>
        </w:numPr>
        <w:ind w:left="1440" w:hanging="360"/>
      </w:pPr>
      <w:r w:rsidDel="00000000" w:rsidR="00000000" w:rsidRPr="00000000">
        <w:rPr>
          <w:rtl w:val="0"/>
        </w:rPr>
        <w:t xml:space="preserve">Illusions from buildings are affected by Damage Dealt and Damage Received Multiplier and spawn away based on Area of Effect as if it was a normal unit</w:t>
      </w:r>
    </w:p>
    <w:p w:rsidR="00000000" w:rsidDel="00000000" w:rsidP="00000000" w:rsidRDefault="00000000" w:rsidRPr="00000000" w14:paraId="0000104F">
      <w:pPr>
        <w:rPr>
          <w:b w:val="1"/>
          <w:bCs w:val="1"/>
          <w:color w:val="980000"/>
        </w:rPr>
      </w:pPr>
      <w:r w:rsidDel="00000000" w:rsidR="00000000" w:rsidRPr="00000000">
        <w:rPr>
          <w:b w:val="1"/>
          <w:bCs w:val="1"/>
          <w:color w:val="980000"/>
          <w:rtl w:val="0"/>
        </w:rPr>
        <w:t xml:space="preserve">Data - Damage Dealt</w:t>
      </w:r>
    </w:p>
    <w:p w:rsidR="00000000" w:rsidDel="00000000" w:rsidP="00000000" w:rsidRDefault="00000000" w:rsidRPr="00000000" w14:paraId="00001050">
      <w:pPr>
        <w:numPr>
          <w:ilvl w:val="0"/>
          <w:numId w:val="80"/>
        </w:numPr>
        <w:ind w:left="720" w:hanging="360"/>
      </w:pPr>
      <w:r w:rsidDel="00000000" w:rsidR="00000000" w:rsidRPr="00000000">
        <w:rPr>
          <w:rtl w:val="0"/>
        </w:rPr>
        <w:t xml:space="preserve">Negative values do not cause healing</w:t>
      </w:r>
    </w:p>
    <w:p w:rsidR="00000000" w:rsidDel="00000000" w:rsidP="00000000" w:rsidRDefault="00000000" w:rsidRPr="00000000" w14:paraId="00001051">
      <w:pPr>
        <w:numPr>
          <w:ilvl w:val="0"/>
          <w:numId w:val="80"/>
        </w:numPr>
        <w:ind w:left="720" w:hanging="360"/>
      </w:pPr>
      <w:r w:rsidDel="00000000" w:rsidR="00000000" w:rsidRPr="00000000">
        <w:rPr>
          <w:rtl w:val="0"/>
        </w:rPr>
        <w:t xml:space="preserve">Illusions deal normal type damage</w:t>
      </w:r>
    </w:p>
    <w:p w:rsidR="00000000" w:rsidDel="00000000" w:rsidP="00000000" w:rsidRDefault="00000000" w:rsidRPr="00000000" w14:paraId="00001052">
      <w:pPr>
        <w:numPr>
          <w:ilvl w:val="0"/>
          <w:numId w:val="80"/>
        </w:numPr>
        <w:ind w:left="720" w:hanging="360"/>
      </w:pPr>
      <w:r w:rsidDel="00000000" w:rsidR="00000000" w:rsidRPr="00000000">
        <w:rPr>
          <w:rtl w:val="0"/>
        </w:rPr>
        <w:t xml:space="preserve">Friendly or enemy sources doesn’t matter, works the same</w:t>
      </w:r>
    </w:p>
    <w:p w:rsidR="00000000" w:rsidDel="00000000" w:rsidP="00000000" w:rsidRDefault="00000000" w:rsidRPr="00000000" w14:paraId="00001053">
      <w:pPr>
        <w:numPr>
          <w:ilvl w:val="0"/>
          <w:numId w:val="80"/>
        </w:numPr>
        <w:ind w:left="720" w:hanging="360"/>
      </w:pPr>
      <w:r w:rsidDel="00000000" w:rsidR="00000000" w:rsidRPr="00000000">
        <w:rPr>
          <w:rtl w:val="0"/>
        </w:rPr>
        <w:t xml:space="preserve">Doesn’t stack if the illusion is a clone of a clone, and so on </w:t>
      </w:r>
      <w:sdt>
        <w:sdtPr>
          <w:alias w:val="Named contributors"/>
          <w:id w:val="241524110"/>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1054">
      <w:pPr>
        <w:rPr>
          <w:b w:val="1"/>
          <w:bCs w:val="1"/>
          <w:color w:val="980000"/>
        </w:rPr>
      </w:pPr>
      <w:r w:rsidDel="00000000" w:rsidR="00000000" w:rsidRPr="00000000">
        <w:rPr>
          <w:b w:val="1"/>
          <w:bCs w:val="1"/>
          <w:color w:val="980000"/>
          <w:rtl w:val="0"/>
        </w:rPr>
        <w:t xml:space="preserve">Data - Damage Received Multiplier</w:t>
      </w:r>
    </w:p>
    <w:p w:rsidR="00000000" w:rsidDel="00000000" w:rsidP="00000000" w:rsidRDefault="00000000" w:rsidRPr="00000000" w14:paraId="00001055">
      <w:pPr>
        <w:numPr>
          <w:ilvl w:val="0"/>
          <w:numId w:val="80"/>
        </w:numPr>
        <w:ind w:left="720" w:hanging="360"/>
      </w:pPr>
      <w:r w:rsidDel="00000000" w:rsidR="00000000" w:rsidRPr="00000000">
        <w:rPr>
          <w:rtl w:val="0"/>
        </w:rPr>
        <w:t xml:space="preserve">Negative values do not heal</w:t>
      </w:r>
    </w:p>
    <w:p w:rsidR="00000000" w:rsidDel="00000000" w:rsidP="00000000" w:rsidRDefault="00000000" w:rsidRPr="00000000" w14:paraId="00001056">
      <w:pPr>
        <w:numPr>
          <w:ilvl w:val="0"/>
          <w:numId w:val="80"/>
        </w:numPr>
        <w:ind w:left="720" w:hanging="360"/>
      </w:pPr>
      <w:r w:rsidDel="00000000" w:rsidR="00000000" w:rsidRPr="00000000">
        <w:rPr>
          <w:rtl w:val="0"/>
        </w:rPr>
        <w:t xml:space="preserve">Friendly or enemy sources doesn’t matter, works the same</w:t>
      </w:r>
    </w:p>
    <w:p w:rsidR="00000000" w:rsidDel="00000000" w:rsidP="00000000" w:rsidRDefault="00000000" w:rsidRPr="00000000" w14:paraId="00001057">
      <w:pPr>
        <w:numPr>
          <w:ilvl w:val="0"/>
          <w:numId w:val="80"/>
        </w:numPr>
        <w:ind w:left="720" w:hanging="360"/>
      </w:pPr>
      <w:r w:rsidDel="00000000" w:rsidR="00000000" w:rsidRPr="00000000">
        <w:rPr>
          <w:rtl w:val="0"/>
        </w:rPr>
        <w:t xml:space="preserve">Doesn’t stack if the illusion is a clone of a clone, and so on </w:t>
      </w:r>
      <w:sdt>
        <w:sdtPr>
          <w:alias w:val="Named contributors"/>
          <w:id w:val="-775146749"/>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1058">
      <w:pPr>
        <w:pStyle w:val="Heading2"/>
        <w:ind w:firstLine="720"/>
        <w:rPr/>
      </w:pPr>
      <w:bookmarkStart w:colFirst="0" w:colLast="0" w:name="_mm7hd7kbktb5" w:id="344"/>
      <w:bookmarkEnd w:id="344"/>
      <w:r w:rsidDel="00000000" w:rsidR="00000000" w:rsidRPr="00000000">
        <w:rPr>
          <w:rtl w:val="0"/>
        </w:rPr>
        <w:t xml:space="preserve">-Item Immolation:</w:t>
      </w:r>
    </w:p>
    <w:p w:rsidR="00000000" w:rsidDel="00000000" w:rsidP="00000000" w:rsidRDefault="00000000" w:rsidRPr="00000000" w14:paraId="00001059">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105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5B">
      <w:pPr>
        <w:ind w:left="720" w:firstLine="720"/>
        <w:rPr/>
      </w:pPr>
      <w:r w:rsidDel="00000000" w:rsidR="00000000" w:rsidRPr="00000000">
        <w:rPr>
          <w:rtl w:val="0"/>
        </w:rPr>
        <w:t xml:space="preserve">RawCode: AIcf</w:t>
      </w:r>
    </w:p>
    <w:p w:rsidR="00000000" w:rsidDel="00000000" w:rsidP="00000000" w:rsidRDefault="00000000" w:rsidRPr="00000000" w14:paraId="0000105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5D">
      <w:pPr>
        <w:numPr>
          <w:ilvl w:val="0"/>
          <w:numId w:val="80"/>
        </w:numPr>
        <w:spacing w:after="0" w:afterAutospacing="0"/>
        <w:ind w:left="720" w:hanging="360"/>
      </w:pPr>
      <w:r w:rsidDel="00000000" w:rsidR="00000000" w:rsidRPr="00000000">
        <w:rPr>
          <w:rtl w:val="0"/>
        </w:rPr>
        <w:t xml:space="preserve">Permanent Immolation Copy.</w:t>
      </w:r>
    </w:p>
    <w:p w:rsidR="00000000" w:rsidDel="00000000" w:rsidP="00000000" w:rsidRDefault="00000000" w:rsidRPr="00000000" w14:paraId="0000105E">
      <w:pPr>
        <w:numPr>
          <w:ilvl w:val="0"/>
          <w:numId w:val="80"/>
        </w:numPr>
        <w:spacing w:after="0" w:afterAutospacing="0"/>
        <w:ind w:left="720" w:hanging="360"/>
      </w:pPr>
      <w:r w:rsidDel="00000000" w:rsidR="00000000" w:rsidRPr="00000000">
        <w:rPr>
          <w:rtl w:val="0"/>
        </w:rPr>
        <w:t xml:space="preserve">Deals fire type damage.</w:t>
      </w:r>
    </w:p>
    <w:p w:rsidR="00000000" w:rsidDel="00000000" w:rsidP="00000000" w:rsidRDefault="00000000" w:rsidRPr="00000000" w14:paraId="0000105F">
      <w:pPr>
        <w:numPr>
          <w:ilvl w:val="0"/>
          <w:numId w:val="80"/>
        </w:numPr>
        <w:ind w:left="720" w:hanging="360"/>
      </w:pPr>
      <w:r w:rsidDel="00000000" w:rsidR="00000000" w:rsidRPr="00000000">
        <w:rPr>
          <w:rtl w:val="0"/>
        </w:rPr>
        <w:t xml:space="preserve">Stack with Hero ability Immolation.</w:t>
      </w:r>
    </w:p>
    <w:p w:rsidR="00000000" w:rsidDel="00000000" w:rsidP="00000000" w:rsidRDefault="00000000" w:rsidRPr="00000000" w14:paraId="00001060">
      <w:pPr>
        <w:pStyle w:val="Heading2"/>
        <w:rPr/>
      </w:pPr>
      <w:bookmarkStart w:colFirst="0" w:colLast="0" w:name="_9j0vqsj3izb" w:id="345"/>
      <w:bookmarkEnd w:id="345"/>
      <w:r w:rsidDel="00000000" w:rsidR="00000000" w:rsidRPr="00000000">
        <w:rPr>
          <w:rtl w:val="0"/>
        </w:rPr>
        <w:tab/>
        <w:t xml:space="preserve">-Item level gain:</w:t>
      </w:r>
    </w:p>
    <w:p w:rsidR="00000000" w:rsidDel="00000000" w:rsidP="00000000" w:rsidRDefault="00000000" w:rsidRPr="00000000" w14:paraId="00001061">
      <w:pPr>
        <w:rPr/>
      </w:pPr>
      <w:r w:rsidDel="00000000" w:rsidR="00000000" w:rsidRPr="00000000">
        <w:rPr>
          <w:b w:val="1"/>
          <w:bCs w:val="1"/>
          <w:color w:val="ff0000"/>
          <w:rtl w:val="0"/>
        </w:rPr>
        <w:tab/>
        <w:tab/>
      </w:r>
      <w:r w:rsidDel="00000000" w:rsidR="00000000" w:rsidRPr="00000000">
        <w:rPr>
          <w:rtl w:val="0"/>
        </w:rPr>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1062">
      <w:pPr>
        <w:rPr>
          <w:color w:val="ff9900"/>
        </w:rPr>
      </w:pPr>
      <w:r w:rsidDel="00000000" w:rsidR="00000000" w:rsidRPr="00000000">
        <w:rPr>
          <w:rtl w:val="0"/>
        </w:rPr>
        <w:tab/>
        <w:tab/>
        <w:t xml:space="preserve">Notes: </w:t>
      </w:r>
      <w:r w:rsidDel="00000000" w:rsidR="00000000" w:rsidRPr="00000000">
        <w:rPr>
          <w:color w:val="ff9900"/>
          <w:rtl w:val="0"/>
        </w:rPr>
        <w:t xml:space="preserve">Null</w:t>
      </w:r>
    </w:p>
    <w:p w:rsidR="00000000" w:rsidDel="00000000" w:rsidP="00000000" w:rsidRDefault="00000000" w:rsidRPr="00000000" w14:paraId="00001063">
      <w:pPr>
        <w:ind w:left="720" w:firstLine="720"/>
        <w:rPr/>
      </w:pPr>
      <w:r w:rsidDel="00000000" w:rsidR="00000000" w:rsidRPr="00000000">
        <w:rPr>
          <w:rtl w:val="0"/>
        </w:rPr>
        <w:t xml:space="preserve">RawCode: AIlm</w:t>
      </w:r>
    </w:p>
    <w:p w:rsidR="00000000" w:rsidDel="00000000" w:rsidP="00000000" w:rsidRDefault="00000000" w:rsidRPr="00000000" w14:paraId="0000106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1.31.1.12173</w:t>
      </w:r>
      <w:r w:rsidDel="00000000" w:rsidR="00000000" w:rsidRPr="00000000">
        <w:rPr>
          <w:rtl w:val="0"/>
        </w:rPr>
      </w:r>
    </w:p>
    <w:p w:rsidR="00000000" w:rsidDel="00000000" w:rsidP="00000000" w:rsidRDefault="00000000" w:rsidRPr="00000000" w14:paraId="00001065">
      <w:pPr>
        <w:numPr>
          <w:ilvl w:val="0"/>
          <w:numId w:val="10"/>
        </w:numPr>
        <w:spacing w:after="0" w:afterAutospacing="0"/>
        <w:ind w:left="2160" w:hanging="360"/>
      </w:pPr>
      <w:r w:rsidDel="00000000" w:rsidR="00000000" w:rsidRPr="00000000">
        <w:rPr>
          <w:rtl w:val="0"/>
        </w:rPr>
        <w:t xml:space="preserve">Does not work if it is a hero ability.</w:t>
      </w:r>
    </w:p>
    <w:p w:rsidR="00000000" w:rsidDel="00000000" w:rsidP="00000000" w:rsidRDefault="00000000" w:rsidRPr="00000000" w14:paraId="00001066">
      <w:pPr>
        <w:numPr>
          <w:ilvl w:val="0"/>
          <w:numId w:val="10"/>
        </w:numPr>
        <w:spacing w:after="0" w:afterAutospacing="0"/>
        <w:ind w:left="2160" w:hanging="360"/>
      </w:pPr>
      <w:r w:rsidDel="00000000" w:rsidR="00000000" w:rsidRPr="00000000">
        <w:rPr>
          <w:rtl w:val="0"/>
        </w:rPr>
        <w:t xml:space="preserve">Without modification retain the current expirence of unit.</w:t>
      </w:r>
    </w:p>
    <w:p w:rsidR="00000000" w:rsidDel="00000000" w:rsidP="00000000" w:rsidRDefault="00000000" w:rsidRPr="00000000" w14:paraId="00001067">
      <w:pPr>
        <w:numPr>
          <w:ilvl w:val="0"/>
          <w:numId w:val="10"/>
        </w:numPr>
        <w:spacing w:after="0" w:afterAutospacing="0"/>
        <w:ind w:left="2160" w:hanging="360"/>
      </w:pPr>
      <w:r w:rsidDel="00000000" w:rsidR="00000000" w:rsidRPr="00000000">
        <w:rPr>
          <w:rtl w:val="0"/>
        </w:rPr>
        <w:t xml:space="preserve">Setting to a negative value causes the hero to lose experience, but not to level down. (Confirmed) </w:t>
      </w:r>
    </w:p>
    <w:p w:rsidR="00000000" w:rsidDel="00000000" w:rsidP="00000000" w:rsidRDefault="00000000" w:rsidRPr="00000000" w14:paraId="00001068">
      <w:pPr>
        <w:numPr>
          <w:ilvl w:val="1"/>
          <w:numId w:val="10"/>
        </w:numPr>
        <w:spacing w:after="0" w:afterAutospacing="0"/>
        <w:ind w:left="2880" w:hanging="360"/>
      </w:pPr>
      <w:r w:rsidDel="00000000" w:rsidR="00000000" w:rsidRPr="00000000">
        <w:rPr>
          <w:rtl w:val="0"/>
        </w:rPr>
        <w:t xml:space="preserve">However the first time picking it up will increase level by 1.</w:t>
      </w:r>
    </w:p>
    <w:p w:rsidR="00000000" w:rsidDel="00000000" w:rsidP="00000000" w:rsidRDefault="00000000" w:rsidRPr="00000000" w14:paraId="00001069">
      <w:pPr>
        <w:numPr>
          <w:ilvl w:val="1"/>
          <w:numId w:val="10"/>
        </w:numPr>
        <w:spacing w:after="0" w:afterAutospacing="0"/>
        <w:ind w:left="2880" w:hanging="360"/>
      </w:pPr>
      <w:r w:rsidDel="00000000" w:rsidR="00000000" w:rsidRPr="00000000">
        <w:rPr>
          <w:rtl w:val="0"/>
        </w:rPr>
        <w:t xml:space="preserve">All negative values are treated as 0.</w:t>
      </w:r>
    </w:p>
    <w:p w:rsidR="00000000" w:rsidDel="00000000" w:rsidP="00000000" w:rsidRDefault="00000000" w:rsidRPr="00000000" w14:paraId="0000106A">
      <w:pPr>
        <w:numPr>
          <w:ilvl w:val="0"/>
          <w:numId w:val="10"/>
        </w:numPr>
        <w:spacing w:after="0" w:afterAutospacing="0"/>
        <w:ind w:left="2160" w:hanging="360"/>
      </w:pPr>
      <w:r w:rsidDel="00000000" w:rsidR="00000000" w:rsidRPr="00000000">
        <w:rPr>
          <w:rtl w:val="0"/>
        </w:rPr>
        <w:t xml:space="preserve">Setting to a high value that goes beyond the hero max level will not make the hero go beyond max level.</w:t>
      </w:r>
    </w:p>
    <w:p w:rsidR="00000000" w:rsidDel="00000000" w:rsidP="00000000" w:rsidRDefault="00000000" w:rsidRPr="00000000" w14:paraId="0000106B">
      <w:pPr>
        <w:numPr>
          <w:ilvl w:val="1"/>
          <w:numId w:val="10"/>
        </w:numPr>
        <w:spacing w:after="0" w:afterAutospacing="0"/>
        <w:ind w:left="2880" w:hanging="360"/>
      </w:pPr>
      <w:r w:rsidDel="00000000" w:rsidR="00000000" w:rsidRPr="00000000">
        <w:rPr>
          <w:rtl w:val="0"/>
        </w:rPr>
        <w:t xml:space="preserve">The highest value can be entered without force clicking is set at Gamplay - Constant</w:t>
      </w:r>
    </w:p>
    <w:p w:rsidR="00000000" w:rsidDel="00000000" w:rsidP="00000000" w:rsidRDefault="00000000" w:rsidRPr="00000000" w14:paraId="0000106C">
      <w:pPr>
        <w:numPr>
          <w:ilvl w:val="1"/>
          <w:numId w:val="10"/>
        </w:numPr>
        <w:spacing w:after="0" w:afterAutospacing="0"/>
        <w:ind w:left="2880" w:hanging="360"/>
      </w:pPr>
      <w:r w:rsidDel="00000000" w:rsidR="00000000" w:rsidRPr="00000000">
        <w:rPr>
          <w:rtl w:val="0"/>
        </w:rPr>
        <w:t xml:space="preserve">At max level cannot pick up any kind of item that has Item level gain ability.</w:t>
      </w:r>
    </w:p>
    <w:p w:rsidR="00000000" w:rsidDel="00000000" w:rsidP="00000000" w:rsidRDefault="00000000" w:rsidRPr="00000000" w14:paraId="0000106D">
      <w:pPr>
        <w:numPr>
          <w:ilvl w:val="0"/>
          <w:numId w:val="10"/>
        </w:numPr>
        <w:ind w:left="2160" w:hanging="360"/>
      </w:pPr>
      <w:r w:rsidDel="00000000" w:rsidR="00000000" w:rsidRPr="00000000">
        <w:rPr>
          <w:rtl w:val="0"/>
        </w:rPr>
        <w:t xml:space="preserve">Setting to 0 still causes the hero to gain a level and lose all XP...  </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pStyle w:val="Heading2"/>
        <w:ind w:firstLine="720"/>
        <w:rPr/>
      </w:pPr>
      <w:bookmarkStart w:colFirst="0" w:colLast="0" w:name="_6kcuzn5aud1g" w:id="346"/>
      <w:bookmarkEnd w:id="346"/>
      <w:r w:rsidDel="00000000" w:rsidR="00000000" w:rsidRPr="00000000">
        <w:rPr>
          <w:rtl w:val="0"/>
        </w:rPr>
        <w:t xml:space="preserve">-Item Life Bonus:</w:t>
      </w:r>
    </w:p>
    <w:p w:rsidR="00000000" w:rsidDel="00000000" w:rsidP="00000000" w:rsidRDefault="00000000" w:rsidRPr="00000000" w14:paraId="00001070">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107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72">
      <w:pPr>
        <w:ind w:left="720" w:firstLine="720"/>
        <w:rPr/>
      </w:pPr>
      <w:r w:rsidDel="00000000" w:rsidR="00000000" w:rsidRPr="00000000">
        <w:rPr>
          <w:rtl w:val="0"/>
        </w:rPr>
        <w:t xml:space="preserve">RawCode: AIlf AIl1 AIl2</w:t>
      </w:r>
      <w:r w:rsidDel="00000000" w:rsidR="00000000" w:rsidRPr="00000000">
        <w:rPr>
          <w:color w:val="ff9900"/>
          <w:rtl w:val="0"/>
        </w:rPr>
        <w:t xml:space="preserve"> AIlz</w:t>
      </w:r>
      <w:r w:rsidDel="00000000" w:rsidR="00000000" w:rsidRPr="00000000">
        <w:rPr>
          <w:rtl w:val="0"/>
        </w:rPr>
      </w:r>
    </w:p>
    <w:p w:rsidR="00000000" w:rsidDel="00000000" w:rsidP="00000000" w:rsidRDefault="00000000" w:rsidRPr="00000000" w14:paraId="0000107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74">
      <w:pPr>
        <w:numPr>
          <w:ilvl w:val="0"/>
          <w:numId w:val="80"/>
        </w:numPr>
        <w:spacing w:after="0" w:afterAutospacing="0"/>
        <w:ind w:left="720" w:hanging="360"/>
      </w:pPr>
      <w:r w:rsidDel="00000000" w:rsidR="00000000" w:rsidRPr="00000000">
        <w:rPr>
          <w:rtl w:val="0"/>
        </w:rPr>
        <w:t xml:space="preserve">“Data - Max Life Gained”</w:t>
      </w:r>
    </w:p>
    <w:p w:rsidR="00000000" w:rsidDel="00000000" w:rsidP="00000000" w:rsidRDefault="00000000" w:rsidRPr="00000000" w14:paraId="00001075">
      <w:pPr>
        <w:numPr>
          <w:ilvl w:val="1"/>
          <w:numId w:val="80"/>
        </w:numPr>
        <w:spacing w:after="0" w:afterAutospacing="0"/>
        <w:ind w:left="1440" w:hanging="360"/>
      </w:pPr>
      <w:r w:rsidDel="00000000" w:rsidR="00000000" w:rsidRPr="00000000">
        <w:rPr>
          <w:rtl w:val="0"/>
        </w:rPr>
        <w:t xml:space="preserve">Negative values loses health instead.</w:t>
      </w:r>
    </w:p>
    <w:p w:rsidR="00000000" w:rsidDel="00000000" w:rsidP="00000000" w:rsidRDefault="00000000" w:rsidRPr="00000000" w14:paraId="00001076">
      <w:pPr>
        <w:numPr>
          <w:ilvl w:val="1"/>
          <w:numId w:val="80"/>
        </w:numPr>
        <w:spacing w:after="0" w:afterAutospacing="0"/>
        <w:ind w:left="1440" w:hanging="360"/>
      </w:pPr>
      <w:r w:rsidDel="00000000" w:rsidR="00000000" w:rsidRPr="00000000">
        <w:rPr>
          <w:rtl w:val="0"/>
        </w:rPr>
        <w:t xml:space="preserve">Going below 0 health causes flow issues, check “item permanent life gain”</w:t>
      </w:r>
    </w:p>
    <w:p w:rsidR="00000000" w:rsidDel="00000000" w:rsidP="00000000" w:rsidRDefault="00000000" w:rsidRPr="00000000" w14:paraId="00001077">
      <w:pPr>
        <w:numPr>
          <w:ilvl w:val="0"/>
          <w:numId w:val="80"/>
        </w:numPr>
        <w:ind w:left="720" w:hanging="360"/>
      </w:pPr>
      <w:r w:rsidDel="00000000" w:rsidR="00000000" w:rsidRPr="00000000">
        <w:rPr>
          <w:rtl w:val="0"/>
        </w:rPr>
        <w:t xml:space="preserve">Using levels with this ability does not work, it always uses level 1’s stats. </w:t>
      </w:r>
      <w:r w:rsidDel="00000000" w:rsidR="00000000" w:rsidRPr="00000000">
        <w:rPr>
          <w:color w:val="ff0000"/>
          <w:rtl w:val="0"/>
        </w:rPr>
        <w:t xml:space="preserve">, Also tested in 1.36, same problem</w:t>
      </w:r>
      <w:r w:rsidDel="00000000" w:rsidR="00000000" w:rsidRPr="00000000">
        <w:rPr>
          <w:rtl w:val="0"/>
        </w:rPr>
      </w:r>
    </w:p>
    <w:p w:rsidR="00000000" w:rsidDel="00000000" w:rsidP="00000000" w:rsidRDefault="00000000" w:rsidRPr="00000000" w14:paraId="00001078">
      <w:pPr>
        <w:pStyle w:val="Heading2"/>
        <w:ind w:firstLine="720"/>
        <w:rPr/>
      </w:pPr>
      <w:bookmarkStart w:colFirst="0" w:colLast="0" w:name="_ify8ymau9owe" w:id="347"/>
      <w:bookmarkEnd w:id="347"/>
      <w:r w:rsidDel="00000000" w:rsidR="00000000" w:rsidRPr="00000000">
        <w:rPr>
          <w:rtl w:val="0"/>
        </w:rPr>
        <w:t xml:space="preserve">-Item Life Regeneration:</w:t>
      </w:r>
    </w:p>
    <w:p w:rsidR="00000000" w:rsidDel="00000000" w:rsidP="00000000" w:rsidRDefault="00000000" w:rsidRPr="00000000" w14:paraId="00001079">
      <w:pPr>
        <w:rPr/>
      </w:pPr>
      <w:r w:rsidDel="00000000" w:rsidR="00000000" w:rsidRPr="00000000">
        <w:rPr>
          <w:rtl w:val="0"/>
        </w:rPr>
        <w:tab/>
        <w:tab/>
        <w:t xml:space="preserve">Tags: </w:t>
      </w:r>
      <w:r w:rsidDel="00000000" w:rsidR="00000000" w:rsidRPr="00000000">
        <w:rPr>
          <w:color w:val="0000ff"/>
          <w:rtl w:val="0"/>
        </w:rPr>
        <w:t xml:space="preserve">[Healing Over Time]</w:t>
      </w:r>
      <w:r w:rsidDel="00000000" w:rsidR="00000000" w:rsidRPr="00000000">
        <w:rPr>
          <w:rtl w:val="0"/>
        </w:rPr>
      </w:r>
    </w:p>
    <w:p w:rsidR="00000000" w:rsidDel="00000000" w:rsidP="00000000" w:rsidRDefault="00000000" w:rsidRPr="00000000" w14:paraId="0000107A">
      <w:pPr>
        <w:ind w:left="720" w:firstLine="720"/>
        <w:rPr>
          <w:color w:val="ff0000"/>
        </w:rPr>
      </w:pPr>
      <w:r w:rsidDel="00000000" w:rsidR="00000000" w:rsidRPr="00000000">
        <w:rPr>
          <w:rtl w:val="0"/>
        </w:rPr>
        <w:t xml:space="preserve">Notes: </w:t>
      </w:r>
      <w:r w:rsidDel="00000000" w:rsidR="00000000" w:rsidRPr="00000000">
        <w:rPr>
          <w:color w:val="ff0000"/>
          <w:rtl w:val="0"/>
        </w:rPr>
        <w:t xml:space="preserve">Cannot be leveled, always provides level 1 bonus only, no matter what (1.26a, DracoL1ch), Also tested in 1.36, same problem</w:t>
      </w:r>
    </w:p>
    <w:p w:rsidR="00000000" w:rsidDel="00000000" w:rsidP="00000000" w:rsidRDefault="00000000" w:rsidRPr="00000000" w14:paraId="0000107B">
      <w:pPr>
        <w:ind w:left="720" w:firstLine="720"/>
        <w:rPr/>
      </w:pPr>
      <w:r w:rsidDel="00000000" w:rsidR="00000000" w:rsidRPr="00000000">
        <w:rPr>
          <w:rtl w:val="0"/>
        </w:rPr>
        <w:t xml:space="preserve">RawCode: Arel Arll</w:t>
      </w:r>
    </w:p>
    <w:p w:rsidR="00000000" w:rsidDel="00000000" w:rsidP="00000000" w:rsidRDefault="00000000" w:rsidRPr="00000000" w14:paraId="0000107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7D">
      <w:pPr>
        <w:numPr>
          <w:ilvl w:val="0"/>
          <w:numId w:val="80"/>
        </w:numPr>
        <w:spacing w:after="0" w:afterAutospacing="0"/>
        <w:ind w:left="720" w:hanging="360"/>
      </w:pPr>
      <w:r w:rsidDel="00000000" w:rsidR="00000000" w:rsidRPr="00000000">
        <w:rPr>
          <w:rtl w:val="0"/>
        </w:rPr>
        <w:t xml:space="preserve">“Data - Hit Points Regenerated Per Second”</w:t>
      </w:r>
    </w:p>
    <w:p w:rsidR="00000000" w:rsidDel="00000000" w:rsidP="00000000" w:rsidRDefault="00000000" w:rsidRPr="00000000" w14:paraId="0000107E">
      <w:pPr>
        <w:numPr>
          <w:ilvl w:val="1"/>
          <w:numId w:val="80"/>
        </w:numPr>
        <w:spacing w:after="0" w:afterAutospacing="0"/>
        <w:ind w:left="1440" w:hanging="360"/>
      </w:pPr>
      <w:r w:rsidDel="00000000" w:rsidR="00000000" w:rsidRPr="00000000">
        <w:rPr>
          <w:rtl w:val="0"/>
        </w:rPr>
        <w:t xml:space="preserve">Negative values cause damage instead.</w:t>
      </w:r>
    </w:p>
    <w:p w:rsidR="00000000" w:rsidDel="00000000" w:rsidP="00000000" w:rsidRDefault="00000000" w:rsidRPr="00000000" w14:paraId="0000107F">
      <w:pPr>
        <w:numPr>
          <w:ilvl w:val="0"/>
          <w:numId w:val="80"/>
        </w:numPr>
        <w:ind w:left="720" w:hanging="360"/>
      </w:pPr>
      <w:r w:rsidDel="00000000" w:rsidR="00000000" w:rsidRPr="00000000">
        <w:rPr>
          <w:rtl w:val="0"/>
        </w:rPr>
        <w:t xml:space="preserve">Use self targeting Unholy aura instead, as it would be more precise &amp; working as intended</w:t>
      </w:r>
    </w:p>
    <w:p w:rsidR="00000000" w:rsidDel="00000000" w:rsidP="00000000" w:rsidRDefault="00000000" w:rsidRPr="00000000" w14:paraId="00001080">
      <w:pPr>
        <w:pStyle w:val="Heading2"/>
        <w:ind w:firstLine="720"/>
        <w:rPr/>
      </w:pPr>
      <w:bookmarkStart w:colFirst="0" w:colLast="0" w:name="_38jpwq8ofdk1" w:id="348"/>
      <w:bookmarkEnd w:id="348"/>
      <w:r w:rsidDel="00000000" w:rsidR="00000000" w:rsidRPr="00000000">
        <w:rPr>
          <w:rtl w:val="0"/>
        </w:rPr>
        <w:t xml:space="preserve">-Item Life Steal:</w:t>
      </w:r>
    </w:p>
    <w:p w:rsidR="00000000" w:rsidDel="00000000" w:rsidP="00000000" w:rsidRDefault="00000000" w:rsidRPr="00000000" w14:paraId="00001081">
      <w:pPr>
        <w:rPr/>
      </w:pPr>
      <w:r w:rsidDel="00000000" w:rsidR="00000000" w:rsidRPr="00000000">
        <w:rPr>
          <w:rtl w:val="0"/>
        </w:rPr>
        <w:tab/>
        <w:tab/>
        <w:t xml:space="preserve">Tags: </w:t>
      </w:r>
      <w:r w:rsidDel="00000000" w:rsidR="00000000" w:rsidRPr="00000000">
        <w:rPr>
          <w:color w:val="0000ff"/>
          <w:rtl w:val="0"/>
        </w:rPr>
        <w:t xml:space="preserve">[Healing]</w:t>
      </w:r>
      <w:r w:rsidDel="00000000" w:rsidR="00000000" w:rsidRPr="00000000">
        <w:rPr>
          <w:rtl w:val="0"/>
        </w:rPr>
      </w:r>
    </w:p>
    <w:p w:rsidR="00000000" w:rsidDel="00000000" w:rsidP="00000000" w:rsidRDefault="00000000" w:rsidRPr="00000000" w14:paraId="0000108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Self harm</w:t>
      </w:r>
    </w:p>
    <w:p w:rsidR="00000000" w:rsidDel="00000000" w:rsidP="00000000" w:rsidRDefault="00000000" w:rsidRPr="00000000" w14:paraId="00001083">
      <w:pPr>
        <w:ind w:left="720" w:firstLine="720"/>
        <w:rPr/>
      </w:pPr>
      <w:r w:rsidDel="00000000" w:rsidR="00000000" w:rsidRPr="00000000">
        <w:rPr>
          <w:rtl w:val="0"/>
        </w:rPr>
        <w:t xml:space="preserve">RawCode: AIva</w:t>
      </w:r>
    </w:p>
    <w:p w:rsidR="00000000" w:rsidDel="00000000" w:rsidP="00000000" w:rsidRDefault="00000000" w:rsidRPr="00000000" w14:paraId="0000108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85">
      <w:pPr>
        <w:numPr>
          <w:ilvl w:val="0"/>
          <w:numId w:val="80"/>
        </w:numPr>
        <w:spacing w:after="0" w:afterAutospacing="0"/>
        <w:ind w:left="720" w:hanging="360"/>
      </w:pPr>
      <w:r w:rsidDel="00000000" w:rsidR="00000000" w:rsidRPr="00000000">
        <w:rPr>
          <w:rtl w:val="0"/>
        </w:rPr>
        <w:t xml:space="preserve">Causes these units' attacks to make them regain health.</w:t>
      </w:r>
    </w:p>
    <w:p w:rsidR="00000000" w:rsidDel="00000000" w:rsidP="00000000" w:rsidRDefault="00000000" w:rsidRPr="00000000" w14:paraId="00001086">
      <w:pPr>
        <w:numPr>
          <w:ilvl w:val="0"/>
          <w:numId w:val="80"/>
        </w:numPr>
        <w:spacing w:after="0" w:afterAutospacing="0"/>
        <w:ind w:left="720" w:hanging="360"/>
      </w:pPr>
      <w:r w:rsidDel="00000000" w:rsidR="00000000" w:rsidRPr="00000000">
        <w:rPr>
          <w:rtl w:val="0"/>
        </w:rPr>
        <w:t xml:space="preserve">Does not appear to work against buildings.</w:t>
      </w:r>
    </w:p>
    <w:p w:rsidR="00000000" w:rsidDel="00000000" w:rsidP="00000000" w:rsidRDefault="00000000" w:rsidRPr="00000000" w14:paraId="00001087">
      <w:pPr>
        <w:numPr>
          <w:ilvl w:val="0"/>
          <w:numId w:val="80"/>
        </w:numPr>
        <w:spacing w:after="0" w:afterAutospacing="0"/>
        <w:ind w:left="720" w:hanging="360"/>
      </w:pPr>
      <w:r w:rsidDel="00000000" w:rsidR="00000000" w:rsidRPr="00000000">
        <w:rPr>
          <w:rtl w:val="0"/>
        </w:rPr>
        <w:t xml:space="preserve">“Data - Life Stolen Per Attack”</w:t>
      </w:r>
    </w:p>
    <w:p w:rsidR="00000000" w:rsidDel="00000000" w:rsidP="00000000" w:rsidRDefault="00000000" w:rsidRPr="00000000" w14:paraId="00001088">
      <w:pPr>
        <w:numPr>
          <w:ilvl w:val="1"/>
          <w:numId w:val="80"/>
        </w:numPr>
        <w:spacing w:after="0" w:afterAutospacing="0"/>
        <w:ind w:left="1440" w:hanging="360"/>
      </w:pPr>
      <w:r w:rsidDel="00000000" w:rsidR="00000000" w:rsidRPr="00000000">
        <w:rPr>
          <w:rtl w:val="0"/>
        </w:rPr>
        <w:t xml:space="preserve">Negative values cause this unit to take damage instead.</w:t>
      </w:r>
    </w:p>
    <w:p w:rsidR="00000000" w:rsidDel="00000000" w:rsidP="00000000" w:rsidRDefault="00000000" w:rsidRPr="00000000" w14:paraId="00001089">
      <w:pPr>
        <w:numPr>
          <w:ilvl w:val="1"/>
          <w:numId w:val="80"/>
        </w:numPr>
        <w:ind w:left="1440" w:hanging="360"/>
      </w:pPr>
      <w:r w:rsidDel="00000000" w:rsidR="00000000" w:rsidRPr="00000000">
        <w:rPr>
          <w:rtl w:val="0"/>
        </w:rPr>
        <w:t xml:space="preserve">Ignores “Invulnerable”</w:t>
      </w:r>
    </w:p>
    <w:p w:rsidR="00000000" w:rsidDel="00000000" w:rsidP="00000000" w:rsidRDefault="00000000" w:rsidRPr="00000000" w14:paraId="0000108A">
      <w:pPr>
        <w:pStyle w:val="Heading2"/>
        <w:ind w:firstLine="720"/>
        <w:rPr/>
      </w:pPr>
      <w:bookmarkStart w:colFirst="0" w:colLast="0" w:name="_36vtvzake4w4" w:id="349"/>
      <w:bookmarkEnd w:id="349"/>
      <w:r w:rsidDel="00000000" w:rsidR="00000000" w:rsidRPr="00000000">
        <w:rPr>
          <w:rtl w:val="0"/>
        </w:rPr>
        <w:t xml:space="preserve">-Item Mana Bonus:</w:t>
      </w:r>
    </w:p>
    <w:p w:rsidR="00000000" w:rsidDel="00000000" w:rsidP="00000000" w:rsidRDefault="00000000" w:rsidRPr="00000000" w14:paraId="0000108B">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108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8D">
      <w:pPr>
        <w:ind w:left="720" w:firstLine="720"/>
        <w:rPr/>
      </w:pPr>
      <w:r w:rsidDel="00000000" w:rsidR="00000000" w:rsidRPr="00000000">
        <w:rPr>
          <w:rtl w:val="0"/>
        </w:rPr>
        <w:t xml:space="preserve">RawCode: AImb AIbm AImz AImv AI2m</w:t>
      </w:r>
    </w:p>
    <w:p w:rsidR="00000000" w:rsidDel="00000000" w:rsidP="00000000" w:rsidRDefault="00000000" w:rsidRPr="00000000" w14:paraId="0000108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8F">
      <w:pPr>
        <w:numPr>
          <w:ilvl w:val="0"/>
          <w:numId w:val="80"/>
        </w:numPr>
        <w:spacing w:after="0" w:afterAutospacing="0"/>
        <w:ind w:left="720" w:hanging="360"/>
      </w:pPr>
      <w:r w:rsidDel="00000000" w:rsidR="00000000" w:rsidRPr="00000000">
        <w:rPr>
          <w:rtl w:val="0"/>
        </w:rPr>
        <w:t xml:space="preserve">“Data - Max Mana Gained”</w:t>
      </w:r>
    </w:p>
    <w:p w:rsidR="00000000" w:rsidDel="00000000" w:rsidP="00000000" w:rsidRDefault="00000000" w:rsidRPr="00000000" w14:paraId="00001090">
      <w:pPr>
        <w:numPr>
          <w:ilvl w:val="1"/>
          <w:numId w:val="80"/>
        </w:numPr>
        <w:spacing w:after="0" w:afterAutospacing="0"/>
        <w:ind w:left="1440" w:hanging="360"/>
      </w:pPr>
      <w:r w:rsidDel="00000000" w:rsidR="00000000" w:rsidRPr="00000000">
        <w:rPr>
          <w:rtl w:val="0"/>
        </w:rPr>
        <w:t xml:space="preserve">Negative values loses mana instead.</w:t>
      </w:r>
    </w:p>
    <w:p w:rsidR="00000000" w:rsidDel="00000000" w:rsidP="00000000" w:rsidRDefault="00000000" w:rsidRPr="00000000" w14:paraId="00001091">
      <w:pPr>
        <w:numPr>
          <w:ilvl w:val="1"/>
          <w:numId w:val="80"/>
        </w:numPr>
        <w:spacing w:after="0" w:afterAutospacing="0"/>
        <w:ind w:left="1440" w:hanging="360"/>
      </w:pPr>
      <w:r w:rsidDel="00000000" w:rsidR="00000000" w:rsidRPr="00000000">
        <w:rPr>
          <w:rtl w:val="0"/>
        </w:rPr>
        <w:t xml:space="preserve">Going below 0 mana causes unexpected behavior.</w:t>
      </w:r>
    </w:p>
    <w:p w:rsidR="00000000" w:rsidDel="00000000" w:rsidP="00000000" w:rsidRDefault="00000000" w:rsidRPr="00000000" w14:paraId="00001092">
      <w:pPr>
        <w:numPr>
          <w:ilvl w:val="0"/>
          <w:numId w:val="80"/>
        </w:numPr>
        <w:ind w:left="720" w:hanging="360"/>
      </w:pPr>
      <w:r w:rsidDel="00000000" w:rsidR="00000000" w:rsidRPr="00000000">
        <w:rPr>
          <w:rtl w:val="0"/>
        </w:rPr>
        <w:t xml:space="preserve">Using levels with this ability does not work, it always uses level 1’s stats.</w:t>
      </w:r>
    </w:p>
    <w:p w:rsidR="00000000" w:rsidDel="00000000" w:rsidP="00000000" w:rsidRDefault="00000000" w:rsidRPr="00000000" w14:paraId="00001093">
      <w:pPr>
        <w:pStyle w:val="Heading2"/>
        <w:ind w:firstLine="720"/>
        <w:rPr/>
      </w:pPr>
      <w:bookmarkStart w:colFirst="0" w:colLast="0" w:name="_uhrt1ekdl4tx" w:id="350"/>
      <w:bookmarkEnd w:id="350"/>
      <w:r w:rsidDel="00000000" w:rsidR="00000000" w:rsidRPr="00000000">
        <w:rPr>
          <w:rtl w:val="0"/>
        </w:rPr>
        <w:t xml:space="preserve">-Item Mana Regain:</w:t>
      </w:r>
    </w:p>
    <w:p w:rsidR="00000000" w:rsidDel="00000000" w:rsidP="00000000" w:rsidRDefault="00000000" w:rsidRPr="00000000" w14:paraId="00001094">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109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96">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97">
      <w:pPr>
        <w:numPr>
          <w:ilvl w:val="0"/>
          <w:numId w:val="80"/>
        </w:numPr>
        <w:ind w:left="720" w:hanging="360"/>
      </w:pPr>
      <w:r w:rsidDel="00000000" w:rsidR="00000000" w:rsidRPr="00000000">
        <w:rPr>
          <w:rtl w:val="0"/>
        </w:rPr>
        <w:t xml:space="preserve">Get or lose mana</w:t>
      </w:r>
    </w:p>
    <w:p w:rsidR="00000000" w:rsidDel="00000000" w:rsidP="00000000" w:rsidRDefault="00000000" w:rsidRPr="00000000" w14:paraId="00001098">
      <w:pPr>
        <w:pStyle w:val="Heading2"/>
        <w:ind w:firstLine="720"/>
        <w:rPr/>
      </w:pPr>
      <w:bookmarkStart w:colFirst="0" w:colLast="0" w:name="_iqljziqs3w9n" w:id="351"/>
      <w:bookmarkEnd w:id="351"/>
      <w:r w:rsidDel="00000000" w:rsidR="00000000" w:rsidRPr="00000000">
        <w:rPr>
          <w:rtl w:val="0"/>
        </w:rPr>
        <w:t xml:space="preserve">-Item Mana Regeneration:</w:t>
      </w:r>
    </w:p>
    <w:p w:rsidR="00000000" w:rsidDel="00000000" w:rsidP="00000000" w:rsidRDefault="00000000" w:rsidRPr="00000000" w14:paraId="00001099">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109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9B">
      <w:pPr>
        <w:ind w:left="720" w:firstLine="720"/>
        <w:rPr/>
      </w:pPr>
      <w:r w:rsidDel="00000000" w:rsidR="00000000" w:rsidRPr="00000000">
        <w:rPr>
          <w:rtl w:val="0"/>
        </w:rPr>
        <w:t xml:space="preserve">RawCode: AIrm AIrn</w:t>
      </w:r>
    </w:p>
    <w:p w:rsidR="00000000" w:rsidDel="00000000" w:rsidP="00000000" w:rsidRDefault="00000000" w:rsidRPr="00000000" w14:paraId="0000109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9D">
      <w:pPr>
        <w:numPr>
          <w:ilvl w:val="0"/>
          <w:numId w:val="80"/>
        </w:numPr>
        <w:spacing w:after="0" w:afterAutospacing="0"/>
        <w:ind w:left="720" w:hanging="360"/>
      </w:pPr>
      <w:r w:rsidDel="00000000" w:rsidR="00000000" w:rsidRPr="00000000">
        <w:rPr>
          <w:rtl w:val="0"/>
        </w:rPr>
        <w:t xml:space="preserve">“Data - Mana Regeneration Bonus”</w:t>
      </w:r>
    </w:p>
    <w:p w:rsidR="00000000" w:rsidDel="00000000" w:rsidP="00000000" w:rsidRDefault="00000000" w:rsidRPr="00000000" w14:paraId="0000109E">
      <w:pPr>
        <w:numPr>
          <w:ilvl w:val="1"/>
          <w:numId w:val="80"/>
        </w:numPr>
        <w:ind w:left="1440" w:hanging="360"/>
      </w:pPr>
      <w:r w:rsidDel="00000000" w:rsidR="00000000" w:rsidRPr="00000000">
        <w:rPr>
          <w:rtl w:val="0"/>
        </w:rPr>
        <w:t xml:space="preserve">Negative values cause unit to start losing mana instead.</w:t>
      </w:r>
    </w:p>
    <w:p w:rsidR="00000000" w:rsidDel="00000000" w:rsidP="00000000" w:rsidRDefault="00000000" w:rsidRPr="00000000" w14:paraId="0000109F">
      <w:pPr>
        <w:pStyle w:val="Heading2"/>
        <w:ind w:firstLine="720"/>
        <w:rPr/>
      </w:pPr>
      <w:bookmarkStart w:colFirst="0" w:colLast="0" w:name="_vtsl9x4urmlx" w:id="352"/>
      <w:bookmarkEnd w:id="352"/>
      <w:r w:rsidDel="00000000" w:rsidR="00000000" w:rsidRPr="00000000">
        <w:rPr>
          <w:rtl w:val="0"/>
        </w:rPr>
        <w:t xml:space="preserve">-Item Move Speed Bonus:</w:t>
      </w:r>
    </w:p>
    <w:p w:rsidR="00000000" w:rsidDel="00000000" w:rsidP="00000000" w:rsidRDefault="00000000" w:rsidRPr="00000000" w14:paraId="000010A0">
      <w:pPr>
        <w:rPr/>
      </w:pPr>
      <w:r w:rsidDel="00000000" w:rsidR="00000000" w:rsidRPr="00000000">
        <w:rPr>
          <w:rtl w:val="0"/>
        </w:rPr>
        <w:tab/>
        <w:tab/>
        <w:t xml:space="preserve">Tags: </w:t>
      </w:r>
      <w:r w:rsidDel="00000000" w:rsidR="00000000" w:rsidRPr="00000000">
        <w:rPr>
          <w:color w:val="0000ff"/>
          <w:rtl w:val="0"/>
        </w:rPr>
        <w:t xml:space="preserve">[Movespeed Increase]</w:t>
      </w:r>
      <w:r w:rsidDel="00000000" w:rsidR="00000000" w:rsidRPr="00000000">
        <w:rPr>
          <w:rtl w:val="0"/>
        </w:rPr>
      </w:r>
    </w:p>
    <w:p w:rsidR="00000000" w:rsidDel="00000000" w:rsidP="00000000" w:rsidRDefault="00000000" w:rsidRPr="00000000" w14:paraId="000010A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A2">
      <w:pPr>
        <w:ind w:left="720" w:firstLine="720"/>
        <w:rPr/>
      </w:pPr>
      <w:r w:rsidDel="00000000" w:rsidR="00000000" w:rsidRPr="00000000">
        <w:rPr>
          <w:rtl w:val="0"/>
        </w:rPr>
        <w:t xml:space="preserve">RawCode: AIms</w:t>
      </w:r>
    </w:p>
    <w:p w:rsidR="00000000" w:rsidDel="00000000" w:rsidP="00000000" w:rsidRDefault="00000000" w:rsidRPr="00000000" w14:paraId="000010A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2.0</w:t>
      </w:r>
      <w:r w:rsidDel="00000000" w:rsidR="00000000" w:rsidRPr="00000000">
        <w:rPr>
          <w:rtl w:val="0"/>
        </w:rPr>
      </w:r>
    </w:p>
    <w:p w:rsidR="00000000" w:rsidDel="00000000" w:rsidP="00000000" w:rsidRDefault="00000000" w:rsidRPr="00000000" w14:paraId="000010A4">
      <w:pPr>
        <w:numPr>
          <w:ilvl w:val="0"/>
          <w:numId w:val="80"/>
        </w:numPr>
        <w:spacing w:after="0" w:afterAutospacing="0"/>
        <w:ind w:left="720" w:hanging="360"/>
      </w:pPr>
      <w:r w:rsidDel="00000000" w:rsidR="00000000" w:rsidRPr="00000000">
        <w:rPr>
          <w:rtl w:val="0"/>
        </w:rPr>
        <w:t xml:space="preserve">Gives a unit more movement speed.</w:t>
      </w:r>
    </w:p>
    <w:p w:rsidR="00000000" w:rsidDel="00000000" w:rsidP="00000000" w:rsidRDefault="00000000" w:rsidRPr="00000000" w14:paraId="000010A5">
      <w:pPr>
        <w:numPr>
          <w:ilvl w:val="0"/>
          <w:numId w:val="80"/>
        </w:numPr>
        <w:ind w:left="720" w:hanging="360"/>
      </w:pPr>
      <w:r w:rsidDel="00000000" w:rsidR="00000000" w:rsidRPr="00000000">
        <w:rPr>
          <w:rtl w:val="0"/>
        </w:rPr>
        <w:t xml:space="preserve">All negative values clamped to 0. </w:t>
      </w:r>
      <w:r w:rsidDel="00000000" w:rsidR="00000000" w:rsidRPr="00000000">
        <w:rPr>
          <w:color w:val="9900ff"/>
          <w:rtl w:val="0"/>
        </w:rPr>
        <w:t xml:space="preserve">(ZiHeLL)</w:t>
      </w:r>
      <w:r w:rsidDel="00000000" w:rsidR="00000000" w:rsidRPr="00000000">
        <w:rPr>
          <w:rtl w:val="0"/>
        </w:rPr>
      </w:r>
    </w:p>
    <w:p w:rsidR="00000000" w:rsidDel="00000000" w:rsidP="00000000" w:rsidRDefault="00000000" w:rsidRPr="00000000" w14:paraId="000010A6">
      <w:pPr>
        <w:pStyle w:val="Heading2"/>
        <w:ind w:firstLine="720"/>
        <w:rPr/>
      </w:pPr>
      <w:bookmarkStart w:colFirst="0" w:colLast="0" w:name="_2o81vspobgbd" w:id="353"/>
      <w:bookmarkEnd w:id="353"/>
      <w:r w:rsidDel="00000000" w:rsidR="00000000" w:rsidRPr="00000000">
        <w:rPr>
          <w:rtl w:val="0"/>
        </w:rPr>
        <w:t xml:space="preserve">-Item Permanent Damage Gain:</w:t>
      </w:r>
    </w:p>
    <w:p w:rsidR="00000000" w:rsidDel="00000000" w:rsidP="00000000" w:rsidRDefault="00000000" w:rsidRPr="00000000" w14:paraId="000010A7">
      <w:pPr>
        <w:rPr/>
      </w:pPr>
      <w:r w:rsidDel="00000000" w:rsidR="00000000" w:rsidRPr="00000000">
        <w:rPr>
          <w:rtl w:val="0"/>
        </w:rPr>
        <w:tab/>
        <w:tab/>
        <w:t xml:space="preserve">Tags: </w:t>
      </w:r>
      <w:r w:rsidDel="00000000" w:rsidR="00000000" w:rsidRPr="00000000">
        <w:rPr>
          <w:color w:val="0000ff"/>
          <w:rtl w:val="0"/>
        </w:rPr>
        <w:t xml:space="preserve">[Dummy Ability] [Flat Damage Increase] [Flat Damage Decrease]</w:t>
      </w:r>
      <w:r w:rsidDel="00000000" w:rsidR="00000000" w:rsidRPr="00000000">
        <w:rPr>
          <w:rtl w:val="0"/>
        </w:rPr>
      </w:r>
    </w:p>
    <w:p w:rsidR="00000000" w:rsidDel="00000000" w:rsidP="00000000" w:rsidRDefault="00000000" w:rsidRPr="00000000" w14:paraId="000010A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Nullgoblin</w:t>
      </w:r>
    </w:p>
    <w:p w:rsidR="00000000" w:rsidDel="00000000" w:rsidP="00000000" w:rsidRDefault="00000000" w:rsidRPr="00000000" w14:paraId="000010A9">
      <w:pPr>
        <w:ind w:left="720" w:firstLine="720"/>
        <w:rPr/>
      </w:pPr>
      <w:r w:rsidDel="00000000" w:rsidR="00000000" w:rsidRPr="00000000">
        <w:rPr>
          <w:rtl w:val="0"/>
        </w:rPr>
        <w:t xml:space="preserve">RawCode: AIaa</w:t>
      </w:r>
    </w:p>
    <w:p w:rsidR="00000000" w:rsidDel="00000000" w:rsidP="00000000" w:rsidRDefault="00000000" w:rsidRPr="00000000" w14:paraId="000010A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AB">
      <w:pPr>
        <w:numPr>
          <w:ilvl w:val="0"/>
          <w:numId w:val="80"/>
        </w:numPr>
        <w:spacing w:after="0" w:afterAutospacing="0"/>
        <w:ind w:left="720" w:hanging="360"/>
      </w:pPr>
      <w:r w:rsidDel="00000000" w:rsidR="00000000" w:rsidRPr="00000000">
        <w:rPr>
          <w:rtl w:val="0"/>
        </w:rPr>
        <w:t xml:space="preserve">Causes the unit to gain damage, or lose it. Permanently.</w:t>
      </w:r>
    </w:p>
    <w:p w:rsidR="00000000" w:rsidDel="00000000" w:rsidP="00000000" w:rsidRDefault="00000000" w:rsidRPr="00000000" w14:paraId="000010AC">
      <w:pPr>
        <w:numPr>
          <w:ilvl w:val="0"/>
          <w:numId w:val="80"/>
        </w:numPr>
        <w:ind w:left="720" w:hanging="360"/>
      </w:pPr>
      <w:r w:rsidDel="00000000" w:rsidR="00000000" w:rsidRPr="00000000">
        <w:rPr>
          <w:rtl w:val="0"/>
        </w:rPr>
        <w:t xml:space="preserve">Setting it to 0 will cause nothing to happen. </w:t>
      </w:r>
      <w:r w:rsidDel="00000000" w:rsidR="00000000" w:rsidRPr="00000000">
        <w:rPr>
          <w:color w:val="0000ff"/>
          <w:rtl w:val="0"/>
        </w:rPr>
        <w:t xml:space="preserve">Good for dummy item pickup ability.</w:t>
      </w:r>
      <w:r w:rsidDel="00000000" w:rsidR="00000000" w:rsidRPr="00000000">
        <w:rPr>
          <w:rtl w:val="0"/>
        </w:rPr>
      </w:r>
    </w:p>
    <w:p w:rsidR="00000000" w:rsidDel="00000000" w:rsidP="00000000" w:rsidRDefault="00000000" w:rsidRPr="00000000" w14:paraId="000010AD">
      <w:pPr>
        <w:pStyle w:val="Heading2"/>
        <w:ind w:firstLine="720"/>
        <w:rPr/>
      </w:pPr>
      <w:bookmarkStart w:colFirst="0" w:colLast="0" w:name="_y1cw3652k17i" w:id="354"/>
      <w:bookmarkEnd w:id="354"/>
      <w:r w:rsidDel="00000000" w:rsidR="00000000" w:rsidRPr="00000000">
        <w:rPr>
          <w:rtl w:val="0"/>
        </w:rPr>
        <w:t xml:space="preserve">-Item Permanent Life Gain:</w:t>
      </w:r>
    </w:p>
    <w:p w:rsidR="00000000" w:rsidDel="00000000" w:rsidP="00000000" w:rsidRDefault="00000000" w:rsidRPr="00000000" w14:paraId="000010AE">
      <w:pPr>
        <w:rPr>
          <w:color w:val="0000ff"/>
        </w:rPr>
      </w:pPr>
      <w:r w:rsidDel="00000000" w:rsidR="00000000" w:rsidRPr="00000000">
        <w:rPr>
          <w:rtl w:val="0"/>
        </w:rPr>
        <w:tab/>
        <w:tab/>
        <w:t xml:space="preserve">Tags: </w:t>
      </w:r>
      <w:r w:rsidDel="00000000" w:rsidR="00000000" w:rsidRPr="00000000">
        <w:rPr>
          <w:color w:val="0000ff"/>
          <w:rtl w:val="0"/>
        </w:rPr>
        <w:t xml:space="preserve">[Dummy Ability] [Unique]</w:t>
      </w:r>
    </w:p>
    <w:p w:rsidR="00000000" w:rsidDel="00000000" w:rsidP="00000000" w:rsidRDefault="00000000" w:rsidRPr="00000000" w14:paraId="000010AF">
      <w:pPr>
        <w:rPr>
          <w:color w:val="ff9900"/>
        </w:rPr>
      </w:pPr>
      <w:r w:rsidDel="00000000" w:rsidR="00000000" w:rsidRPr="00000000">
        <w:rPr>
          <w:color w:val="0000ff"/>
          <w:rtl w:val="0"/>
        </w:rPr>
        <w:tab/>
        <w:tab/>
      </w: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B0">
      <w:pPr>
        <w:ind w:left="720" w:firstLine="720"/>
        <w:rPr/>
      </w:pPr>
      <w:r w:rsidDel="00000000" w:rsidR="00000000" w:rsidRPr="00000000">
        <w:rPr>
          <w:rtl w:val="0"/>
        </w:rPr>
        <w:t xml:space="preserve">RawCode: AImh AIpx</w:t>
      </w:r>
    </w:p>
    <w:p w:rsidR="00000000" w:rsidDel="00000000" w:rsidP="00000000" w:rsidRDefault="00000000" w:rsidRPr="00000000" w14:paraId="000010B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B2">
      <w:pPr>
        <w:numPr>
          <w:ilvl w:val="0"/>
          <w:numId w:val="80"/>
        </w:numPr>
        <w:spacing w:after="0" w:afterAutospacing="0"/>
        <w:ind w:left="720" w:hanging="360"/>
      </w:pPr>
      <w:r w:rsidDel="00000000" w:rsidR="00000000" w:rsidRPr="00000000">
        <w:rPr>
          <w:rtl w:val="0"/>
        </w:rPr>
        <w:t xml:space="preserve">Setting to a negative value causes the hero to lose health. After reaching 0 health the hero dies.</w:t>
      </w:r>
    </w:p>
    <w:p w:rsidR="00000000" w:rsidDel="00000000" w:rsidP="00000000" w:rsidRDefault="00000000" w:rsidRPr="00000000" w14:paraId="000010B3">
      <w:pPr>
        <w:numPr>
          <w:ilvl w:val="1"/>
          <w:numId w:val="80"/>
        </w:numPr>
        <w:spacing w:after="0" w:afterAutospacing="0"/>
        <w:ind w:left="1440" w:hanging="360"/>
      </w:pPr>
      <w:r w:rsidDel="00000000" w:rsidR="00000000" w:rsidRPr="00000000">
        <w:rPr>
          <w:rtl w:val="0"/>
        </w:rPr>
        <w:t xml:space="preserve">If you then revive the hero (using triggers or altar), the heroes health will be underflowed to an unsigned 32 bit number.</w:t>
      </w:r>
    </w:p>
    <w:p w:rsidR="00000000" w:rsidDel="00000000" w:rsidP="00000000" w:rsidRDefault="00000000" w:rsidRPr="00000000" w14:paraId="000010B4">
      <w:pPr>
        <w:numPr>
          <w:ilvl w:val="1"/>
          <w:numId w:val="80"/>
        </w:numPr>
        <w:spacing w:after="0" w:afterAutospacing="0"/>
        <w:ind w:left="1440" w:hanging="360"/>
      </w:pPr>
      <w:r w:rsidDel="00000000" w:rsidR="00000000" w:rsidRPr="00000000">
        <w:rPr>
          <w:rtl w:val="0"/>
        </w:rPr>
        <w:t xml:space="preserve">At first it will have over 4000000000 health (int max). And will keep decreasing.</w:t>
      </w:r>
    </w:p>
    <w:p w:rsidR="00000000" w:rsidDel="00000000" w:rsidP="00000000" w:rsidRDefault="00000000" w:rsidRPr="00000000" w14:paraId="000010B5">
      <w:pPr>
        <w:numPr>
          <w:ilvl w:val="2"/>
          <w:numId w:val="80"/>
        </w:numPr>
        <w:spacing w:after="0" w:afterAutospacing="0"/>
        <w:ind w:left="2160" w:hanging="360"/>
      </w:pPr>
      <w:r w:rsidDel="00000000" w:rsidR="00000000" w:rsidRPr="00000000">
        <w:rPr>
          <w:rtl w:val="0"/>
        </w:rPr>
        <w:t xml:space="preserve">Health does not work as intended at this high level, causing invulnerability.</w:t>
      </w:r>
    </w:p>
    <w:p w:rsidR="00000000" w:rsidDel="00000000" w:rsidP="00000000" w:rsidRDefault="00000000" w:rsidRPr="00000000" w14:paraId="000010B6">
      <w:pPr>
        <w:numPr>
          <w:ilvl w:val="1"/>
          <w:numId w:val="80"/>
        </w:numPr>
        <w:spacing w:after="0" w:afterAutospacing="0"/>
        <w:ind w:left="1440" w:hanging="360"/>
      </w:pPr>
      <w:r w:rsidDel="00000000" w:rsidR="00000000" w:rsidRPr="00000000">
        <w:rPr>
          <w:rtl w:val="0"/>
        </w:rPr>
        <w:t xml:space="preserve">Increasing the health back up past the threshold makes it return to normal health. </w:t>
      </w:r>
      <w:r w:rsidDel="00000000" w:rsidR="00000000" w:rsidRPr="00000000">
        <w:rPr>
          <w:color w:val="9900ff"/>
          <w:rtl w:val="0"/>
        </w:rPr>
        <w:t xml:space="preserve">(StormKnight)</w:t>
      </w:r>
      <w:r w:rsidDel="00000000" w:rsidR="00000000" w:rsidRPr="00000000">
        <w:rPr>
          <w:rtl w:val="0"/>
        </w:rPr>
      </w:r>
    </w:p>
    <w:p w:rsidR="00000000" w:rsidDel="00000000" w:rsidP="00000000" w:rsidRDefault="00000000" w:rsidRPr="00000000" w14:paraId="000010B7">
      <w:pPr>
        <w:numPr>
          <w:ilvl w:val="0"/>
          <w:numId w:val="80"/>
        </w:numPr>
        <w:ind w:left="720" w:hanging="360"/>
      </w:pPr>
      <w:r w:rsidDel="00000000" w:rsidR="00000000" w:rsidRPr="00000000">
        <w:rPr>
          <w:rtl w:val="0"/>
        </w:rPr>
        <w:t xml:space="preserve">Setting it to 0 will cause nothing to happen. </w:t>
      </w:r>
      <w:r w:rsidDel="00000000" w:rsidR="00000000" w:rsidRPr="00000000">
        <w:rPr>
          <w:color w:val="0000ff"/>
          <w:rtl w:val="0"/>
        </w:rPr>
        <w:t xml:space="preserve">Good for dummy item pickup ability.</w:t>
      </w:r>
      <w:r w:rsidDel="00000000" w:rsidR="00000000" w:rsidRPr="00000000">
        <w:rPr>
          <w:rtl w:val="0"/>
        </w:rPr>
      </w:r>
    </w:p>
    <w:p w:rsidR="00000000" w:rsidDel="00000000" w:rsidP="00000000" w:rsidRDefault="00000000" w:rsidRPr="00000000" w14:paraId="000010B8">
      <w:pPr>
        <w:pStyle w:val="Heading2"/>
        <w:ind w:firstLine="720"/>
        <w:rPr/>
      </w:pPr>
      <w:bookmarkStart w:colFirst="0" w:colLast="0" w:name="_h0zrxam9utw7" w:id="355"/>
      <w:bookmarkEnd w:id="355"/>
      <w:r w:rsidDel="00000000" w:rsidR="00000000" w:rsidRPr="00000000">
        <w:rPr>
          <w:rtl w:val="0"/>
        </w:rPr>
        <w:t xml:space="preserve">-Item Place Goblin Land Mine:</w:t>
      </w:r>
    </w:p>
    <w:p w:rsidR="00000000" w:rsidDel="00000000" w:rsidP="00000000" w:rsidRDefault="00000000" w:rsidRPr="00000000" w14:paraId="000010B9">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10BA">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BB">
      <w:pPr>
        <w:ind w:left="720" w:firstLine="720"/>
        <w:rPr/>
      </w:pPr>
      <w:r w:rsidDel="00000000" w:rsidR="00000000" w:rsidRPr="00000000">
        <w:rPr>
          <w:rtl w:val="0"/>
        </w:rPr>
        <w:t xml:space="preserve">RawCode: AIpm</w:t>
      </w:r>
    </w:p>
    <w:p w:rsidR="00000000" w:rsidDel="00000000" w:rsidP="00000000" w:rsidRDefault="00000000" w:rsidRPr="00000000" w14:paraId="000010B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BD">
      <w:pPr>
        <w:numPr>
          <w:ilvl w:val="0"/>
          <w:numId w:val="80"/>
        </w:numPr>
        <w:spacing w:after="0" w:afterAutospacing="0"/>
        <w:ind w:left="720" w:hanging="360"/>
      </w:pPr>
      <w:r w:rsidDel="00000000" w:rsidR="00000000" w:rsidRPr="00000000">
        <w:rPr>
          <w:rtl w:val="0"/>
        </w:rPr>
        <w:t xml:space="preserve">Null</w:t>
      </w:r>
    </w:p>
    <w:p w:rsidR="00000000" w:rsidDel="00000000" w:rsidP="00000000" w:rsidRDefault="00000000" w:rsidRPr="00000000" w14:paraId="000010BE">
      <w:pPr>
        <w:numPr>
          <w:ilvl w:val="0"/>
          <w:numId w:val="80"/>
        </w:numPr>
        <w:ind w:left="720" w:hanging="360"/>
      </w:pPr>
      <w:r w:rsidDel="00000000" w:rsidR="00000000" w:rsidRPr="00000000">
        <w:rPr>
          <w:rtl w:val="0"/>
        </w:rPr>
        <w:t xml:space="preserve">Impossible to add expiration time, even after setting duration and buff.</w:t>
      </w:r>
    </w:p>
    <w:p w:rsidR="00000000" w:rsidDel="00000000" w:rsidP="00000000" w:rsidRDefault="00000000" w:rsidRPr="00000000" w14:paraId="000010BF">
      <w:pPr>
        <w:pStyle w:val="Heading2"/>
        <w:ind w:firstLine="720"/>
        <w:rPr/>
      </w:pPr>
      <w:bookmarkStart w:colFirst="0" w:colLast="0" w:name="_buycnhxq8s1p" w:id="356"/>
      <w:bookmarkEnd w:id="356"/>
      <w:r w:rsidDel="00000000" w:rsidR="00000000" w:rsidRPr="00000000">
        <w:rPr>
          <w:rtl w:val="0"/>
        </w:rPr>
        <w:t xml:space="preserve">-Item Reincarnation:</w:t>
      </w:r>
    </w:p>
    <w:p w:rsidR="00000000" w:rsidDel="00000000" w:rsidP="00000000" w:rsidRDefault="00000000" w:rsidRPr="00000000" w14:paraId="000010C0">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10C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C2">
      <w:pPr>
        <w:ind w:left="720" w:firstLine="720"/>
        <w:rPr/>
      </w:pPr>
      <w:r w:rsidDel="00000000" w:rsidR="00000000" w:rsidRPr="00000000">
        <w:rPr>
          <w:rtl w:val="0"/>
        </w:rPr>
        <w:t xml:space="preserve">RawCode: AIrc</w:t>
      </w:r>
    </w:p>
    <w:p w:rsidR="00000000" w:rsidDel="00000000" w:rsidP="00000000" w:rsidRDefault="00000000" w:rsidRPr="00000000" w14:paraId="000010C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0C4">
      <w:pPr>
        <w:numPr>
          <w:ilvl w:val="0"/>
          <w:numId w:val="80"/>
        </w:numPr>
        <w:spacing w:after="0" w:afterAutospacing="0"/>
        <w:ind w:left="720" w:hanging="360"/>
      </w:pPr>
      <w:r w:rsidDel="00000000" w:rsidR="00000000" w:rsidRPr="00000000">
        <w:rPr>
          <w:rtl w:val="0"/>
        </w:rPr>
        <w:t xml:space="preserve">Item version of Reincarnation.</w:t>
      </w:r>
    </w:p>
    <w:p w:rsidR="00000000" w:rsidDel="00000000" w:rsidP="00000000" w:rsidRDefault="00000000" w:rsidRPr="00000000" w14:paraId="000010C5">
      <w:pPr>
        <w:numPr>
          <w:ilvl w:val="0"/>
          <w:numId w:val="80"/>
        </w:numPr>
        <w:ind w:left="720" w:hanging="360"/>
      </w:pPr>
      <w:r w:rsidDel="00000000" w:rsidR="00000000" w:rsidRPr="00000000">
        <w:rPr>
          <w:rtl w:val="0"/>
        </w:rPr>
        <w:t xml:space="preserve">Doesn’t work if added to the unit ability list, either from object editor and triggers</w:t>
      </w:r>
    </w:p>
    <w:p w:rsidR="00000000" w:rsidDel="00000000" w:rsidP="00000000" w:rsidRDefault="00000000" w:rsidRPr="00000000" w14:paraId="000010C6">
      <w:pPr>
        <w:pStyle w:val="Heading2"/>
        <w:ind w:firstLine="720"/>
        <w:rPr/>
      </w:pPr>
      <w:bookmarkStart w:colFirst="0" w:colLast="0" w:name="_y0sbg384xv43" w:id="357"/>
      <w:bookmarkEnd w:id="357"/>
      <w:r w:rsidDel="00000000" w:rsidR="00000000" w:rsidRPr="00000000">
        <w:rPr>
          <w:rtl w:val="0"/>
        </w:rPr>
        <w:t xml:space="preserve">-Item Reveal Entire Map:</w:t>
      </w:r>
    </w:p>
    <w:p w:rsidR="00000000" w:rsidDel="00000000" w:rsidP="00000000" w:rsidRDefault="00000000" w:rsidRPr="00000000" w14:paraId="000010C7">
      <w:pPr>
        <w:rPr/>
      </w:pPr>
      <w:r w:rsidDel="00000000" w:rsidR="00000000" w:rsidRPr="00000000">
        <w:rPr>
          <w:rtl w:val="0"/>
        </w:rPr>
        <w:tab/>
        <w:tab/>
        <w:t xml:space="preserve">Tags: </w:t>
      </w:r>
      <w:r w:rsidDel="00000000" w:rsidR="00000000" w:rsidRPr="00000000">
        <w:rPr>
          <w:color w:val="0000ff"/>
          <w:rtl w:val="0"/>
        </w:rPr>
        <w:t xml:space="preserve">[Vision]</w:t>
      </w:r>
      <w:r w:rsidDel="00000000" w:rsidR="00000000" w:rsidRPr="00000000">
        <w:rPr>
          <w:rtl w:val="0"/>
        </w:rPr>
      </w:r>
    </w:p>
    <w:p w:rsidR="00000000" w:rsidDel="00000000" w:rsidP="00000000" w:rsidRDefault="00000000" w:rsidRPr="00000000" w14:paraId="000010C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Bullshit</w:t>
      </w:r>
    </w:p>
    <w:p w:rsidR="00000000" w:rsidDel="00000000" w:rsidP="00000000" w:rsidRDefault="00000000" w:rsidRPr="00000000" w14:paraId="000010C9">
      <w:pPr>
        <w:ind w:left="720" w:firstLine="720"/>
        <w:rPr/>
      </w:pPr>
      <w:r w:rsidDel="00000000" w:rsidR="00000000" w:rsidRPr="00000000">
        <w:rPr>
          <w:rtl w:val="0"/>
        </w:rPr>
        <w:t xml:space="preserve">RawCode: AIrv</w:t>
      </w:r>
    </w:p>
    <w:p w:rsidR="00000000" w:rsidDel="00000000" w:rsidP="00000000" w:rsidRDefault="00000000" w:rsidRPr="00000000" w14:paraId="000010CA">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w:t>
      </w:r>
    </w:p>
    <w:p w:rsidR="00000000" w:rsidDel="00000000" w:rsidP="00000000" w:rsidRDefault="00000000" w:rsidRPr="00000000" w14:paraId="000010CB">
      <w:pPr>
        <w:numPr>
          <w:ilvl w:val="0"/>
          <w:numId w:val="80"/>
        </w:numPr>
        <w:spacing w:after="0" w:afterAutospacing="0"/>
        <w:ind w:left="720" w:hanging="360"/>
      </w:pPr>
      <w:r w:rsidDel="00000000" w:rsidR="00000000" w:rsidRPr="00000000">
        <w:rPr>
          <w:rtl w:val="0"/>
        </w:rPr>
        <w:t xml:space="preserve">Reveals the entire map for 5 seconds. This is bullshit. </w:t>
      </w:r>
    </w:p>
    <w:p w:rsidR="00000000" w:rsidDel="00000000" w:rsidP="00000000" w:rsidRDefault="00000000" w:rsidRPr="00000000" w14:paraId="000010CC">
      <w:pPr>
        <w:numPr>
          <w:ilvl w:val="0"/>
          <w:numId w:val="80"/>
        </w:numPr>
        <w:spacing w:after="0" w:afterAutospacing="0"/>
        <w:ind w:left="720" w:hanging="360"/>
      </w:pPr>
      <w:r w:rsidDel="00000000" w:rsidR="00000000" w:rsidRPr="00000000">
        <w:rPr>
          <w:rtl w:val="0"/>
        </w:rPr>
        <w:t xml:space="preserve">Set duration to a non-positive cause some cast channeling but no vision is given.</w:t>
      </w:r>
    </w:p>
    <w:p w:rsidR="00000000" w:rsidDel="00000000" w:rsidP="00000000" w:rsidRDefault="00000000" w:rsidRPr="00000000" w14:paraId="000010CD">
      <w:pPr>
        <w:numPr>
          <w:ilvl w:val="0"/>
          <w:numId w:val="80"/>
        </w:numPr>
        <w:spacing w:after="0" w:afterAutospacing="0"/>
        <w:ind w:left="720" w:hanging="360"/>
      </w:pPr>
      <w:r w:rsidDel="00000000" w:rsidR="00000000" w:rsidRPr="00000000">
        <w:rPr>
          <w:rtl w:val="0"/>
        </w:rPr>
        <w:t xml:space="preserve">Literally the global version of True Sight and it can detect invisible units globally.</w:t>
      </w:r>
    </w:p>
    <w:p w:rsidR="00000000" w:rsidDel="00000000" w:rsidP="00000000" w:rsidRDefault="00000000" w:rsidRPr="00000000" w14:paraId="000010CE">
      <w:pPr>
        <w:numPr>
          <w:ilvl w:val="1"/>
          <w:numId w:val="80"/>
        </w:numPr>
        <w:spacing w:after="0" w:afterAutospacing="0"/>
        <w:ind w:left="1440" w:hanging="360"/>
      </w:pPr>
      <w:r w:rsidDel="00000000" w:rsidR="00000000" w:rsidRPr="00000000">
        <w:rPr>
          <w:rtl w:val="0"/>
        </w:rPr>
        <w:t xml:space="preserve">Similar to True Sight cannot detect invisible locust units.</w:t>
      </w:r>
    </w:p>
    <w:p w:rsidR="00000000" w:rsidDel="00000000" w:rsidP="00000000" w:rsidRDefault="00000000" w:rsidRPr="00000000" w14:paraId="000010CF">
      <w:pPr>
        <w:numPr>
          <w:ilvl w:val="0"/>
          <w:numId w:val="80"/>
        </w:numPr>
        <w:ind w:left="720" w:hanging="360"/>
      </w:pPr>
      <w:r w:rsidDel="00000000" w:rsidR="00000000" w:rsidRPr="00000000">
        <w:rPr>
          <w:rtl w:val="0"/>
        </w:rPr>
        <w:t xml:space="preserve">The casting effect is visible to all players.</w:t>
      </w:r>
    </w:p>
    <w:p w:rsidR="00000000" w:rsidDel="00000000" w:rsidP="00000000" w:rsidRDefault="00000000" w:rsidRPr="00000000" w14:paraId="000010D0">
      <w:pPr>
        <w:pStyle w:val="Heading2"/>
        <w:ind w:firstLine="720"/>
        <w:rPr/>
      </w:pPr>
      <w:bookmarkStart w:colFirst="0" w:colLast="0" w:name="_geiilk4e1puz" w:id="358"/>
      <w:bookmarkEnd w:id="358"/>
      <w:r w:rsidDel="00000000" w:rsidR="00000000" w:rsidRPr="00000000">
        <w:rPr>
          <w:rtl w:val="0"/>
        </w:rPr>
        <w:t xml:space="preserve">-Item Sight Range Bonus:</w:t>
      </w:r>
    </w:p>
    <w:p w:rsidR="00000000" w:rsidDel="00000000" w:rsidP="00000000" w:rsidRDefault="00000000" w:rsidRPr="00000000" w14:paraId="000010D1">
      <w:pPr>
        <w:rPr/>
      </w:pPr>
      <w:r w:rsidDel="00000000" w:rsidR="00000000" w:rsidRPr="00000000">
        <w:rPr>
          <w:rtl w:val="0"/>
        </w:rPr>
        <w:tab/>
        <w:tab/>
        <w:t xml:space="preserve">Tags: </w:t>
      </w:r>
      <w:r w:rsidDel="00000000" w:rsidR="00000000" w:rsidRPr="00000000">
        <w:rPr>
          <w:color w:val="0000ff"/>
          <w:rtl w:val="0"/>
        </w:rPr>
        <w:t xml:space="preserve">[Vision]</w:t>
      </w:r>
      <w:r w:rsidDel="00000000" w:rsidR="00000000" w:rsidRPr="00000000">
        <w:rPr>
          <w:rtl w:val="0"/>
        </w:rPr>
      </w:r>
    </w:p>
    <w:p w:rsidR="00000000" w:rsidDel="00000000" w:rsidP="00000000" w:rsidRDefault="00000000" w:rsidRPr="00000000" w14:paraId="000010D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0D3">
      <w:pPr>
        <w:ind w:left="720" w:firstLine="720"/>
        <w:rPr/>
      </w:pPr>
      <w:r w:rsidDel="00000000" w:rsidR="00000000" w:rsidRPr="00000000">
        <w:rPr>
          <w:rtl w:val="0"/>
        </w:rPr>
        <w:t xml:space="preserve">RawCode: AIsi</w:t>
      </w:r>
    </w:p>
    <w:p w:rsidR="00000000" w:rsidDel="00000000" w:rsidP="00000000" w:rsidRDefault="00000000" w:rsidRPr="00000000" w14:paraId="000010D4">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w:t>
      </w:r>
    </w:p>
    <w:p w:rsidR="00000000" w:rsidDel="00000000" w:rsidP="00000000" w:rsidRDefault="00000000" w:rsidRPr="00000000" w14:paraId="000010D5">
      <w:pPr>
        <w:numPr>
          <w:ilvl w:val="0"/>
          <w:numId w:val="80"/>
        </w:numPr>
        <w:spacing w:after="0" w:afterAutospacing="0"/>
        <w:ind w:left="720" w:hanging="360"/>
      </w:pPr>
      <w:r w:rsidDel="00000000" w:rsidR="00000000" w:rsidRPr="00000000">
        <w:rPr>
          <w:rtl w:val="0"/>
        </w:rPr>
        <w:t xml:space="preserve">Only use level 1 data.</w:t>
      </w:r>
    </w:p>
    <w:p w:rsidR="00000000" w:rsidDel="00000000" w:rsidP="00000000" w:rsidRDefault="00000000" w:rsidRPr="00000000" w14:paraId="000010D6">
      <w:pPr>
        <w:numPr>
          <w:ilvl w:val="0"/>
          <w:numId w:val="80"/>
        </w:numPr>
        <w:spacing w:after="0" w:afterAutospacing="0"/>
        <w:ind w:left="720" w:hanging="360"/>
      </w:pPr>
      <w:r w:rsidDel="00000000" w:rsidR="00000000" w:rsidRPr="00000000">
        <w:rPr>
          <w:rtl w:val="0"/>
        </w:rPr>
        <w:t xml:space="preserve">Doesn’t seem to go further than 1969.75.</w:t>
      </w:r>
    </w:p>
    <w:p w:rsidR="00000000" w:rsidDel="00000000" w:rsidP="00000000" w:rsidRDefault="00000000" w:rsidRPr="00000000" w14:paraId="000010D7">
      <w:pPr>
        <w:numPr>
          <w:ilvl w:val="0"/>
          <w:numId w:val="80"/>
        </w:numPr>
        <w:spacing w:after="0" w:afterAutospacing="0"/>
        <w:ind w:left="720" w:hanging="360"/>
      </w:pPr>
      <w:r w:rsidDel="00000000" w:rsidR="00000000" w:rsidRPr="00000000">
        <w:rPr>
          <w:rtl w:val="0"/>
        </w:rPr>
        <w:t xml:space="preserve">“Data - Sight Range Bonus”</w:t>
      </w:r>
    </w:p>
    <w:p w:rsidR="00000000" w:rsidDel="00000000" w:rsidP="00000000" w:rsidRDefault="00000000" w:rsidRPr="00000000" w14:paraId="000010D8">
      <w:pPr>
        <w:numPr>
          <w:ilvl w:val="1"/>
          <w:numId w:val="80"/>
        </w:numPr>
        <w:spacing w:after="0" w:afterAutospacing="0"/>
        <w:ind w:left="1440" w:hanging="360"/>
      </w:pPr>
      <w:r w:rsidDel="00000000" w:rsidR="00000000" w:rsidRPr="00000000">
        <w:rPr>
          <w:rtl w:val="0"/>
        </w:rPr>
        <w:t xml:space="preserve">Negative values cause the unit to get less vision range. (Confirmed) </w:t>
      </w:r>
      <w:r w:rsidDel="00000000" w:rsidR="00000000" w:rsidRPr="00000000">
        <w:rPr>
          <w:rtl w:val="0"/>
        </w:rPr>
      </w:r>
    </w:p>
    <w:p w:rsidR="00000000" w:rsidDel="00000000" w:rsidP="00000000" w:rsidRDefault="00000000" w:rsidRPr="00000000" w14:paraId="000010D9">
      <w:pPr>
        <w:numPr>
          <w:ilvl w:val="1"/>
          <w:numId w:val="80"/>
        </w:numPr>
        <w:spacing w:after="0" w:afterAutospacing="0"/>
        <w:ind w:left="1440" w:hanging="360"/>
      </w:pPr>
      <w:r w:rsidDel="00000000" w:rsidR="00000000" w:rsidRPr="00000000">
        <w:rPr>
          <w:rtl w:val="0"/>
        </w:rPr>
        <w:t xml:space="preserve">There are some delay before the new vision is applied.</w:t>
      </w:r>
    </w:p>
    <w:p w:rsidR="00000000" w:rsidDel="00000000" w:rsidP="00000000" w:rsidRDefault="00000000" w:rsidRPr="00000000" w14:paraId="000010DA">
      <w:pPr>
        <w:numPr>
          <w:ilvl w:val="0"/>
          <w:numId w:val="80"/>
        </w:numPr>
        <w:ind w:left="720" w:hanging="360"/>
      </w:pPr>
      <w:r w:rsidDel="00000000" w:rsidR="00000000" w:rsidRPr="00000000">
        <w:rPr>
          <w:rtl w:val="0"/>
        </w:rPr>
        <w:t xml:space="preserve">Doom does not disable this ability.</w:t>
      </w:r>
    </w:p>
    <w:p w:rsidR="00000000" w:rsidDel="00000000" w:rsidP="00000000" w:rsidRDefault="00000000" w:rsidRPr="00000000" w14:paraId="000010DB">
      <w:pPr>
        <w:pStyle w:val="Heading2"/>
        <w:ind w:firstLine="720"/>
        <w:rPr/>
      </w:pPr>
      <w:bookmarkStart w:colFirst="0" w:colLast="0" w:name="_qr58171c42hi" w:id="359"/>
      <w:bookmarkEnd w:id="359"/>
      <w:r w:rsidDel="00000000" w:rsidR="00000000" w:rsidRPr="00000000">
        <w:rPr>
          <w:rtl w:val="0"/>
        </w:rPr>
        <w:t xml:space="preserve">-Item Soul Possession / -Item Soul Theft:</w:t>
      </w:r>
    </w:p>
    <w:p w:rsidR="00000000" w:rsidDel="00000000" w:rsidP="00000000" w:rsidRDefault="00000000" w:rsidRPr="00000000" w14:paraId="000010DC">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10D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This is probably one of the more interesting abilities.</w:t>
      </w:r>
    </w:p>
    <w:p w:rsidR="00000000" w:rsidDel="00000000" w:rsidP="00000000" w:rsidRDefault="00000000" w:rsidRPr="00000000" w14:paraId="000010DE">
      <w:pPr>
        <w:ind w:left="720" w:firstLine="720"/>
        <w:rPr/>
      </w:pPr>
      <w:r w:rsidDel="00000000" w:rsidR="00000000" w:rsidRPr="00000000">
        <w:rPr>
          <w:rtl w:val="0"/>
        </w:rPr>
        <w:t xml:space="preserve">RawCode: Asou AIso</w:t>
      </w:r>
    </w:p>
    <w:p w:rsidR="00000000" w:rsidDel="00000000" w:rsidP="00000000" w:rsidRDefault="00000000" w:rsidRPr="00000000" w14:paraId="000010DF">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1.31.1.12173</w:t>
      </w:r>
    </w:p>
    <w:p w:rsidR="00000000" w:rsidDel="00000000" w:rsidP="00000000" w:rsidRDefault="00000000" w:rsidRPr="00000000" w14:paraId="000010E0">
      <w:pPr>
        <w:numPr>
          <w:ilvl w:val="0"/>
          <w:numId w:val="80"/>
        </w:numPr>
        <w:spacing w:after="0" w:afterAutospacing="0"/>
        <w:ind w:left="720" w:hanging="360"/>
      </w:pPr>
      <w:r w:rsidDel="00000000" w:rsidR="00000000" w:rsidRPr="00000000">
        <w:rPr>
          <w:rtl w:val="0"/>
        </w:rPr>
        <w:t xml:space="preserve">Captures a Hero that won't be freed until the carrying unit dies. </w:t>
      </w:r>
      <w:r w:rsidDel="00000000" w:rsidR="00000000" w:rsidRPr="00000000">
        <w:rPr>
          <w:color w:val="ff9900"/>
          <w:rtl w:val="0"/>
        </w:rPr>
        <w:t xml:space="preserve">(Literally the best Devour version)</w:t>
      </w:r>
    </w:p>
    <w:p w:rsidR="00000000" w:rsidDel="00000000" w:rsidP="00000000" w:rsidRDefault="00000000" w:rsidRPr="00000000" w14:paraId="000010E1">
      <w:pPr>
        <w:numPr>
          <w:ilvl w:val="0"/>
          <w:numId w:val="80"/>
        </w:numPr>
        <w:spacing w:after="0" w:afterAutospacing="0"/>
        <w:ind w:left="720" w:hanging="360"/>
      </w:pPr>
      <w:r w:rsidDel="00000000" w:rsidR="00000000" w:rsidRPr="00000000">
        <w:rPr>
          <w:rtl w:val="0"/>
        </w:rPr>
        <w:t xml:space="preserve">The number of animation indicates number of captured units.</w:t>
      </w:r>
    </w:p>
    <w:p w:rsidR="00000000" w:rsidDel="00000000" w:rsidP="00000000" w:rsidRDefault="00000000" w:rsidRPr="00000000" w14:paraId="000010E2">
      <w:pPr>
        <w:numPr>
          <w:ilvl w:val="0"/>
          <w:numId w:val="80"/>
        </w:numPr>
        <w:spacing w:after="0" w:afterAutospacing="0"/>
        <w:ind w:left="720" w:hanging="360"/>
      </w:pPr>
      <w:r w:rsidDel="00000000" w:rsidR="00000000" w:rsidRPr="00000000">
        <w:rPr>
          <w:rtl w:val="0"/>
        </w:rPr>
        <w:t xml:space="preserve">The target is hidden and can be unhidden but it will quickly deselect selections.</w:t>
      </w:r>
    </w:p>
    <w:p w:rsidR="00000000" w:rsidDel="00000000" w:rsidP="00000000" w:rsidRDefault="00000000" w:rsidRPr="00000000" w14:paraId="000010E3">
      <w:pPr>
        <w:numPr>
          <w:ilvl w:val="0"/>
          <w:numId w:val="80"/>
        </w:numPr>
        <w:spacing w:after="0" w:afterAutospacing="0"/>
        <w:ind w:left="720" w:hanging="360"/>
      </w:pPr>
      <w:r w:rsidDel="00000000" w:rsidR="00000000" w:rsidRPr="00000000">
        <w:rPr>
          <w:rtl w:val="0"/>
        </w:rPr>
        <w:t xml:space="preserve">The buff does nothing, if it is removed the captured unit still gets released.</w:t>
      </w:r>
    </w:p>
    <w:p w:rsidR="00000000" w:rsidDel="00000000" w:rsidP="00000000" w:rsidRDefault="00000000" w:rsidRPr="00000000" w14:paraId="000010E4">
      <w:pPr>
        <w:numPr>
          <w:ilvl w:val="0"/>
          <w:numId w:val="80"/>
        </w:numPr>
        <w:spacing w:after="0" w:afterAutospacing="0"/>
        <w:ind w:left="720" w:hanging="360"/>
      </w:pPr>
      <w:r w:rsidDel="00000000" w:rsidR="00000000" w:rsidRPr="00000000">
        <w:rPr>
          <w:rtl w:val="0"/>
        </w:rPr>
        <w:t xml:space="preserve">If the caster dies on a terrain type that is unpathable by the captured unit, the captured unit will die instantly with no killer.</w:t>
      </w:r>
    </w:p>
    <w:p w:rsidR="00000000" w:rsidDel="00000000" w:rsidP="00000000" w:rsidRDefault="00000000" w:rsidRPr="00000000" w14:paraId="000010E5">
      <w:pPr>
        <w:numPr>
          <w:ilvl w:val="0"/>
          <w:numId w:val="80"/>
        </w:numPr>
        <w:spacing w:after="0" w:afterAutospacing="0"/>
        <w:ind w:left="720" w:hanging="360"/>
      </w:pPr>
      <w:r w:rsidDel="00000000" w:rsidR="00000000" w:rsidRPr="00000000">
        <w:rPr>
          <w:rtl w:val="0"/>
        </w:rPr>
        <w:t xml:space="preserve">Adheres to Targets Allowed, which causes some interesting things to happen: </w:t>
      </w:r>
      <w:r w:rsidDel="00000000" w:rsidR="00000000" w:rsidRPr="00000000">
        <w:rPr>
          <w:color w:val="9900ff"/>
          <w:rtl w:val="0"/>
        </w:rPr>
        <w:t xml:space="preserve">(Notes below by RoyGBV)</w:t>
      </w:r>
    </w:p>
    <w:p w:rsidR="00000000" w:rsidDel="00000000" w:rsidP="00000000" w:rsidRDefault="00000000" w:rsidRPr="00000000" w14:paraId="000010E6">
      <w:pPr>
        <w:numPr>
          <w:ilvl w:val="1"/>
          <w:numId w:val="80"/>
        </w:numPr>
        <w:spacing w:after="0" w:afterAutospacing="0"/>
        <w:ind w:left="1440" w:hanging="360"/>
      </w:pPr>
      <w:commentRangeStart w:id="55"/>
      <w:r w:rsidDel="00000000" w:rsidR="00000000" w:rsidRPr="00000000">
        <w:rPr>
          <w:rtl w:val="0"/>
        </w:rPr>
        <w:t xml:space="preserve">Casting this on Buildings causes them to disappear like you would with a normal cast of this ability.</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10E7">
      <w:pPr>
        <w:numPr>
          <w:ilvl w:val="2"/>
          <w:numId w:val="80"/>
        </w:numPr>
        <w:spacing w:after="0" w:afterAutospacing="0"/>
        <w:ind w:left="2160" w:hanging="360"/>
      </w:pPr>
      <w:r w:rsidDel="00000000" w:rsidR="00000000" w:rsidRPr="00000000">
        <w:rPr>
          <w:rtl w:val="0"/>
        </w:rPr>
        <w:t xml:space="preserve">When the carrying unit dies, the Buildings will appear exactly at their death location, even on non-pathable or unbuildable ground such as deep water and the sides of cliffs. Multiple buildings being freed can stack on top of each other in a single location.</w:t>
      </w:r>
    </w:p>
    <w:p w:rsidR="00000000" w:rsidDel="00000000" w:rsidP="00000000" w:rsidRDefault="00000000" w:rsidRPr="00000000" w14:paraId="000010E8">
      <w:pPr>
        <w:numPr>
          <w:ilvl w:val="3"/>
          <w:numId w:val="80"/>
        </w:numPr>
        <w:spacing w:after="0" w:afterAutospacing="0"/>
        <w:ind w:left="2880" w:hanging="360"/>
      </w:pPr>
      <w:r w:rsidDel="00000000" w:rsidR="00000000" w:rsidRPr="00000000">
        <w:rPr>
          <w:rtl w:val="0"/>
        </w:rPr>
        <w:t xml:space="preserve">When capturing an Undead building, the blight will stay on where it originally was, and can now be dispelled or cleared..</w:t>
      </w:r>
    </w:p>
    <w:p w:rsidR="00000000" w:rsidDel="00000000" w:rsidP="00000000" w:rsidRDefault="00000000" w:rsidRPr="00000000" w14:paraId="000010E9">
      <w:pPr>
        <w:numPr>
          <w:ilvl w:val="3"/>
          <w:numId w:val="80"/>
        </w:numPr>
        <w:spacing w:after="0" w:afterAutospacing="0"/>
        <w:ind w:left="2880" w:hanging="360"/>
      </w:pPr>
      <w:r w:rsidDel="00000000" w:rsidR="00000000" w:rsidRPr="00000000">
        <w:rPr>
          <w:rtl w:val="0"/>
        </w:rPr>
        <w:t xml:space="preserve">If the carrying unit dies and the Undead building is freed somewhere far away from where it once was, the blight is created at its original location, and can still be dispelled or cleared out. Blight is never created on the building’s new location.</w:t>
      </w:r>
    </w:p>
    <w:p w:rsidR="00000000" w:rsidDel="00000000" w:rsidP="00000000" w:rsidRDefault="00000000" w:rsidRPr="00000000" w14:paraId="000010EA">
      <w:pPr>
        <w:numPr>
          <w:ilvl w:val="2"/>
          <w:numId w:val="80"/>
        </w:numPr>
        <w:spacing w:after="0" w:afterAutospacing="0"/>
        <w:ind w:left="2160" w:hanging="360"/>
      </w:pPr>
      <w:r w:rsidDel="00000000" w:rsidR="00000000" w:rsidRPr="00000000">
        <w:rPr>
          <w:rtl w:val="0"/>
        </w:rPr>
        <w:t xml:space="preserve">The following will happen when Soul Theft is cast on a building construction in progress:</w:t>
      </w:r>
    </w:p>
    <w:p w:rsidR="00000000" w:rsidDel="00000000" w:rsidP="00000000" w:rsidRDefault="00000000" w:rsidRPr="00000000" w14:paraId="000010EB">
      <w:pPr>
        <w:numPr>
          <w:ilvl w:val="3"/>
          <w:numId w:val="80"/>
        </w:numPr>
        <w:spacing w:after="0" w:afterAutospacing="0"/>
        <w:ind w:left="2880" w:hanging="360"/>
      </w:pPr>
      <w:r w:rsidDel="00000000" w:rsidR="00000000" w:rsidRPr="00000000">
        <w:rPr>
          <w:rtl w:val="0"/>
        </w:rPr>
        <w:t xml:space="preserve">Humans: All workers, including the primary one from which the build order came, will simply stop as if the building was canceled. They will need to be manually ordered to continue construction again once the building is freed.</w:t>
      </w:r>
    </w:p>
    <w:p w:rsidR="00000000" w:rsidDel="00000000" w:rsidP="00000000" w:rsidRDefault="00000000" w:rsidRPr="00000000" w14:paraId="000010EC">
      <w:pPr>
        <w:numPr>
          <w:ilvl w:val="3"/>
          <w:numId w:val="80"/>
        </w:numPr>
        <w:spacing w:after="0" w:afterAutospacing="0"/>
        <w:ind w:left="2880" w:hanging="360"/>
      </w:pPr>
      <w:r w:rsidDel="00000000" w:rsidR="00000000" w:rsidRPr="00000000">
        <w:rPr>
          <w:rtl w:val="0"/>
        </w:rPr>
        <w:t xml:space="preserve">Undead: The construction progress continues while being captured. When completed, Blight is not created until it is freed, and when freed, the blight will be created in its original location, which can be dispelled or cleared.</w:t>
      </w:r>
    </w:p>
    <w:p w:rsidR="00000000" w:rsidDel="00000000" w:rsidP="00000000" w:rsidRDefault="00000000" w:rsidRPr="00000000" w14:paraId="000010ED">
      <w:pPr>
        <w:numPr>
          <w:ilvl w:val="3"/>
          <w:numId w:val="80"/>
        </w:numPr>
        <w:spacing w:after="0" w:afterAutospacing="0"/>
        <w:ind w:left="2880" w:hanging="360"/>
      </w:pPr>
      <w:r w:rsidDel="00000000" w:rsidR="00000000" w:rsidRPr="00000000">
        <w:rPr>
          <w:rtl w:val="0"/>
        </w:rPr>
        <w:t xml:space="preserve">Orc: Construction progress continues while being captured. When completed, the Peon pops back up on the building’s original location, whether the building is freed or not.</w:t>
      </w:r>
    </w:p>
    <w:p w:rsidR="00000000" w:rsidDel="00000000" w:rsidP="00000000" w:rsidRDefault="00000000" w:rsidRPr="00000000" w14:paraId="000010EE">
      <w:pPr>
        <w:numPr>
          <w:ilvl w:val="3"/>
          <w:numId w:val="80"/>
        </w:numPr>
        <w:spacing w:after="0" w:afterAutospacing="0"/>
        <w:ind w:left="2880" w:hanging="360"/>
      </w:pPr>
      <w:r w:rsidDel="00000000" w:rsidR="00000000" w:rsidRPr="00000000">
        <w:rPr>
          <w:rtl w:val="0"/>
        </w:rPr>
        <w:t xml:space="preserve">Night Elf: Same as Orcs.</w:t>
      </w:r>
    </w:p>
    <w:p w:rsidR="00000000" w:rsidDel="00000000" w:rsidP="00000000" w:rsidRDefault="00000000" w:rsidRPr="00000000" w14:paraId="000010EF">
      <w:pPr>
        <w:numPr>
          <w:ilvl w:val="3"/>
          <w:numId w:val="80"/>
        </w:numPr>
        <w:spacing w:after="0" w:afterAutospacing="0"/>
        <w:ind w:left="2880" w:hanging="360"/>
      </w:pPr>
      <w:r w:rsidDel="00000000" w:rsidR="00000000" w:rsidRPr="00000000">
        <w:rPr>
          <w:rtl w:val="0"/>
        </w:rPr>
        <w:t xml:space="preserve">Buildings going through upgrades (Town Halls) will still continue upgrading while captured. </w:t>
      </w:r>
    </w:p>
    <w:p w:rsidR="00000000" w:rsidDel="00000000" w:rsidP="00000000" w:rsidRDefault="00000000" w:rsidRPr="00000000" w14:paraId="000010F0">
      <w:pPr>
        <w:numPr>
          <w:ilvl w:val="3"/>
          <w:numId w:val="80"/>
        </w:numPr>
        <w:spacing w:after="0" w:afterAutospacing="0"/>
        <w:ind w:left="2880" w:hanging="360"/>
      </w:pPr>
      <w:r w:rsidDel="00000000" w:rsidR="00000000" w:rsidRPr="00000000">
        <w:rPr>
          <w:rtl w:val="0"/>
        </w:rPr>
        <w:t xml:space="preserve">Unit training progresses will be paused on capture and resume once freed.</w:t>
      </w:r>
    </w:p>
    <w:p w:rsidR="00000000" w:rsidDel="00000000" w:rsidP="00000000" w:rsidRDefault="00000000" w:rsidRPr="00000000" w14:paraId="000010F1">
      <w:pPr>
        <w:numPr>
          <w:ilvl w:val="3"/>
          <w:numId w:val="80"/>
        </w:numPr>
        <w:spacing w:after="0" w:afterAutospacing="0"/>
        <w:ind w:left="2880" w:hanging="360"/>
      </w:pPr>
      <w:r w:rsidDel="00000000" w:rsidR="00000000" w:rsidRPr="00000000">
        <w:rPr>
          <w:rtl w:val="0"/>
        </w:rPr>
        <w:t xml:space="preserve">Though Human Town Halls can’t use Call to Arms on all peasants, individual peasants can still use their own Call to Arms ability. They will walk to the Town Hall’s original location as if it was there.</w:t>
        <w:br w:type="textWrapping"/>
        <w:t xml:space="preserve">If the Town Hall is freed, they will walk to the new location instead.</w:t>
      </w:r>
    </w:p>
    <w:p w:rsidR="00000000" w:rsidDel="00000000" w:rsidP="00000000" w:rsidRDefault="00000000" w:rsidRPr="00000000" w14:paraId="000010F2">
      <w:pPr>
        <w:numPr>
          <w:ilvl w:val="1"/>
          <w:numId w:val="80"/>
        </w:numPr>
        <w:spacing w:after="0" w:afterAutospacing="0"/>
        <w:ind w:left="1440" w:hanging="360"/>
      </w:pPr>
      <w:r w:rsidDel="00000000" w:rsidR="00000000" w:rsidRPr="00000000">
        <w:rPr>
          <w:rtl w:val="0"/>
        </w:rPr>
        <w:t xml:space="preserve">Casting Soul Theft on a Pocket Factory summoned by the ability causes the building to disappear, but still have Clockwerks summoned normally. This is because the Factory building itself doesn’t actually summon units, but only serves as a condition check to stop summoning units once it dies.</w:t>
      </w:r>
    </w:p>
    <w:p w:rsidR="00000000" w:rsidDel="00000000" w:rsidP="00000000" w:rsidRDefault="00000000" w:rsidRPr="00000000" w14:paraId="000010F3">
      <w:pPr>
        <w:numPr>
          <w:ilvl w:val="2"/>
          <w:numId w:val="80"/>
        </w:numPr>
        <w:spacing w:after="0" w:afterAutospacing="0"/>
        <w:ind w:left="2160" w:hanging="360"/>
      </w:pPr>
      <w:r w:rsidDel="00000000" w:rsidR="00000000" w:rsidRPr="00000000">
        <w:rPr>
          <w:rtl w:val="0"/>
        </w:rPr>
        <w:t xml:space="preserve">When the carrying unit dies in a location farther than the Leash Range set in the Pocket Factory ability, all previously summoned Clockwerks die, and new ones will spawn in the new location.</w:t>
      </w:r>
    </w:p>
    <w:p w:rsidR="00000000" w:rsidDel="00000000" w:rsidP="00000000" w:rsidRDefault="00000000" w:rsidRPr="00000000" w14:paraId="000010F4">
      <w:pPr>
        <w:numPr>
          <w:ilvl w:val="1"/>
          <w:numId w:val="80"/>
        </w:numPr>
        <w:spacing w:after="0" w:afterAutospacing="0"/>
        <w:ind w:left="1440" w:hanging="360"/>
      </w:pPr>
      <w:r w:rsidDel="00000000" w:rsidR="00000000" w:rsidRPr="00000000">
        <w:rPr>
          <w:rtl w:val="0"/>
        </w:rPr>
        <w:t xml:space="preserve">Casting this on your Town Hall causes workers who are gathering resources to act like it's there and return resources on an invisible spot.</w:t>
      </w:r>
    </w:p>
    <w:p w:rsidR="00000000" w:rsidDel="00000000" w:rsidP="00000000" w:rsidRDefault="00000000" w:rsidRPr="00000000" w14:paraId="000010F5">
      <w:pPr>
        <w:numPr>
          <w:ilvl w:val="2"/>
          <w:numId w:val="80"/>
        </w:numPr>
        <w:spacing w:after="0" w:afterAutospacing="0"/>
        <w:ind w:left="2160" w:hanging="360"/>
      </w:pPr>
      <w:r w:rsidDel="00000000" w:rsidR="00000000" w:rsidRPr="00000000">
        <w:rPr>
          <w:rtl w:val="0"/>
        </w:rPr>
        <w:t xml:space="preserve">Works on Lumber Drop-off buildings as well (eg: Lumber Mill, Graveyard and War Mill)</w:t>
      </w:r>
    </w:p>
    <w:p w:rsidR="00000000" w:rsidDel="00000000" w:rsidP="00000000" w:rsidRDefault="00000000" w:rsidRPr="00000000" w14:paraId="000010F6">
      <w:pPr>
        <w:numPr>
          <w:ilvl w:val="2"/>
          <w:numId w:val="80"/>
        </w:numPr>
        <w:spacing w:after="0" w:afterAutospacing="0"/>
        <w:ind w:left="2160" w:hanging="360"/>
      </w:pPr>
      <w:r w:rsidDel="00000000" w:rsidR="00000000" w:rsidRPr="00000000">
        <w:rPr>
          <w:rtl w:val="0"/>
        </w:rPr>
        <w:t xml:space="preserve">When the carrying unit dies, the Town Hall reappears on that unit’s death location, and workers will immediately update their AI to start walking to that new updated location to return their gathered resources. Works the same for Lumber Drop-off buildings.</w:t>
      </w:r>
    </w:p>
    <w:p w:rsidR="00000000" w:rsidDel="00000000" w:rsidP="00000000" w:rsidRDefault="00000000" w:rsidRPr="00000000" w14:paraId="000010F7">
      <w:pPr>
        <w:numPr>
          <w:ilvl w:val="1"/>
          <w:numId w:val="80"/>
        </w:numPr>
        <w:spacing w:after="0" w:afterAutospacing="0"/>
        <w:ind w:left="1440" w:hanging="360"/>
      </w:pPr>
      <w:r w:rsidDel="00000000" w:rsidR="00000000" w:rsidRPr="00000000">
        <w:rPr>
          <w:rtl w:val="0"/>
        </w:rPr>
        <w:t xml:space="preserve">When cast on a Gold Mine, causes Human and Orc workers to simply continue mining from an invisible source. When the carrying unit dies, .</w:t>
      </w:r>
    </w:p>
    <w:p w:rsidR="00000000" w:rsidDel="00000000" w:rsidP="00000000" w:rsidRDefault="00000000" w:rsidRPr="00000000" w14:paraId="000010F8">
      <w:pPr>
        <w:numPr>
          <w:ilvl w:val="1"/>
          <w:numId w:val="80"/>
        </w:numPr>
        <w:spacing w:after="0" w:afterAutospacing="0"/>
        <w:ind w:left="1440" w:hanging="360"/>
      </w:pPr>
      <w:r w:rsidDel="00000000" w:rsidR="00000000" w:rsidRPr="00000000">
        <w:rPr>
          <w:rtl w:val="0"/>
        </w:rPr>
        <w:t xml:space="preserve">the AI of Peasants and Orcs will update, and they will now start walking to the new location to harvest gold.</w:t>
      </w:r>
    </w:p>
    <w:p w:rsidR="00000000" w:rsidDel="00000000" w:rsidP="00000000" w:rsidRDefault="00000000" w:rsidRPr="00000000" w14:paraId="000010F9">
      <w:pPr>
        <w:numPr>
          <w:ilvl w:val="2"/>
          <w:numId w:val="80"/>
        </w:numPr>
        <w:spacing w:after="0" w:afterAutospacing="0"/>
        <w:ind w:left="2160" w:hanging="360"/>
      </w:pPr>
      <w:r w:rsidDel="00000000" w:rsidR="00000000" w:rsidRPr="00000000">
        <w:rPr>
          <w:rtl w:val="0"/>
        </w:rPr>
        <w:t xml:space="preserve">For Night Elves, casting this on an Entangled Gold Mine causes it to disappear along with the wisps, and prevents you from gaining any gold. When the carrying unit dies, the Entangled Gold Mine appears at the unit’s death location and acts normally again, letting you gain gold.</w:t>
      </w:r>
    </w:p>
    <w:p w:rsidR="00000000" w:rsidDel="00000000" w:rsidP="00000000" w:rsidRDefault="00000000" w:rsidRPr="00000000" w14:paraId="000010FA">
      <w:pPr>
        <w:numPr>
          <w:ilvl w:val="2"/>
          <w:numId w:val="80"/>
        </w:numPr>
        <w:spacing w:after="0" w:afterAutospacing="0"/>
        <w:ind w:left="2160" w:hanging="360"/>
      </w:pPr>
      <w:r w:rsidDel="00000000" w:rsidR="00000000" w:rsidRPr="00000000">
        <w:rPr>
          <w:rtl w:val="0"/>
        </w:rPr>
        <w:t xml:space="preserve">For Undead, casting this on a Haunted Gold Mine causes it to disappear, and while the Acolytes will still mine and play their animation, you won’t gain any gold. When the Haunted Gold Mine is freed, the Acolytes will stop playing their animation and the white pentagonal effect on the ground disappears. You will need to select and order them to harvest gold from the new locationCasting this on enemy Heroes causes them to disappear, but their interface icons are still present and you will be revealed to their team, almost as if you cast Devour on that Hero. Same thing happens to non-Hero units.</w:t>
      </w:r>
    </w:p>
    <w:p w:rsidR="00000000" w:rsidDel="00000000" w:rsidP="00000000" w:rsidRDefault="00000000" w:rsidRPr="00000000" w14:paraId="000010FB">
      <w:pPr>
        <w:numPr>
          <w:ilvl w:val="2"/>
          <w:numId w:val="80"/>
        </w:numPr>
        <w:spacing w:after="0" w:afterAutospacing="0"/>
        <w:ind w:left="2160" w:hanging="360"/>
      </w:pPr>
      <w:r w:rsidDel="00000000" w:rsidR="00000000" w:rsidRPr="00000000">
        <w:rPr>
          <w:rtl w:val="0"/>
        </w:rPr>
        <w:t xml:space="preserve">Similar to Devour, you are revealed with True Sight even if being a locust with invulnerability.</w:t>
      </w:r>
    </w:p>
    <w:p w:rsidR="00000000" w:rsidDel="00000000" w:rsidP="00000000" w:rsidRDefault="00000000" w:rsidRPr="00000000" w14:paraId="000010FC">
      <w:pPr>
        <w:numPr>
          <w:ilvl w:val="2"/>
          <w:numId w:val="80"/>
        </w:numPr>
        <w:spacing w:after="0" w:afterAutospacing="0"/>
        <w:ind w:left="2160" w:hanging="360"/>
      </w:pPr>
      <w:r w:rsidDel="00000000" w:rsidR="00000000" w:rsidRPr="00000000">
        <w:rPr>
          <w:rtl w:val="0"/>
        </w:rPr>
        <w:t xml:space="preserve">Unlike Devour, the revealing sight radius is much larger (720 to all right angles and 656.195 to all diagonal)</w:t>
      </w:r>
    </w:p>
    <w:p w:rsidR="00000000" w:rsidDel="00000000" w:rsidP="00000000" w:rsidRDefault="00000000" w:rsidRPr="00000000" w14:paraId="000010FD">
      <w:pPr>
        <w:numPr>
          <w:ilvl w:val="1"/>
          <w:numId w:val="80"/>
        </w:numPr>
        <w:spacing w:after="0" w:afterAutospacing="0"/>
        <w:ind w:left="1440" w:hanging="360"/>
      </w:pPr>
      <w:r w:rsidDel="00000000" w:rsidR="00000000" w:rsidRPr="00000000">
        <w:rPr>
          <w:rtl w:val="0"/>
        </w:rPr>
        <w:t xml:space="preserve">Casting this on yourself (provided that “Self” was included in Targets Allowed), causes you to disappear, but still have your interface icons on if you were a Hero. However, since the captured unit is only freed when the capturing unit dies, you are never freed, also selecting yourself permanently freezes the game.</w:t>
      </w:r>
    </w:p>
    <w:p w:rsidR="00000000" w:rsidDel="00000000" w:rsidP="00000000" w:rsidRDefault="00000000" w:rsidRPr="00000000" w14:paraId="000010FE">
      <w:pPr>
        <w:numPr>
          <w:ilvl w:val="1"/>
          <w:numId w:val="80"/>
        </w:numPr>
        <w:spacing w:after="0" w:afterAutospacing="0"/>
        <w:ind w:left="1440" w:hanging="360"/>
      </w:pPr>
      <w:r w:rsidDel="00000000" w:rsidR="00000000" w:rsidRPr="00000000">
        <w:rPr>
          <w:rtl w:val="0"/>
        </w:rPr>
        <w:t xml:space="preserve">Casting this on a Transport Ship or units with Float movement will cause them to be stuck and unable to move on terrain unpathable to them.</w:t>
      </w:r>
    </w:p>
    <w:p w:rsidR="00000000" w:rsidDel="00000000" w:rsidP="00000000" w:rsidRDefault="00000000" w:rsidRPr="00000000" w14:paraId="000010FF">
      <w:pPr>
        <w:numPr>
          <w:ilvl w:val="1"/>
          <w:numId w:val="80"/>
        </w:numPr>
        <w:spacing w:after="0" w:afterAutospacing="0"/>
        <w:ind w:left="1440" w:hanging="360"/>
      </w:pPr>
      <w:r w:rsidDel="00000000" w:rsidR="00000000" w:rsidRPr="00000000">
        <w:rPr>
          <w:rtl w:val="0"/>
        </w:rPr>
        <w:t xml:space="preserve">Can be cast to but does nothing when cast on items.</w:t>
      </w:r>
      <w:commentRangeStart w:id="56"/>
      <w:r w:rsidDel="00000000" w:rsidR="00000000" w:rsidRPr="00000000">
        <w:rPr>
          <w:rtl w:val="0"/>
        </w:rPr>
        <w:t xml:space="preserve"> </w:t>
      </w:r>
      <w:r w:rsidDel="00000000" w:rsidR="00000000" w:rsidRPr="00000000">
        <w:rPr>
          <w:color w:val="9900ff"/>
          <w:rtl w:val="0"/>
        </w:rPr>
        <w:t xml:space="preserve">(End of notes by RoyGBV)</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1100">
      <w:pPr>
        <w:numPr>
          <w:ilvl w:val="0"/>
          <w:numId w:val="80"/>
        </w:numPr>
        <w:spacing w:after="0" w:afterAutospacing="0"/>
        <w:ind w:left="720" w:hanging="360"/>
      </w:pPr>
      <w:r w:rsidDel="00000000" w:rsidR="00000000" w:rsidRPr="00000000">
        <w:rPr>
          <w:rtl w:val="0"/>
        </w:rPr>
        <w:t xml:space="preserve">Since the captured unit is simply hidden and added ward ability, effects that summon units when the captured unit dies such as Doom will summon units at the position of the captured unit at the time of casting.</w:t>
      </w:r>
    </w:p>
    <w:p w:rsidR="00000000" w:rsidDel="00000000" w:rsidP="00000000" w:rsidRDefault="00000000" w:rsidRPr="00000000" w14:paraId="00001101">
      <w:pPr>
        <w:numPr>
          <w:ilvl w:val="0"/>
          <w:numId w:val="80"/>
        </w:numPr>
        <w:spacing w:after="0" w:afterAutospacing="0"/>
        <w:ind w:left="720" w:hanging="360"/>
      </w:pPr>
      <w:r w:rsidDel="00000000" w:rsidR="00000000" w:rsidRPr="00000000">
        <w:rPr>
          <w:rtl w:val="0"/>
        </w:rPr>
        <w:t xml:space="preserve">The captured unit will not get affected by any aura or Pick every unit in Group query.</w:t>
      </w:r>
    </w:p>
    <w:p w:rsidR="00000000" w:rsidDel="00000000" w:rsidP="00000000" w:rsidRDefault="00000000" w:rsidRPr="00000000" w14:paraId="00001102">
      <w:pPr>
        <w:numPr>
          <w:ilvl w:val="0"/>
          <w:numId w:val="80"/>
        </w:numPr>
        <w:spacing w:after="0" w:afterAutospacing="0"/>
        <w:ind w:left="720" w:hanging="360"/>
      </w:pPr>
      <w:r w:rsidDel="00000000" w:rsidR="00000000" w:rsidRPr="00000000">
        <w:rPr>
          <w:rtl w:val="0"/>
        </w:rPr>
        <w:t xml:space="preserve">Interactions with Reincarnation:</w:t>
      </w:r>
    </w:p>
    <w:p w:rsidR="00000000" w:rsidDel="00000000" w:rsidP="00000000" w:rsidRDefault="00000000" w:rsidRPr="00000000" w14:paraId="00001103">
      <w:pPr>
        <w:numPr>
          <w:ilvl w:val="1"/>
          <w:numId w:val="80"/>
        </w:numPr>
        <w:spacing w:after="0" w:afterAutospacing="0"/>
        <w:ind w:left="1440" w:hanging="360"/>
      </w:pPr>
      <w:r w:rsidDel="00000000" w:rsidR="00000000" w:rsidRPr="00000000">
        <w:rPr>
          <w:rtl w:val="0"/>
        </w:rPr>
        <w:t xml:space="preserve">If the caster dies and begins reviving, the captured unit is released.</w:t>
      </w:r>
    </w:p>
    <w:p w:rsidR="00000000" w:rsidDel="00000000" w:rsidP="00000000" w:rsidRDefault="00000000" w:rsidRPr="00000000" w14:paraId="00001104">
      <w:pPr>
        <w:numPr>
          <w:ilvl w:val="1"/>
          <w:numId w:val="80"/>
        </w:numPr>
        <w:spacing w:after="0" w:afterAutospacing="0"/>
        <w:ind w:left="1440" w:hanging="360"/>
      </w:pPr>
      <w:r w:rsidDel="00000000" w:rsidR="00000000" w:rsidRPr="00000000">
        <w:rPr>
          <w:rtl w:val="0"/>
        </w:rPr>
        <w:t xml:space="preserve">If the captured unit dies with reincarnation available and is still captured and hidden, the buff persists on the caster and the captured unit does not revive.</w:t>
      </w:r>
    </w:p>
    <w:p w:rsidR="00000000" w:rsidDel="00000000" w:rsidP="00000000" w:rsidRDefault="00000000" w:rsidRPr="00000000" w14:paraId="00001105">
      <w:pPr>
        <w:numPr>
          <w:ilvl w:val="1"/>
          <w:numId w:val="80"/>
        </w:numPr>
        <w:spacing w:after="0" w:afterAutospacing="0"/>
        <w:ind w:left="1440" w:hanging="360"/>
      </w:pPr>
      <w:r w:rsidDel="00000000" w:rsidR="00000000" w:rsidRPr="00000000">
        <w:rPr>
          <w:rtl w:val="0"/>
        </w:rPr>
        <w:t xml:space="preserve">If the captured unit dies with reincarnation available and is still captured and not hidden, the buff persists on the caster and the captured unit revives.</w:t>
      </w:r>
    </w:p>
    <w:p w:rsidR="00000000" w:rsidDel="00000000" w:rsidP="00000000" w:rsidRDefault="00000000" w:rsidRPr="00000000" w14:paraId="00001106">
      <w:pPr>
        <w:numPr>
          <w:ilvl w:val="1"/>
          <w:numId w:val="80"/>
        </w:numPr>
        <w:spacing w:after="0" w:afterAutospacing="0"/>
        <w:ind w:left="1440" w:hanging="360"/>
      </w:pPr>
      <w:r w:rsidDel="00000000" w:rsidR="00000000" w:rsidRPr="00000000">
        <w:rPr>
          <w:rtl w:val="0"/>
        </w:rPr>
        <w:t xml:space="preserve">If the target unit has Morph ability on death like when capturing a Phoenix, the Phoenix will not perform that ability and will perish. </w:t>
      </w:r>
    </w:p>
    <w:p w:rsidR="00000000" w:rsidDel="00000000" w:rsidP="00000000" w:rsidRDefault="00000000" w:rsidRPr="00000000" w14:paraId="00001107">
      <w:pPr>
        <w:numPr>
          <w:ilvl w:val="0"/>
          <w:numId w:val="80"/>
        </w:numPr>
        <w:spacing w:after="0" w:afterAutospacing="0"/>
        <w:ind w:left="720" w:hanging="360"/>
      </w:pPr>
      <w:r w:rsidDel="00000000" w:rsidR="00000000" w:rsidRPr="00000000">
        <w:rPr>
          <w:rtl w:val="0"/>
        </w:rPr>
        <w:t xml:space="preserve">Interactions with more than 2 units:</w:t>
      </w:r>
    </w:p>
    <w:p w:rsidR="00000000" w:rsidDel="00000000" w:rsidP="00000000" w:rsidRDefault="00000000" w:rsidRPr="00000000" w14:paraId="00001108">
      <w:pPr>
        <w:numPr>
          <w:ilvl w:val="1"/>
          <w:numId w:val="80"/>
        </w:numPr>
        <w:spacing w:after="0" w:afterAutospacing="0"/>
        <w:ind w:left="1440" w:hanging="360"/>
      </w:pPr>
      <w:r w:rsidDel="00000000" w:rsidR="00000000" w:rsidRPr="00000000">
        <w:rPr>
          <w:rtl w:val="0"/>
        </w:rPr>
        <w:t xml:space="preserve">Cast multiple times by the same caster on the same unit does nothing. Only that captured unit gets released.</w:t>
      </w:r>
    </w:p>
    <w:p w:rsidR="00000000" w:rsidDel="00000000" w:rsidP="00000000" w:rsidRDefault="00000000" w:rsidRPr="00000000" w14:paraId="00001109">
      <w:pPr>
        <w:numPr>
          <w:ilvl w:val="2"/>
          <w:numId w:val="80"/>
        </w:numPr>
        <w:spacing w:after="0" w:afterAutospacing="0"/>
        <w:ind w:left="2160" w:hanging="360"/>
      </w:pPr>
      <w:r w:rsidDel="00000000" w:rsidR="00000000" w:rsidRPr="00000000">
        <w:rPr>
          <w:rtl w:val="0"/>
        </w:rPr>
        <w:t xml:space="preserve">Cast on multiple units will release all captured units upon the caster dying.</w:t>
      </w:r>
    </w:p>
    <w:p w:rsidR="00000000" w:rsidDel="00000000" w:rsidP="00000000" w:rsidRDefault="00000000" w:rsidRPr="00000000" w14:paraId="0000110A">
      <w:pPr>
        <w:numPr>
          <w:ilvl w:val="2"/>
          <w:numId w:val="80"/>
        </w:numPr>
        <w:spacing w:after="0" w:afterAutospacing="0"/>
        <w:ind w:left="2160" w:hanging="360"/>
      </w:pPr>
      <w:r w:rsidDel="00000000" w:rsidR="00000000" w:rsidRPr="00000000">
        <w:rPr>
          <w:rtl w:val="0"/>
        </w:rPr>
        <w:t xml:space="preserve">If the same unit is captured multiple times by different casters, the captured unit simply reappears at each caster’s death location</w:t>
      </w:r>
    </w:p>
    <w:p w:rsidR="00000000" w:rsidDel="00000000" w:rsidP="00000000" w:rsidRDefault="00000000" w:rsidRPr="00000000" w14:paraId="0000110B">
      <w:pPr>
        <w:numPr>
          <w:ilvl w:val="1"/>
          <w:numId w:val="80"/>
        </w:numPr>
        <w:spacing w:after="0" w:afterAutospacing="0"/>
        <w:ind w:left="1440" w:hanging="360"/>
      </w:pPr>
      <w:r w:rsidDel="00000000" w:rsidR="00000000" w:rsidRPr="00000000">
        <w:rPr>
          <w:rtl w:val="0"/>
        </w:rPr>
        <w:t xml:space="preserve">If a unit (the first unit) who captures a unit (the second unit), which had previously captured a unit (the third unit) in it then when the first unit dies will release the second unit, the same goes to the second unit when the second unit dies.</w:t>
      </w:r>
    </w:p>
    <w:p w:rsidR="00000000" w:rsidDel="00000000" w:rsidP="00000000" w:rsidRDefault="00000000" w:rsidRPr="00000000" w14:paraId="0000110C">
      <w:pPr>
        <w:numPr>
          <w:ilvl w:val="2"/>
          <w:numId w:val="80"/>
        </w:numPr>
        <w:spacing w:after="0" w:afterAutospacing="0"/>
        <w:ind w:left="2160" w:hanging="360"/>
      </w:pPr>
      <w:r w:rsidDel="00000000" w:rsidR="00000000" w:rsidRPr="00000000">
        <w:rPr>
          <w:rtl w:val="0"/>
        </w:rPr>
        <w:t xml:space="preserve">If in this chain capturing the second unit somehow dies, the third unit will reappear at the location of the first unit.</w:t>
      </w:r>
    </w:p>
    <w:p w:rsidR="00000000" w:rsidDel="00000000" w:rsidP="00000000" w:rsidRDefault="00000000" w:rsidRPr="00000000" w14:paraId="0000110D">
      <w:pPr>
        <w:numPr>
          <w:ilvl w:val="2"/>
          <w:numId w:val="80"/>
        </w:numPr>
        <w:spacing w:after="0" w:afterAutospacing="0"/>
        <w:ind w:left="2160" w:hanging="360"/>
      </w:pPr>
      <w:r w:rsidDel="00000000" w:rsidR="00000000" w:rsidRPr="00000000">
        <w:rPr>
          <w:rtl w:val="0"/>
        </w:rPr>
        <w:t xml:space="preserve">The death animation of the captured unit only plays when the caster dies.</w:t>
      </w:r>
    </w:p>
    <w:p w:rsidR="00000000" w:rsidDel="00000000" w:rsidP="00000000" w:rsidRDefault="00000000" w:rsidRPr="00000000" w14:paraId="0000110E">
      <w:pPr>
        <w:numPr>
          <w:ilvl w:val="1"/>
          <w:numId w:val="80"/>
        </w:numPr>
        <w:spacing w:after="0" w:afterAutospacing="0"/>
        <w:ind w:left="1440" w:hanging="360"/>
      </w:pPr>
      <w:r w:rsidDel="00000000" w:rsidR="00000000" w:rsidRPr="00000000">
        <w:rPr>
          <w:rtl w:val="0"/>
        </w:rPr>
        <w:t xml:space="preserve">If a unit (the first unit) captures a unit (the second unit), then another unit  (the third) captures the second unit, then the first unit captures the third unit. If the first unit dies both the second unit and the third unit reappears but the second unit is paused with ward type. Only after the second unit dies it reappears again next to the third unit and resumes its animation.</w:t>
      </w:r>
    </w:p>
    <w:p w:rsidR="00000000" w:rsidDel="00000000" w:rsidP="00000000" w:rsidRDefault="00000000" w:rsidRPr="00000000" w14:paraId="0000110F">
      <w:pPr>
        <w:numPr>
          <w:ilvl w:val="1"/>
          <w:numId w:val="80"/>
        </w:numPr>
        <w:spacing w:after="0" w:afterAutospacing="0"/>
        <w:ind w:left="1440" w:hanging="360"/>
      </w:pPr>
      <w:r w:rsidDel="00000000" w:rsidR="00000000" w:rsidRPr="00000000">
        <w:rPr>
          <w:rtl w:val="0"/>
        </w:rPr>
        <w:t xml:space="preserve">If casting this ability on a unit under Possession (the animation is flying towards it), the unit will not be possessed, the possession casting unit will not die, When the Soul Theft caster dies the captured unit is released with permanent Possession. The same thing happens when the Soul Theft caster dies before the animation reaches. </w:t>
      </w:r>
    </w:p>
    <w:p w:rsidR="00000000" w:rsidDel="00000000" w:rsidP="00000000" w:rsidRDefault="00000000" w:rsidRPr="00000000" w14:paraId="00001110">
      <w:pPr>
        <w:numPr>
          <w:ilvl w:val="1"/>
          <w:numId w:val="80"/>
        </w:numPr>
        <w:spacing w:after="0" w:afterAutospacing="0"/>
        <w:ind w:left="1440" w:hanging="360"/>
      </w:pPr>
      <w:r w:rsidDel="00000000" w:rsidR="00000000" w:rsidRPr="00000000">
        <w:rPr>
          <w:rtl w:val="0"/>
        </w:rPr>
        <w:t xml:space="preserve">If a unit casts Soul Theft on a unit, that unit cannot be cast Devour ability on, to which it display message: Unable to target unit in a buliding or transport.</w:t>
      </w:r>
    </w:p>
    <w:p w:rsidR="00000000" w:rsidDel="00000000" w:rsidP="00000000" w:rsidRDefault="00000000" w:rsidRPr="00000000" w14:paraId="00001111">
      <w:pPr>
        <w:numPr>
          <w:ilvl w:val="2"/>
          <w:numId w:val="80"/>
        </w:numPr>
        <w:spacing w:after="0" w:afterAutospacing="0"/>
        <w:ind w:left="2160" w:hanging="360"/>
      </w:pPr>
      <w:r w:rsidDel="00000000" w:rsidR="00000000" w:rsidRPr="00000000">
        <w:rPr>
          <w:rtl w:val="0"/>
        </w:rPr>
        <w:t xml:space="preserve">If a unit cast Devour on a unit, then a unit casts Soul Theft on devouring unit. The devouring process and killing from devour occurs normally. If the devouring unit dies, it will appear next to the caster who casts Soul Theft. </w:t>
      </w:r>
    </w:p>
    <w:p w:rsidR="00000000" w:rsidDel="00000000" w:rsidP="00000000" w:rsidRDefault="00000000" w:rsidRPr="00000000" w14:paraId="00001112">
      <w:pPr>
        <w:numPr>
          <w:ilvl w:val="2"/>
          <w:numId w:val="80"/>
        </w:numPr>
        <w:spacing w:after="0" w:afterAutospacing="0"/>
        <w:ind w:left="2160" w:hanging="360"/>
      </w:pPr>
      <w:r w:rsidDel="00000000" w:rsidR="00000000" w:rsidRPr="00000000">
        <w:rPr>
          <w:rtl w:val="0"/>
        </w:rPr>
        <w:t xml:space="preserve">If the Devouring unit dies to an ability that summons unit like Doom while under Soul Theft, no unit is summoned regardless of number.</w:t>
      </w:r>
    </w:p>
    <w:p w:rsidR="00000000" w:rsidDel="00000000" w:rsidP="00000000" w:rsidRDefault="00000000" w:rsidRPr="00000000" w14:paraId="00001113">
      <w:pPr>
        <w:numPr>
          <w:ilvl w:val="0"/>
          <w:numId w:val="80"/>
        </w:numPr>
        <w:spacing w:after="0" w:afterAutospacing="0"/>
        <w:ind w:left="720" w:hanging="360"/>
      </w:pPr>
      <w:r w:rsidDel="00000000" w:rsidR="00000000" w:rsidRPr="00000000">
        <w:rPr>
          <w:rtl w:val="0"/>
        </w:rPr>
        <w:t xml:space="preserve">Casting Soul Theft on a summoned unit does not pause its expiration timer, it will still continue ticking down and will still expire as usual.</w:t>
      </w:r>
    </w:p>
    <w:p w:rsidR="00000000" w:rsidDel="00000000" w:rsidP="00000000" w:rsidRDefault="00000000" w:rsidRPr="00000000" w14:paraId="00001114">
      <w:pPr>
        <w:numPr>
          <w:ilvl w:val="0"/>
          <w:numId w:val="80"/>
        </w:numPr>
        <w:spacing w:after="0" w:afterAutospacing="0"/>
        <w:ind w:left="720" w:hanging="360"/>
      </w:pPr>
      <w:r w:rsidDel="00000000" w:rsidR="00000000" w:rsidRPr="00000000">
        <w:rPr>
          <w:rtl w:val="0"/>
        </w:rPr>
        <w:t xml:space="preserve">Does not interrupt morphing animations, and the unit will finish morphing and start ticking its morph timer (if it has one) while being captured.</w:t>
      </w:r>
    </w:p>
    <w:p w:rsidR="00000000" w:rsidDel="00000000" w:rsidP="00000000" w:rsidRDefault="00000000" w:rsidRPr="00000000" w14:paraId="00001115">
      <w:pPr>
        <w:numPr>
          <w:ilvl w:val="0"/>
          <w:numId w:val="80"/>
        </w:numPr>
        <w:ind w:left="720" w:hanging="360"/>
      </w:pPr>
      <w:r w:rsidDel="00000000" w:rsidR="00000000" w:rsidRPr="00000000">
        <w:rPr>
          <w:rtl w:val="0"/>
        </w:rPr>
        <w:t xml:space="preserve">“Duration - Hero” and “Duration - Normal” don’t do anything. This ability is hard-coded to last indefinitely until the carrying unit dies or until the captured victim dies.</w:t>
      </w:r>
    </w:p>
    <w:p w:rsidR="00000000" w:rsidDel="00000000" w:rsidP="00000000" w:rsidRDefault="00000000" w:rsidRPr="00000000" w14:paraId="00001116">
      <w:pPr>
        <w:pStyle w:val="Heading2"/>
        <w:ind w:firstLine="720"/>
        <w:rPr/>
      </w:pPr>
      <w:bookmarkStart w:colFirst="0" w:colLast="0" w:name="_tmioqc32kfmo" w:id="360"/>
      <w:bookmarkEnd w:id="360"/>
      <w:r w:rsidDel="00000000" w:rsidR="00000000" w:rsidRPr="00000000">
        <w:rPr>
          <w:rtl w:val="0"/>
        </w:rPr>
        <w:t xml:space="preserve">-Item Temporary Area Armor Bonus:</w:t>
      </w:r>
    </w:p>
    <w:p w:rsidR="00000000" w:rsidDel="00000000" w:rsidP="00000000" w:rsidRDefault="00000000" w:rsidRPr="00000000" w14:paraId="00001117">
      <w:pPr>
        <w:rPr/>
      </w:pPr>
      <w:r w:rsidDel="00000000" w:rsidR="00000000" w:rsidRPr="00000000">
        <w:rPr>
          <w:rtl w:val="0"/>
        </w:rPr>
        <w:tab/>
        <w:tab/>
        <w:t xml:space="preserve">Tags: </w:t>
      </w:r>
      <w:r w:rsidDel="00000000" w:rsidR="00000000" w:rsidRPr="00000000">
        <w:rPr>
          <w:color w:val="0000ff"/>
          <w:rtl w:val="0"/>
        </w:rPr>
        <w:t xml:space="preserve">[Healing] [Flat Armor Increase] [Flat Armor Decrease] </w:t>
      </w:r>
      <w:r w:rsidDel="00000000" w:rsidR="00000000" w:rsidRPr="00000000">
        <w:rPr>
          <w:rtl w:val="0"/>
        </w:rPr>
      </w:r>
    </w:p>
    <w:p w:rsidR="00000000" w:rsidDel="00000000" w:rsidP="00000000" w:rsidRDefault="00000000" w:rsidRPr="00000000" w14:paraId="0000111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19">
      <w:pPr>
        <w:spacing w:after="0" w:lineRule="auto"/>
        <w:ind w:left="720" w:firstLine="720"/>
        <w:rPr/>
      </w:pPr>
      <w:r w:rsidDel="00000000" w:rsidR="00000000" w:rsidRPr="00000000">
        <w:rPr>
          <w:rtl w:val="0"/>
        </w:rPr>
        <w:t xml:space="preserve">RawCode: AIda AIdb</w:t>
      </w:r>
    </w:p>
    <w:p w:rsidR="00000000" w:rsidDel="00000000" w:rsidP="00000000" w:rsidRDefault="00000000" w:rsidRPr="00000000" w14:paraId="0000111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1B">
      <w:pPr>
        <w:numPr>
          <w:ilvl w:val="0"/>
          <w:numId w:val="80"/>
        </w:numPr>
        <w:spacing w:after="0" w:afterAutospacing="0"/>
        <w:ind w:left="720" w:hanging="360"/>
      </w:pPr>
      <w:r w:rsidDel="00000000" w:rsidR="00000000" w:rsidRPr="00000000">
        <w:rPr>
          <w:rtl w:val="0"/>
        </w:rPr>
        <w:t xml:space="preserve">Susceptible to Abolish Magic, Dispel Magic, Devour Magic, and Spell Steal </w:t>
      </w:r>
      <w:r w:rsidDel="00000000" w:rsidR="00000000" w:rsidRPr="00000000">
        <w:rPr>
          <w:color w:val="9900ff"/>
          <w:rtl w:val="0"/>
        </w:rPr>
        <w:t xml:space="preserve">(theyugiohcardforger)</w:t>
      </w:r>
      <w:r w:rsidDel="00000000" w:rsidR="00000000" w:rsidRPr="00000000">
        <w:rPr>
          <w:rtl w:val="0"/>
        </w:rPr>
      </w:r>
    </w:p>
    <w:p w:rsidR="00000000" w:rsidDel="00000000" w:rsidP="00000000" w:rsidRDefault="00000000" w:rsidRPr="00000000" w14:paraId="0000111C">
      <w:pPr>
        <w:numPr>
          <w:ilvl w:val="0"/>
          <w:numId w:val="80"/>
        </w:numPr>
        <w:spacing w:after="0" w:afterAutospacing="0"/>
        <w:ind w:left="720" w:hanging="360"/>
      </w:pPr>
      <w:r w:rsidDel="00000000" w:rsidR="00000000" w:rsidRPr="00000000">
        <w:rPr>
          <w:rtl w:val="0"/>
        </w:rPr>
        <w:t xml:space="preserve">“Data - Defense bonus” “Data - Hit Points Gained” “Data - Mana Points Gained”</w:t>
      </w:r>
    </w:p>
    <w:p w:rsidR="00000000" w:rsidDel="00000000" w:rsidP="00000000" w:rsidRDefault="00000000" w:rsidRPr="00000000" w14:paraId="0000111D">
      <w:pPr>
        <w:numPr>
          <w:ilvl w:val="1"/>
          <w:numId w:val="80"/>
        </w:numPr>
        <w:ind w:left="1440" w:hanging="360"/>
      </w:pPr>
      <w:r w:rsidDel="00000000" w:rsidR="00000000" w:rsidRPr="00000000">
        <w:rPr>
          <w:rtl w:val="0"/>
        </w:rPr>
        <w:t xml:space="preserve">Negative values cause loss of said abilities.</w:t>
      </w:r>
    </w:p>
    <w:p w:rsidR="00000000" w:rsidDel="00000000" w:rsidP="00000000" w:rsidRDefault="00000000" w:rsidRPr="00000000" w14:paraId="0000111E">
      <w:pPr>
        <w:pStyle w:val="Heading2"/>
        <w:ind w:firstLine="720"/>
        <w:rPr/>
      </w:pPr>
      <w:bookmarkStart w:colFirst="0" w:colLast="0" w:name="_uc6hx5l2p1fs" w:id="361"/>
      <w:bookmarkEnd w:id="361"/>
      <w:r w:rsidDel="00000000" w:rsidR="00000000" w:rsidRPr="00000000">
        <w:rPr>
          <w:rtl w:val="0"/>
        </w:rPr>
        <w:t xml:space="preserve">-Item Temporary Invisibility:</w:t>
      </w:r>
    </w:p>
    <w:p w:rsidR="00000000" w:rsidDel="00000000" w:rsidP="00000000" w:rsidRDefault="00000000" w:rsidRPr="00000000" w14:paraId="0000111F">
      <w:pPr>
        <w:rPr/>
      </w:pPr>
      <w:r w:rsidDel="00000000" w:rsidR="00000000" w:rsidRPr="00000000">
        <w:rPr>
          <w:rtl w:val="0"/>
        </w:rPr>
        <w:tab/>
        <w:tab/>
        <w:t xml:space="preserve">Tags: </w:t>
      </w:r>
      <w:r w:rsidDel="00000000" w:rsidR="00000000" w:rsidRPr="00000000">
        <w:rPr>
          <w:color w:val="0000ff"/>
          <w:rtl w:val="0"/>
        </w:rPr>
        <w:t xml:space="preserve">[Vision]</w:t>
      </w:r>
      <w:r w:rsidDel="00000000" w:rsidR="00000000" w:rsidRPr="00000000">
        <w:rPr>
          <w:rtl w:val="0"/>
        </w:rPr>
      </w:r>
    </w:p>
    <w:p w:rsidR="00000000" w:rsidDel="00000000" w:rsidP="00000000" w:rsidRDefault="00000000" w:rsidRPr="00000000" w14:paraId="00001120">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21">
      <w:pPr>
        <w:ind w:left="720" w:firstLine="720"/>
        <w:rPr/>
      </w:pPr>
      <w:r w:rsidDel="00000000" w:rsidR="00000000" w:rsidRPr="00000000">
        <w:rPr>
          <w:rtl w:val="0"/>
        </w:rPr>
        <w:t xml:space="preserve">RawCode: AIv1 AIv2</w:t>
      </w:r>
    </w:p>
    <w:p w:rsidR="00000000" w:rsidDel="00000000" w:rsidP="00000000" w:rsidRDefault="00000000" w:rsidRPr="00000000" w14:paraId="00001122">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23">
      <w:pPr>
        <w:numPr>
          <w:ilvl w:val="0"/>
          <w:numId w:val="80"/>
        </w:numPr>
        <w:ind w:left="720" w:hanging="360"/>
      </w:pPr>
      <w:r w:rsidDel="00000000" w:rsidR="00000000" w:rsidRPr="00000000">
        <w:rPr>
          <w:rtl w:val="0"/>
        </w:rPr>
        <w:t xml:space="preserve">Makes unit invisible for duration</w:t>
      </w:r>
    </w:p>
    <w:p w:rsidR="00000000" w:rsidDel="00000000" w:rsidP="00000000" w:rsidRDefault="00000000" w:rsidRPr="00000000" w14:paraId="00001124">
      <w:pPr>
        <w:pStyle w:val="Heading2"/>
        <w:ind w:firstLine="720"/>
        <w:rPr/>
      </w:pPr>
      <w:bookmarkStart w:colFirst="0" w:colLast="0" w:name="_dfyak49wvhpe" w:id="362"/>
      <w:bookmarkEnd w:id="362"/>
      <w:r w:rsidDel="00000000" w:rsidR="00000000" w:rsidRPr="00000000">
        <w:rPr>
          <w:rtl w:val="0"/>
        </w:rPr>
        <w:t xml:space="preserve">-Item Temporary Invulnerability:</w:t>
      </w:r>
    </w:p>
    <w:p w:rsidR="00000000" w:rsidDel="00000000" w:rsidP="00000000" w:rsidRDefault="00000000" w:rsidRPr="00000000" w14:paraId="00001125">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112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27">
      <w:pPr>
        <w:ind w:left="720" w:firstLine="720"/>
        <w:rPr/>
      </w:pPr>
      <w:r w:rsidDel="00000000" w:rsidR="00000000" w:rsidRPr="00000000">
        <w:rPr>
          <w:rtl w:val="0"/>
        </w:rPr>
        <w:t xml:space="preserve">RawCode: AIvu AIvl AIvg</w:t>
      </w:r>
    </w:p>
    <w:p w:rsidR="00000000" w:rsidDel="00000000" w:rsidP="00000000" w:rsidRDefault="00000000" w:rsidRPr="00000000" w14:paraId="0000112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29">
      <w:pPr>
        <w:numPr>
          <w:ilvl w:val="0"/>
          <w:numId w:val="80"/>
        </w:numPr>
        <w:spacing w:after="0" w:afterAutospacing="0"/>
        <w:ind w:left="720" w:hanging="360"/>
      </w:pPr>
      <w:r w:rsidDel="00000000" w:rsidR="00000000" w:rsidRPr="00000000">
        <w:rPr>
          <w:rtl w:val="0"/>
        </w:rPr>
        <w:t xml:space="preserve">Makes unit Invulnerable for duration</w:t>
      </w:r>
    </w:p>
    <w:p w:rsidR="00000000" w:rsidDel="00000000" w:rsidP="00000000" w:rsidRDefault="00000000" w:rsidRPr="00000000" w14:paraId="0000112A">
      <w:pPr>
        <w:numPr>
          <w:ilvl w:val="0"/>
          <w:numId w:val="80"/>
        </w:numPr>
        <w:spacing w:after="0" w:afterAutospacing="0"/>
        <w:ind w:left="720" w:hanging="360"/>
      </w:pPr>
      <w:r w:rsidDel="00000000" w:rsidR="00000000" w:rsidRPr="00000000">
        <w:rPr>
          <w:rtl w:val="0"/>
        </w:rPr>
        <w:t xml:space="preserve">Many channeling spells like staff of teleportation or starfall will dispel this. Use divine shield if you want the same effect without this behavior.</w:t>
      </w:r>
    </w:p>
    <w:p w:rsidR="00000000" w:rsidDel="00000000" w:rsidP="00000000" w:rsidRDefault="00000000" w:rsidRPr="00000000" w14:paraId="0000112B">
      <w:pPr>
        <w:numPr>
          <w:ilvl w:val="0"/>
          <w:numId w:val="80"/>
        </w:numPr>
        <w:spacing w:after="0" w:afterAutospacing="0"/>
        <w:ind w:left="720" w:hanging="360"/>
      </w:pPr>
      <w:r w:rsidDel="00000000" w:rsidR="00000000" w:rsidRPr="00000000">
        <w:rPr>
          <w:rtl w:val="0"/>
        </w:rPr>
        <w:t xml:space="preserve">Seems to not be castable if the ability is hidden through triggers</w:t>
      </w:r>
    </w:p>
    <w:p w:rsidR="00000000" w:rsidDel="00000000" w:rsidP="00000000" w:rsidRDefault="00000000" w:rsidRPr="00000000" w14:paraId="0000112C">
      <w:pPr>
        <w:numPr>
          <w:ilvl w:val="1"/>
          <w:numId w:val="80"/>
        </w:numPr>
        <w:ind w:left="1440" w:hanging="360"/>
      </w:pPr>
      <w:r w:rsidDel="00000000" w:rsidR="00000000" w:rsidRPr="00000000">
        <w:rPr>
          <w:rtl w:val="0"/>
        </w:rPr>
        <w:t xml:space="preserve">If you want it to be cast and hidden, unhide it first then order it before hiding it again</w:t>
      </w:r>
    </w:p>
    <w:p w:rsidR="00000000" w:rsidDel="00000000" w:rsidP="00000000" w:rsidRDefault="00000000" w:rsidRPr="00000000" w14:paraId="0000112D">
      <w:pPr>
        <w:pStyle w:val="Heading2"/>
        <w:ind w:firstLine="720"/>
        <w:rPr/>
      </w:pPr>
      <w:bookmarkStart w:colFirst="0" w:colLast="0" w:name="_4r3kr6wsccbb" w:id="363"/>
      <w:bookmarkEnd w:id="363"/>
      <w:r w:rsidDel="00000000" w:rsidR="00000000" w:rsidRPr="00000000">
        <w:rPr>
          <w:rtl w:val="0"/>
        </w:rPr>
        <w:t xml:space="preserve">-Item Temporary Speed Bonus:</w:t>
      </w:r>
    </w:p>
    <w:p w:rsidR="00000000" w:rsidDel="00000000" w:rsidP="00000000" w:rsidRDefault="00000000" w:rsidRPr="00000000" w14:paraId="0000112E">
      <w:pPr>
        <w:rPr/>
      </w:pPr>
      <w:r w:rsidDel="00000000" w:rsidR="00000000" w:rsidRPr="00000000">
        <w:rPr>
          <w:rtl w:val="0"/>
        </w:rPr>
        <w:tab/>
        <w:tab/>
        <w:t xml:space="preserve">Tags: </w:t>
      </w:r>
      <w:r w:rsidDel="00000000" w:rsidR="00000000" w:rsidRPr="00000000">
        <w:rPr>
          <w:color w:val="0000ff"/>
          <w:rtl w:val="0"/>
        </w:rPr>
        <w:t xml:space="preserve">[Movespeed Increase] [Movespeed Decrease]</w:t>
      </w:r>
      <w:r w:rsidDel="00000000" w:rsidR="00000000" w:rsidRPr="00000000">
        <w:rPr>
          <w:rtl w:val="0"/>
        </w:rPr>
      </w:r>
    </w:p>
    <w:p w:rsidR="00000000" w:rsidDel="00000000" w:rsidP="00000000" w:rsidRDefault="00000000" w:rsidRPr="00000000" w14:paraId="0000112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30">
      <w:pPr>
        <w:ind w:left="720" w:firstLine="720"/>
        <w:rPr/>
      </w:pPr>
      <w:r w:rsidDel="00000000" w:rsidR="00000000" w:rsidRPr="00000000">
        <w:rPr>
          <w:rtl w:val="0"/>
        </w:rPr>
        <w:t xml:space="preserve">RawCode: AIsp</w:t>
      </w:r>
    </w:p>
    <w:p w:rsidR="00000000" w:rsidDel="00000000" w:rsidP="00000000" w:rsidRDefault="00000000" w:rsidRPr="00000000" w14:paraId="0000113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32">
      <w:pPr>
        <w:numPr>
          <w:ilvl w:val="0"/>
          <w:numId w:val="80"/>
        </w:numPr>
        <w:spacing w:after="0" w:afterAutospacing="0"/>
        <w:ind w:left="720" w:hanging="360"/>
      </w:pPr>
      <w:r w:rsidDel="00000000" w:rsidR="00000000" w:rsidRPr="00000000">
        <w:rPr>
          <w:rtl w:val="0"/>
        </w:rPr>
        <w:t xml:space="preserve">“Data - Move Speed Increase”</w:t>
      </w:r>
    </w:p>
    <w:p w:rsidR="00000000" w:rsidDel="00000000" w:rsidP="00000000" w:rsidRDefault="00000000" w:rsidRPr="00000000" w14:paraId="00001133">
      <w:pPr>
        <w:numPr>
          <w:ilvl w:val="1"/>
          <w:numId w:val="80"/>
        </w:numPr>
        <w:ind w:left="1440" w:hanging="360"/>
      </w:pPr>
      <w:r w:rsidDel="00000000" w:rsidR="00000000" w:rsidRPr="00000000">
        <w:rPr>
          <w:rtl w:val="0"/>
        </w:rPr>
        <w:t xml:space="preserve">Negative values causes slowdown.</w:t>
      </w:r>
    </w:p>
    <w:p w:rsidR="00000000" w:rsidDel="00000000" w:rsidP="00000000" w:rsidRDefault="00000000" w:rsidRPr="00000000" w14:paraId="00001134">
      <w:pPr>
        <w:pStyle w:val="Heading2"/>
        <w:ind w:firstLine="720"/>
        <w:rPr/>
      </w:pPr>
      <w:bookmarkStart w:colFirst="0" w:colLast="0" w:name="_h7yv64c9qtky" w:id="364"/>
      <w:bookmarkEnd w:id="364"/>
      <w:r w:rsidDel="00000000" w:rsidR="00000000" w:rsidRPr="00000000">
        <w:rPr>
          <w:rtl w:val="0"/>
        </w:rPr>
        <w:t xml:space="preserve">-Item Town Portal:</w:t>
      </w:r>
    </w:p>
    <w:p w:rsidR="00000000" w:rsidDel="00000000" w:rsidP="00000000" w:rsidRDefault="00000000" w:rsidRPr="00000000" w14:paraId="00001135">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113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37">
      <w:pPr>
        <w:ind w:left="720" w:firstLine="720"/>
        <w:rPr/>
      </w:pPr>
      <w:r w:rsidDel="00000000" w:rsidR="00000000" w:rsidRPr="00000000">
        <w:rPr>
          <w:rtl w:val="0"/>
        </w:rPr>
        <w:t xml:space="preserve">RawCode: AItp</w:t>
      </w:r>
    </w:p>
    <w:p w:rsidR="00000000" w:rsidDel="00000000" w:rsidP="00000000" w:rsidRDefault="00000000" w:rsidRPr="00000000" w14:paraId="0000113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39">
      <w:pPr>
        <w:numPr>
          <w:ilvl w:val="0"/>
          <w:numId w:val="80"/>
        </w:numPr>
        <w:spacing w:after="0" w:afterAutospacing="0"/>
        <w:ind w:left="720" w:hanging="360"/>
      </w:pPr>
      <w:r w:rsidDel="00000000" w:rsidR="00000000" w:rsidRPr="00000000">
        <w:rPr>
          <w:rtl w:val="0"/>
        </w:rPr>
        <w:t xml:space="preserve">Causes the unit to become invulnerable and teleport to a town hall.</w:t>
      </w:r>
    </w:p>
    <w:p w:rsidR="00000000" w:rsidDel="00000000" w:rsidP="00000000" w:rsidRDefault="00000000" w:rsidRPr="00000000" w14:paraId="0000113A">
      <w:pPr>
        <w:numPr>
          <w:ilvl w:val="0"/>
          <w:numId w:val="80"/>
        </w:numPr>
        <w:spacing w:after="0" w:afterAutospacing="0"/>
        <w:ind w:left="720" w:hanging="360"/>
      </w:pPr>
      <w:r w:rsidDel="00000000" w:rsidR="00000000" w:rsidRPr="00000000">
        <w:rPr>
          <w:rtl w:val="0"/>
        </w:rPr>
        <w:t xml:space="preserve">Double clicking this item in the inventory causes you to quickly town portal to your highest tier town hall.</w:t>
      </w:r>
    </w:p>
    <w:p w:rsidR="00000000" w:rsidDel="00000000" w:rsidP="00000000" w:rsidRDefault="00000000" w:rsidRPr="00000000" w14:paraId="0000113B">
      <w:pPr>
        <w:numPr>
          <w:ilvl w:val="0"/>
          <w:numId w:val="80"/>
        </w:numPr>
        <w:spacing w:after="0" w:afterAutospacing="0"/>
        <w:ind w:left="720" w:hanging="360"/>
      </w:pPr>
      <w:r w:rsidDel="00000000" w:rsidR="00000000" w:rsidRPr="00000000">
        <w:rPr>
          <w:rtl w:val="0"/>
        </w:rPr>
        <w:t xml:space="preserve">If the target is not a building, at the end of channeling </w:t>
      </w:r>
      <w:sdt>
        <w:sdtPr>
          <w:alias w:val="Named contributors"/>
          <w:id w:val="-1460541120"/>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113C">
      <w:pPr>
        <w:numPr>
          <w:ilvl w:val="1"/>
          <w:numId w:val="80"/>
        </w:numPr>
        <w:spacing w:after="0" w:afterAutospacing="0"/>
        <w:ind w:left="1440" w:hanging="360"/>
      </w:pPr>
      <w:r w:rsidDel="00000000" w:rsidR="00000000" w:rsidRPr="00000000">
        <w:rPr>
          <w:rtl w:val="0"/>
        </w:rPr>
        <w:t xml:space="preserve">The TP fails</w:t>
      </w:r>
    </w:p>
    <w:p w:rsidR="00000000" w:rsidDel="00000000" w:rsidP="00000000" w:rsidRDefault="00000000" w:rsidRPr="00000000" w14:paraId="0000113D">
      <w:pPr>
        <w:numPr>
          <w:ilvl w:val="1"/>
          <w:numId w:val="80"/>
        </w:numPr>
        <w:spacing w:after="0" w:afterAutospacing="0"/>
        <w:ind w:left="1440" w:hanging="360"/>
      </w:pPr>
      <w:r w:rsidDel="00000000" w:rsidR="00000000" w:rsidRPr="00000000">
        <w:rPr>
          <w:rtl w:val="0"/>
        </w:rPr>
        <w:t xml:space="preserve">Shows the message </w:t>
      </w:r>
      <w:r w:rsidDel="00000000" w:rsidR="00000000" w:rsidRPr="00000000">
        <w:rPr>
          <w:i w:val="1"/>
          <w:iCs w:val="1"/>
          <w:rtl w:val="0"/>
        </w:rPr>
        <w:t xml:space="preserve">A unit cannot be TP</w:t>
      </w:r>
      <w:r w:rsidDel="00000000" w:rsidR="00000000" w:rsidRPr="00000000">
        <w:rPr>
          <w:rtl w:val="0"/>
        </w:rPr>
      </w:r>
    </w:p>
    <w:p w:rsidR="00000000" w:rsidDel="00000000" w:rsidP="00000000" w:rsidRDefault="00000000" w:rsidRPr="00000000" w14:paraId="0000113E">
      <w:pPr>
        <w:numPr>
          <w:ilvl w:val="1"/>
          <w:numId w:val="80"/>
        </w:numPr>
        <w:ind w:left="1440" w:hanging="360"/>
      </w:pPr>
      <w:r w:rsidDel="00000000" w:rsidR="00000000" w:rsidRPr="00000000">
        <w:rPr>
          <w:rtl w:val="0"/>
        </w:rPr>
        <w:t xml:space="preserve">The ability channel is canceled, so if used from an item (i.e. Town Portal Scroll) the item won’t be used</w:t>
      </w:r>
    </w:p>
    <w:p w:rsidR="00000000" w:rsidDel="00000000" w:rsidP="00000000" w:rsidRDefault="00000000" w:rsidRPr="00000000" w14:paraId="0000113F">
      <w:pPr>
        <w:pStyle w:val="Heading2"/>
        <w:ind w:firstLine="720"/>
        <w:rPr/>
      </w:pPr>
      <w:bookmarkStart w:colFirst="0" w:colLast="0" w:name="_ny0br3c98i8l" w:id="365"/>
      <w:bookmarkEnd w:id="365"/>
      <w:r w:rsidDel="00000000" w:rsidR="00000000" w:rsidRPr="00000000">
        <w:rPr>
          <w:rtl w:val="0"/>
        </w:rPr>
        <w:t xml:space="preserve">-Mechanical Critter:</w:t>
      </w:r>
    </w:p>
    <w:p w:rsidR="00000000" w:rsidDel="00000000" w:rsidP="00000000" w:rsidRDefault="00000000" w:rsidRPr="00000000" w14:paraId="00001140">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114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I never really was on your side</w:t>
      </w:r>
    </w:p>
    <w:p w:rsidR="00000000" w:rsidDel="00000000" w:rsidP="00000000" w:rsidRDefault="00000000" w:rsidRPr="00000000" w14:paraId="00001142">
      <w:pPr>
        <w:rPr/>
      </w:pPr>
      <w:r w:rsidDel="00000000" w:rsidR="00000000" w:rsidRPr="00000000">
        <w:rPr>
          <w:rtl w:val="0"/>
        </w:rPr>
        <w:tab/>
        <w:tab/>
        <w:t xml:space="preserve">RawCode: Amec</w:t>
      </w:r>
    </w:p>
    <w:p w:rsidR="00000000" w:rsidDel="00000000" w:rsidP="00000000" w:rsidRDefault="00000000" w:rsidRPr="00000000" w14:paraId="00001143">
      <w:pPr>
        <w:rPr>
          <w:color w:val="ff9900"/>
        </w:rPr>
      </w:pPr>
      <w:r w:rsidDel="00000000" w:rsidR="00000000" w:rsidRPr="00000000">
        <w:rPr>
          <w:rtl w:val="0"/>
        </w:rPr>
        <w:tab/>
        <w:tab/>
        <w:t xml:space="preserve">Latest tested version:</w:t>
        <w:tab/>
      </w:r>
      <w:r w:rsidDel="00000000" w:rsidR="00000000" w:rsidRPr="00000000">
        <w:rPr>
          <w:color w:val="00bf00"/>
          <w:rtl w:val="0"/>
        </w:rPr>
        <w:t xml:space="preserve">1.29.2.9231</w:t>
      </w:r>
      <w:r w:rsidDel="00000000" w:rsidR="00000000" w:rsidRPr="00000000">
        <w:rPr>
          <w:rtl w:val="0"/>
        </w:rPr>
      </w:r>
    </w:p>
    <w:p w:rsidR="00000000" w:rsidDel="00000000" w:rsidP="00000000" w:rsidRDefault="00000000" w:rsidRPr="00000000" w14:paraId="00001144">
      <w:pPr>
        <w:numPr>
          <w:ilvl w:val="0"/>
          <w:numId w:val="80"/>
        </w:numPr>
        <w:spacing w:after="0" w:afterAutospacing="0"/>
        <w:ind w:left="720" w:hanging="360"/>
      </w:pPr>
      <w:r w:rsidDel="00000000" w:rsidR="00000000" w:rsidRPr="00000000">
        <w:rPr>
          <w:rtl w:val="0"/>
        </w:rPr>
        <w:t xml:space="preserve">Creates a random Critter that will be ignored by enemies unless they specifically attack it.</w:t>
      </w:r>
    </w:p>
    <w:p w:rsidR="00000000" w:rsidDel="00000000" w:rsidP="00000000" w:rsidRDefault="00000000" w:rsidRPr="00000000" w14:paraId="00001145">
      <w:pPr>
        <w:numPr>
          <w:ilvl w:val="0"/>
          <w:numId w:val="80"/>
        </w:numPr>
        <w:spacing w:after="0" w:afterAutospacing="0"/>
        <w:ind w:left="720" w:hanging="360"/>
      </w:pPr>
      <w:r w:rsidDel="00000000" w:rsidR="00000000" w:rsidRPr="00000000">
        <w:rPr>
          <w:rtl w:val="0"/>
        </w:rPr>
        <w:t xml:space="preserve">Morphing doesn’t remove its effects</w:t>
      </w:r>
    </w:p>
    <w:p w:rsidR="00000000" w:rsidDel="00000000" w:rsidP="00000000" w:rsidRDefault="00000000" w:rsidRPr="00000000" w14:paraId="00001146">
      <w:pPr>
        <w:numPr>
          <w:ilvl w:val="0"/>
          <w:numId w:val="80"/>
        </w:numPr>
        <w:spacing w:after="0" w:afterAutospacing="0"/>
        <w:ind w:left="720" w:hanging="360"/>
      </w:pPr>
      <w:r w:rsidDel="00000000" w:rsidR="00000000" w:rsidRPr="00000000">
        <w:rPr>
          <w:rtl w:val="0"/>
        </w:rPr>
        <w:t xml:space="preserve">The unit is not shown on the minimap.</w:t>
      </w:r>
    </w:p>
    <w:p w:rsidR="00000000" w:rsidDel="00000000" w:rsidP="00000000" w:rsidRDefault="00000000" w:rsidRPr="00000000" w14:paraId="00001147">
      <w:pPr>
        <w:numPr>
          <w:ilvl w:val="0"/>
          <w:numId w:val="80"/>
        </w:numPr>
        <w:spacing w:after="0" w:afterAutospacing="0"/>
        <w:ind w:left="720" w:hanging="360"/>
      </w:pPr>
      <w:r w:rsidDel="00000000" w:rsidR="00000000" w:rsidRPr="00000000">
        <w:rPr>
          <w:rtl w:val="0"/>
        </w:rPr>
        <w:t xml:space="preserve">Mechanical critter doesn’t get auto-targeted by enemies but they will fight it if it attacks them. If it loses aggro (such as by attacking its allied unit) enemies will go back to happily ignoring it.</w:t>
      </w:r>
    </w:p>
    <w:p w:rsidR="00000000" w:rsidDel="00000000" w:rsidP="00000000" w:rsidRDefault="00000000" w:rsidRPr="00000000" w14:paraId="00001148">
      <w:pPr>
        <w:numPr>
          <w:ilvl w:val="0"/>
          <w:numId w:val="80"/>
        </w:numPr>
        <w:ind w:left="720" w:hanging="360"/>
      </w:pPr>
      <w:r w:rsidDel="00000000" w:rsidR="00000000" w:rsidRPr="00000000">
        <w:rPr>
          <w:rtl w:val="0"/>
        </w:rPr>
        <w:t xml:space="preserve">Despite not being controllable, you can cast mass teleport to it.</w:t>
      </w:r>
    </w:p>
    <w:p w:rsidR="00000000" w:rsidDel="00000000" w:rsidP="00000000" w:rsidRDefault="00000000" w:rsidRPr="00000000" w14:paraId="00001149">
      <w:pPr>
        <w:pStyle w:val="Heading2"/>
        <w:ind w:firstLine="720"/>
        <w:rPr/>
      </w:pPr>
      <w:bookmarkStart w:colFirst="0" w:colLast="0" w:name="_7wopxgws45fi" w:id="366"/>
      <w:bookmarkEnd w:id="366"/>
      <w:r w:rsidDel="00000000" w:rsidR="00000000" w:rsidRPr="00000000">
        <w:rPr>
          <w:rtl w:val="0"/>
        </w:rPr>
        <w:t xml:space="preserve">-Melee Cold Damage Bonus / -Melee Fire Damage Bonus / -Melee Lightning Damage Bonus:</w:t>
      </w:r>
    </w:p>
    <w:p w:rsidR="00000000" w:rsidDel="00000000" w:rsidP="00000000" w:rsidRDefault="00000000" w:rsidRPr="00000000" w14:paraId="0000114A">
      <w:pPr>
        <w:rPr/>
      </w:pPr>
      <w:r w:rsidDel="00000000" w:rsidR="00000000" w:rsidRPr="00000000">
        <w:rPr>
          <w:rtl w:val="0"/>
        </w:rPr>
        <w:tab/>
        <w:tab/>
        <w:t xml:space="preserve">Tags: </w:t>
      </w:r>
      <w:r w:rsidDel="00000000" w:rsidR="00000000" w:rsidRPr="00000000">
        <w:rPr>
          <w:color w:val="0000ff"/>
          <w:rtl w:val="0"/>
        </w:rPr>
        <w:t xml:space="preserve">[Copy] [ORB]</w:t>
      </w:r>
      <w:r w:rsidDel="00000000" w:rsidR="00000000" w:rsidRPr="00000000">
        <w:rPr>
          <w:rtl w:val="0"/>
        </w:rPr>
      </w:r>
    </w:p>
    <w:p w:rsidR="00000000" w:rsidDel="00000000" w:rsidP="00000000" w:rsidRDefault="00000000" w:rsidRPr="00000000" w14:paraId="0000114B">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4C">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4D">
      <w:pPr>
        <w:numPr>
          <w:ilvl w:val="0"/>
          <w:numId w:val="80"/>
        </w:numPr>
        <w:spacing w:after="0" w:afterAutospacing="0"/>
        <w:ind w:left="720" w:hanging="360"/>
      </w:pPr>
      <w:r w:rsidDel="00000000" w:rsidR="00000000" w:rsidRPr="00000000">
        <w:rPr>
          <w:rtl w:val="0"/>
        </w:rPr>
        <w:t xml:space="preserve">Copies of other orb effects, except they simply have the enable attack index as 0</w:t>
      </w:r>
    </w:p>
    <w:p w:rsidR="00000000" w:rsidDel="00000000" w:rsidP="00000000" w:rsidRDefault="00000000" w:rsidRPr="00000000" w14:paraId="0000114E">
      <w:pPr>
        <w:numPr>
          <w:ilvl w:val="0"/>
          <w:numId w:val="80"/>
        </w:numPr>
        <w:ind w:left="720" w:hanging="360"/>
      </w:pPr>
      <w:r w:rsidDel="00000000" w:rsidR="00000000" w:rsidRPr="00000000">
        <w:rPr>
          <w:rtl w:val="0"/>
        </w:rPr>
        <w:t xml:space="preserve">Melee Fire Damage Bonus deals universal type damage to secondary targets</w:t>
      </w:r>
    </w:p>
    <w:p w:rsidR="00000000" w:rsidDel="00000000" w:rsidP="00000000" w:rsidRDefault="00000000" w:rsidRPr="00000000" w14:paraId="0000114F">
      <w:pPr>
        <w:pStyle w:val="Heading2"/>
        <w:ind w:firstLine="720"/>
        <w:rPr/>
      </w:pPr>
      <w:bookmarkStart w:colFirst="0" w:colLast="0" w:name="_unnpac95f5mk" w:id="367"/>
      <w:bookmarkEnd w:id="367"/>
      <w:r w:rsidDel="00000000" w:rsidR="00000000" w:rsidRPr="00000000">
        <w:rPr>
          <w:rtl w:val="0"/>
        </w:rPr>
        <w:t xml:space="preserve">-Monster Lure:</w:t>
      </w:r>
    </w:p>
    <w:p w:rsidR="00000000" w:rsidDel="00000000" w:rsidP="00000000" w:rsidRDefault="00000000" w:rsidRPr="00000000" w14:paraId="00001150">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115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I am totally unsure wtf this is, is it an item for some campaign? Did i miss something?</w:t>
      </w:r>
    </w:p>
    <w:p w:rsidR="00000000" w:rsidDel="00000000" w:rsidP="00000000" w:rsidRDefault="00000000" w:rsidRPr="00000000" w14:paraId="00001152">
      <w:pPr>
        <w:ind w:left="720" w:firstLine="720"/>
        <w:rPr/>
      </w:pPr>
      <w:r w:rsidDel="00000000" w:rsidR="00000000" w:rsidRPr="00000000">
        <w:rPr>
          <w:rtl w:val="0"/>
        </w:rPr>
        <w:t xml:space="preserve">RawCode: AImo</w:t>
      </w:r>
    </w:p>
    <w:p w:rsidR="00000000" w:rsidDel="00000000" w:rsidP="00000000" w:rsidRDefault="00000000" w:rsidRPr="00000000" w14:paraId="0000115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54">
      <w:pPr>
        <w:numPr>
          <w:ilvl w:val="0"/>
          <w:numId w:val="80"/>
        </w:numPr>
        <w:spacing w:after="0" w:afterAutospacing="0"/>
        <w:ind w:left="720" w:hanging="360"/>
      </w:pPr>
      <w:r w:rsidDel="00000000" w:rsidR="00000000" w:rsidRPr="00000000">
        <w:rPr>
          <w:rtl w:val="0"/>
        </w:rPr>
        <w:t xml:space="preserve"> This basically functions like Taunt, except they don’t attack the lure since the ability is hardcoded to always summon the lure to belong to the player “Neutral Passive.”</w:t>
      </w:r>
    </w:p>
    <w:p w:rsidR="00000000" w:rsidDel="00000000" w:rsidP="00000000" w:rsidRDefault="00000000" w:rsidRPr="00000000" w14:paraId="00001155">
      <w:pPr>
        <w:numPr>
          <w:ilvl w:val="0"/>
          <w:numId w:val="80"/>
        </w:numPr>
        <w:ind w:left="720" w:hanging="360"/>
      </w:pPr>
      <w:r w:rsidDel="00000000" w:rsidR="00000000" w:rsidRPr="00000000">
        <w:rPr>
          <w:rtl w:val="0"/>
        </w:rPr>
        <w:t xml:space="preserve">“Stats - Targets Allowed” doesn’t seem to work.</w:t>
      </w:r>
      <w:r w:rsidDel="00000000" w:rsidR="00000000" w:rsidRPr="00000000">
        <w:rPr>
          <w:color w:val="9900ff"/>
          <w:rtl w:val="0"/>
        </w:rPr>
        <w:t xml:space="preserve"> (RoyGBV)</w:t>
      </w:r>
      <w:r w:rsidDel="00000000" w:rsidR="00000000" w:rsidRPr="00000000">
        <w:rPr>
          <w:rtl w:val="0"/>
        </w:rPr>
      </w:r>
    </w:p>
    <w:p w:rsidR="00000000" w:rsidDel="00000000" w:rsidP="00000000" w:rsidRDefault="00000000" w:rsidRPr="00000000" w14:paraId="00001156">
      <w:pPr>
        <w:pStyle w:val="Heading2"/>
        <w:ind w:firstLine="720"/>
        <w:rPr/>
      </w:pPr>
      <w:bookmarkStart w:colFirst="0" w:colLast="0" w:name="_6z4n0160dkpw" w:id="368"/>
      <w:bookmarkEnd w:id="368"/>
      <w:r w:rsidDel="00000000" w:rsidR="00000000" w:rsidRPr="00000000">
        <w:rPr>
          <w:rtl w:val="0"/>
        </w:rPr>
        <w:t xml:space="preserve">-Orb of Darkness:</w:t>
      </w:r>
    </w:p>
    <w:p w:rsidR="00000000" w:rsidDel="00000000" w:rsidP="00000000" w:rsidRDefault="00000000" w:rsidRPr="00000000" w14:paraId="00001157">
      <w:pPr>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115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5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5A">
      <w:pPr>
        <w:numPr>
          <w:ilvl w:val="0"/>
          <w:numId w:val="80"/>
        </w:numPr>
        <w:ind w:left="720" w:hanging="360"/>
      </w:pPr>
      <w:r w:rsidDel="00000000" w:rsidR="00000000" w:rsidRPr="00000000">
        <w:rPr>
          <w:rtl w:val="0"/>
        </w:rPr>
        <w:t xml:space="preserve">Item version of dark rangers Black Arrow</w:t>
      </w:r>
    </w:p>
    <w:p w:rsidR="00000000" w:rsidDel="00000000" w:rsidP="00000000" w:rsidRDefault="00000000" w:rsidRPr="00000000" w14:paraId="0000115B">
      <w:pPr>
        <w:pStyle w:val="Heading2"/>
        <w:ind w:firstLine="720"/>
        <w:rPr/>
      </w:pPr>
      <w:bookmarkStart w:colFirst="0" w:colLast="0" w:name="_u7j39nu07609" w:id="369"/>
      <w:bookmarkEnd w:id="369"/>
      <w:r w:rsidDel="00000000" w:rsidR="00000000" w:rsidRPr="00000000">
        <w:rPr>
          <w:rtl w:val="0"/>
        </w:rPr>
        <w:t xml:space="preserve">-Orb of Slow:</w:t>
      </w:r>
    </w:p>
    <w:p w:rsidR="00000000" w:rsidDel="00000000" w:rsidP="00000000" w:rsidRDefault="00000000" w:rsidRPr="00000000" w14:paraId="0000115C">
      <w:pPr>
        <w:rPr/>
      </w:pPr>
      <w:r w:rsidDel="00000000" w:rsidR="00000000" w:rsidRPr="00000000">
        <w:rPr>
          <w:rtl w:val="0"/>
        </w:rPr>
        <w:tab/>
        <w:tab/>
        <w:t xml:space="preserve">Tags: </w:t>
      </w:r>
      <w:r w:rsidDel="00000000" w:rsidR="00000000" w:rsidRPr="00000000">
        <w:rPr>
          <w:color w:val="0000ff"/>
          <w:rtl w:val="0"/>
        </w:rPr>
        <w:t xml:space="preserve">[ORB]</w:t>
      </w:r>
      <w:r w:rsidDel="00000000" w:rsidR="00000000" w:rsidRPr="00000000">
        <w:rPr>
          <w:rtl w:val="0"/>
        </w:rPr>
      </w:r>
    </w:p>
    <w:p w:rsidR="00000000" w:rsidDel="00000000" w:rsidP="00000000" w:rsidRDefault="00000000" w:rsidRPr="00000000" w14:paraId="0000115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 Proc % chance to cast any given spell when the unit attacks.</w:t>
      </w:r>
    </w:p>
    <w:p w:rsidR="00000000" w:rsidDel="00000000" w:rsidP="00000000" w:rsidRDefault="00000000" w:rsidRPr="00000000" w14:paraId="0000115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5F">
      <w:pPr>
        <w:numPr>
          <w:ilvl w:val="0"/>
          <w:numId w:val="80"/>
        </w:numPr>
        <w:spacing w:after="0" w:afterAutospacing="0"/>
        <w:ind w:left="720" w:hanging="360"/>
      </w:pPr>
      <w:r w:rsidDel="00000000" w:rsidR="00000000" w:rsidRPr="00000000">
        <w:rPr>
          <w:rtl w:val="0"/>
        </w:rPr>
        <w:t xml:space="preserve"> Gives a chance to apply Slow debuff as if it were casted by someone.</w:t>
      </w:r>
    </w:p>
    <w:p w:rsidR="00000000" w:rsidDel="00000000" w:rsidP="00000000" w:rsidRDefault="00000000" w:rsidRPr="00000000" w14:paraId="00001160">
      <w:pPr>
        <w:numPr>
          <w:ilvl w:val="0"/>
          <w:numId w:val="80"/>
        </w:numPr>
        <w:spacing w:after="0" w:afterAutospacing="0"/>
        <w:ind w:left="720" w:hanging="360"/>
      </w:pPr>
      <w:r w:rsidDel="00000000" w:rsidR="00000000" w:rsidRPr="00000000">
        <w:rPr>
          <w:rtl w:val="0"/>
        </w:rPr>
        <w:t xml:space="preserve">If a unit has this ability or an item with this ability and the unit exceeds 99% bonus HP, it will die immediately upon creation</w:t>
      </w:r>
    </w:p>
    <w:p w:rsidR="00000000" w:rsidDel="00000000" w:rsidP="00000000" w:rsidRDefault="00000000" w:rsidRPr="00000000" w14:paraId="00001161">
      <w:pPr>
        <w:numPr>
          <w:ilvl w:val="0"/>
          <w:numId w:val="80"/>
        </w:numPr>
        <w:spacing w:after="0" w:afterAutospacing="0"/>
        <w:ind w:left="720" w:hanging="360"/>
        <w:rPr>
          <w:ins w:author="theyugiohcardforger" w:id="182" w:date="2025-07-20T21:34:44Z"/>
        </w:rPr>
      </w:pPr>
      <w:r w:rsidDel="00000000" w:rsidR="00000000" w:rsidRPr="00000000">
        <w:rPr>
          <w:rtl w:val="0"/>
        </w:rPr>
        <w:t xml:space="preserve">Will not cast the ability unless an attack order is issued, it can be either to attack a target or to attack move (A unit automatically engaging nearby enemies won’t ever cast it). This also applies to the AI player slots. </w:t>
      </w:r>
      <w:r w:rsidDel="00000000" w:rsidR="00000000" w:rsidRPr="00000000">
        <w:rPr>
          <w:color w:val="9900ff"/>
          <w:rtl w:val="0"/>
        </w:rPr>
        <w:t xml:space="preserve">(KitsuneTailsPrower)</w:t>
      </w:r>
      <w:ins w:author="theyugiohcardforger" w:id="182" w:date="2025-07-20T21:34:44Z">
        <w:r w:rsidDel="00000000" w:rsidR="00000000" w:rsidRPr="00000000">
          <w:rPr>
            <w:rtl w:val="0"/>
          </w:rPr>
        </w:r>
      </w:ins>
    </w:p>
    <w:p w:rsidR="00000000" w:rsidDel="00000000" w:rsidP="00000000" w:rsidRDefault="00000000" w:rsidRPr="00000000" w14:paraId="00001162">
      <w:pPr>
        <w:numPr>
          <w:ilvl w:val="0"/>
          <w:numId w:val="80"/>
        </w:numPr>
        <w:spacing w:after="0" w:afterAutospacing="0"/>
        <w:ind w:left="720" w:hanging="360"/>
        <w:rPr>
          <w:ins w:author="theyugiohcardforger" w:id="182" w:date="2025-07-20T21:34:44Z"/>
        </w:rPr>
      </w:pPr>
      <w:ins w:author="theyugiohcardforger" w:id="182" w:date="2025-07-20T21:34:44Z">
        <w:r w:rsidDel="00000000" w:rsidR="00000000" w:rsidRPr="00000000">
          <w:rPr>
            <w:rtl w:val="0"/>
          </w:rPr>
          <w:t xml:space="preserve">WILL cast without an attack order on patch 2.0.3 </w:t>
        </w:r>
        <w:r w:rsidDel="00000000" w:rsidR="00000000" w:rsidRPr="00000000">
          <w:rPr>
            <w:color w:val="9900ff"/>
            <w:rtl w:val="0"/>
          </w:rPr>
          <w:t xml:space="preserve">(KitsuneTailsPrower)</w:t>
        </w:r>
      </w:ins>
    </w:p>
    <w:p w:rsidR="00000000" w:rsidDel="00000000" w:rsidP="00000000" w:rsidRDefault="00000000" w:rsidRPr="00000000" w14:paraId="00001163">
      <w:pPr>
        <w:numPr>
          <w:ilvl w:val="0"/>
          <w:numId w:val="80"/>
        </w:numPr>
        <w:ind w:left="720" w:hanging="360"/>
        <w:rPr>
          <w:color w:val="9900ff"/>
        </w:rPr>
      </w:pPr>
      <w:ins w:author="theyugiohcardforger" w:id="182" w:date="2025-07-20T21:34:44Z">
        <w:r w:rsidDel="00000000" w:rsidR="00000000" w:rsidRPr="00000000">
          <w:rPr>
            <w:rtl w:val="0"/>
          </w:rPr>
          <w:t xml:space="preserve">Will show the cooldown of the specified ability if it has one and not trigger while the cooldown is active. This behavior needs testing in older patches </w:t>
        </w:r>
        <w:r w:rsidDel="00000000" w:rsidR="00000000" w:rsidRPr="00000000">
          <w:rPr>
            <w:color w:val="9900ff"/>
            <w:rtl w:val="0"/>
          </w:rPr>
          <w:t xml:space="preserve">(KitsuneTailsPrower)</w:t>
        </w:r>
      </w:ins>
      <w:r w:rsidDel="00000000" w:rsidR="00000000" w:rsidRPr="00000000">
        <w:rPr>
          <w:rtl w:val="0"/>
        </w:rPr>
      </w:r>
    </w:p>
    <w:p w:rsidR="00000000" w:rsidDel="00000000" w:rsidP="00000000" w:rsidRDefault="00000000" w:rsidRPr="00000000" w14:paraId="00001164">
      <w:pPr>
        <w:pStyle w:val="Heading2"/>
        <w:ind w:firstLine="720"/>
        <w:rPr/>
      </w:pPr>
      <w:bookmarkStart w:colFirst="0" w:colLast="0" w:name="_druo7vklsvcd" w:id="370"/>
      <w:bookmarkEnd w:id="370"/>
      <w:r w:rsidDel="00000000" w:rsidR="00000000" w:rsidRPr="00000000">
        <w:rPr>
          <w:rtl w:val="0"/>
        </w:rPr>
        <w:t xml:space="preserve">-Penguin Squeek:</w:t>
      </w:r>
    </w:p>
    <w:p w:rsidR="00000000" w:rsidDel="00000000" w:rsidP="00000000" w:rsidRDefault="00000000" w:rsidRPr="00000000" w14:paraId="00001165">
      <w:pPr>
        <w:rPr/>
      </w:pPr>
      <w:r w:rsidDel="00000000" w:rsidR="00000000" w:rsidRPr="00000000">
        <w:rPr>
          <w:rtl w:val="0"/>
        </w:rPr>
        <w:tab/>
        <w:tab/>
        <w:t xml:space="preserve">Tags: </w:t>
      </w:r>
      <w:r w:rsidDel="00000000" w:rsidR="00000000" w:rsidRPr="00000000">
        <w:rPr>
          <w:color w:val="0000ff"/>
          <w:rtl w:val="0"/>
        </w:rPr>
        <w:t xml:space="preserve">[Alright Then]</w:t>
      </w:r>
      <w:r w:rsidDel="00000000" w:rsidR="00000000" w:rsidRPr="00000000">
        <w:rPr>
          <w:rtl w:val="0"/>
        </w:rPr>
      </w:r>
    </w:p>
    <w:p w:rsidR="00000000" w:rsidDel="00000000" w:rsidP="00000000" w:rsidRDefault="00000000" w:rsidRPr="00000000" w14:paraId="00001166">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67">
      <w:pPr>
        <w:ind w:left="720" w:firstLine="720"/>
        <w:rPr/>
      </w:pPr>
      <w:r w:rsidDel="00000000" w:rsidR="00000000" w:rsidRPr="00000000">
        <w:rPr>
          <w:rtl w:val="0"/>
        </w:rPr>
        <w:t xml:space="preserve">RawCode: AIpz</w:t>
      </w:r>
    </w:p>
    <w:p w:rsidR="00000000" w:rsidDel="00000000" w:rsidP="00000000" w:rsidRDefault="00000000" w:rsidRPr="00000000" w14:paraId="0000116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69">
      <w:pPr>
        <w:numPr>
          <w:ilvl w:val="0"/>
          <w:numId w:val="80"/>
        </w:numPr>
        <w:ind w:left="720" w:hanging="360"/>
      </w:pPr>
      <w:r w:rsidDel="00000000" w:rsidR="00000000" w:rsidRPr="00000000">
        <w:rPr>
          <w:rtl w:val="0"/>
        </w:rPr>
        <w:t xml:space="preserve">Just a healing potion that has a custom sound effect.</w:t>
      </w:r>
    </w:p>
    <w:p w:rsidR="00000000" w:rsidDel="00000000" w:rsidP="00000000" w:rsidRDefault="00000000" w:rsidRPr="00000000" w14:paraId="0000116A">
      <w:pPr>
        <w:pStyle w:val="Heading2"/>
        <w:ind w:firstLine="720"/>
        <w:rPr/>
      </w:pPr>
      <w:bookmarkStart w:colFirst="0" w:colLast="0" w:name="_pta1yqh3ukzt" w:id="371"/>
      <w:bookmarkEnd w:id="371"/>
      <w:r w:rsidDel="00000000" w:rsidR="00000000" w:rsidRPr="00000000">
        <w:rPr>
          <w:rtl w:val="0"/>
        </w:rPr>
        <w:t xml:space="preserve">-Poison Sting:</w:t>
      </w:r>
    </w:p>
    <w:p w:rsidR="00000000" w:rsidDel="00000000" w:rsidP="00000000" w:rsidRDefault="00000000" w:rsidRPr="00000000" w14:paraId="0000116B">
      <w:pPr>
        <w:rPr/>
      </w:pPr>
      <w:r w:rsidDel="00000000" w:rsidR="00000000" w:rsidRPr="00000000">
        <w:rPr>
          <w:rtl w:val="0"/>
        </w:rPr>
        <w:tab/>
        <w:tab/>
        <w:t xml:space="preserve">Tags: </w:t>
      </w:r>
      <w:r w:rsidDel="00000000" w:rsidR="00000000" w:rsidRPr="00000000">
        <w:rPr>
          <w:color w:val="0000ff"/>
          <w:rtl w:val="0"/>
        </w:rPr>
        <w:t xml:space="preserve">[Copy] [ORB]</w:t>
      </w:r>
      <w:r w:rsidDel="00000000" w:rsidR="00000000" w:rsidRPr="00000000">
        <w:rPr>
          <w:rtl w:val="0"/>
        </w:rPr>
      </w:r>
    </w:p>
    <w:p w:rsidR="00000000" w:rsidDel="00000000" w:rsidP="00000000" w:rsidRDefault="00000000" w:rsidRPr="00000000" w14:paraId="0000116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6D">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6E">
      <w:pPr>
        <w:numPr>
          <w:ilvl w:val="0"/>
          <w:numId w:val="80"/>
        </w:numPr>
        <w:ind w:left="720" w:hanging="360"/>
      </w:pPr>
      <w:r w:rsidDel="00000000" w:rsidR="00000000" w:rsidRPr="00000000">
        <w:rPr>
          <w:rtl w:val="0"/>
        </w:rPr>
        <w:t xml:space="preserve">Orb of Venom</w:t>
      </w:r>
    </w:p>
    <w:p w:rsidR="00000000" w:rsidDel="00000000" w:rsidP="00000000" w:rsidRDefault="00000000" w:rsidRPr="00000000" w14:paraId="0000116F">
      <w:pPr>
        <w:pStyle w:val="Heading2"/>
        <w:ind w:firstLine="720"/>
        <w:rPr/>
      </w:pPr>
      <w:bookmarkStart w:colFirst="0" w:colLast="0" w:name="_46oebztlimy" w:id="372"/>
      <w:bookmarkEnd w:id="372"/>
      <w:r w:rsidDel="00000000" w:rsidR="00000000" w:rsidRPr="00000000">
        <w:rPr>
          <w:rtl w:val="0"/>
        </w:rPr>
        <w:t xml:space="preserve">-Powerup Area Healing:</w:t>
      </w:r>
    </w:p>
    <w:p w:rsidR="00000000" w:rsidDel="00000000" w:rsidP="00000000" w:rsidRDefault="00000000" w:rsidRPr="00000000" w14:paraId="00001170">
      <w:pPr>
        <w:rPr/>
      </w:pPr>
      <w:r w:rsidDel="00000000" w:rsidR="00000000" w:rsidRPr="00000000">
        <w:rPr>
          <w:rtl w:val="0"/>
        </w:rPr>
        <w:tab/>
        <w:tab/>
        <w:t xml:space="preserve">Tags: </w:t>
      </w:r>
      <w:r w:rsidDel="00000000" w:rsidR="00000000" w:rsidRPr="00000000">
        <w:rPr>
          <w:color w:val="0000ff"/>
          <w:rtl w:val="0"/>
        </w:rPr>
        <w:t xml:space="preserve">[Healing]</w:t>
      </w:r>
      <w:r w:rsidDel="00000000" w:rsidR="00000000" w:rsidRPr="00000000">
        <w:rPr>
          <w:rtl w:val="0"/>
        </w:rPr>
      </w:r>
    </w:p>
    <w:p w:rsidR="00000000" w:rsidDel="00000000" w:rsidP="00000000" w:rsidRDefault="00000000" w:rsidRPr="00000000" w14:paraId="0000117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I need healing</w:t>
      </w:r>
    </w:p>
    <w:p w:rsidR="00000000" w:rsidDel="00000000" w:rsidP="00000000" w:rsidRDefault="00000000" w:rsidRPr="00000000" w14:paraId="00001172">
      <w:pPr>
        <w:ind w:left="720" w:firstLine="720"/>
        <w:rPr/>
      </w:pPr>
      <w:r w:rsidDel="00000000" w:rsidR="00000000" w:rsidRPr="00000000">
        <w:rPr>
          <w:rtl w:val="0"/>
        </w:rPr>
        <w:t xml:space="preserve">RawCode: APh1 APh2 APh3</w:t>
      </w:r>
    </w:p>
    <w:p w:rsidR="00000000" w:rsidDel="00000000" w:rsidP="00000000" w:rsidRDefault="00000000" w:rsidRPr="00000000" w14:paraId="0000117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74">
      <w:pPr>
        <w:numPr>
          <w:ilvl w:val="0"/>
          <w:numId w:val="80"/>
        </w:numPr>
        <w:spacing w:after="0" w:afterAutospacing="0"/>
        <w:ind w:left="720" w:hanging="360"/>
      </w:pPr>
      <w:r w:rsidDel="00000000" w:rsidR="00000000" w:rsidRPr="00000000">
        <w:rPr>
          <w:rtl w:val="0"/>
        </w:rPr>
        <w:t xml:space="preserve">“Data - Hit Points Gained”</w:t>
      </w:r>
    </w:p>
    <w:p w:rsidR="00000000" w:rsidDel="00000000" w:rsidP="00000000" w:rsidRDefault="00000000" w:rsidRPr="00000000" w14:paraId="00001175">
      <w:pPr>
        <w:numPr>
          <w:ilvl w:val="1"/>
          <w:numId w:val="80"/>
        </w:numPr>
        <w:ind w:left="1440" w:hanging="360"/>
      </w:pPr>
      <w:r w:rsidDel="00000000" w:rsidR="00000000" w:rsidRPr="00000000">
        <w:rPr>
          <w:rtl w:val="0"/>
        </w:rPr>
        <w:t xml:space="preserve">Negative values cause damage instead.</w:t>
      </w:r>
    </w:p>
    <w:p w:rsidR="00000000" w:rsidDel="00000000" w:rsidP="00000000" w:rsidRDefault="00000000" w:rsidRPr="00000000" w14:paraId="00001176">
      <w:pPr>
        <w:pStyle w:val="Heading2"/>
        <w:ind w:firstLine="720"/>
        <w:rPr/>
      </w:pPr>
      <w:bookmarkStart w:colFirst="0" w:colLast="0" w:name="_4d6b7wo75qr8" w:id="373"/>
      <w:bookmarkEnd w:id="373"/>
      <w:r w:rsidDel="00000000" w:rsidR="00000000" w:rsidRPr="00000000">
        <w:rPr>
          <w:rtl w:val="0"/>
        </w:rPr>
        <w:t xml:space="preserve">-Random Item:</w:t>
      </w:r>
    </w:p>
    <w:p w:rsidR="00000000" w:rsidDel="00000000" w:rsidP="00000000" w:rsidRDefault="00000000" w:rsidRPr="00000000" w14:paraId="00001177">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117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Thinking</w:t>
      </w:r>
    </w:p>
    <w:p w:rsidR="00000000" w:rsidDel="00000000" w:rsidP="00000000" w:rsidRDefault="00000000" w:rsidRPr="00000000" w14:paraId="00001179">
      <w:pPr>
        <w:ind w:left="720" w:firstLine="720"/>
        <w:rPr/>
      </w:pPr>
      <w:r w:rsidDel="00000000" w:rsidR="00000000" w:rsidRPr="00000000">
        <w:rPr>
          <w:rtl w:val="0"/>
        </w:rPr>
        <w:t xml:space="preserve">RawCode: AIri</w:t>
      </w:r>
    </w:p>
    <w:p w:rsidR="00000000" w:rsidDel="00000000" w:rsidP="00000000" w:rsidRDefault="00000000" w:rsidRPr="00000000" w14:paraId="0000117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7B">
      <w:pPr>
        <w:numPr>
          <w:ilvl w:val="0"/>
          <w:numId w:val="80"/>
        </w:numPr>
        <w:spacing w:after="0" w:afterAutospacing="0"/>
        <w:ind w:left="720" w:hanging="360"/>
      </w:pPr>
      <w:r w:rsidDel="00000000" w:rsidR="00000000" w:rsidRPr="00000000">
        <w:rPr>
          <w:rtl w:val="0"/>
        </w:rPr>
        <w:t xml:space="preserve">Replaces an item with a random ‘Replenishment potion’-based item of appropriate level.</w:t>
      </w:r>
    </w:p>
    <w:p w:rsidR="00000000" w:rsidDel="00000000" w:rsidP="00000000" w:rsidRDefault="00000000" w:rsidRPr="00000000" w14:paraId="0000117C">
      <w:pPr>
        <w:numPr>
          <w:ilvl w:val="1"/>
          <w:numId w:val="80"/>
        </w:numPr>
        <w:ind w:left="1440" w:hanging="360"/>
      </w:pPr>
      <w:r w:rsidDel="00000000" w:rsidR="00000000" w:rsidRPr="00000000">
        <w:rPr>
          <w:rtl w:val="0"/>
        </w:rPr>
        <w:t xml:space="preserve">transforms into items that have the morph-value enabled</w:t>
      </w:r>
    </w:p>
    <w:p w:rsidR="00000000" w:rsidDel="00000000" w:rsidP="00000000" w:rsidRDefault="00000000" w:rsidRPr="00000000" w14:paraId="0000117D">
      <w:pPr>
        <w:pStyle w:val="Heading2"/>
        <w:ind w:firstLine="720"/>
        <w:rPr/>
      </w:pPr>
      <w:bookmarkStart w:colFirst="0" w:colLast="0" w:name="_n7e5pq677ts3" w:id="374"/>
      <w:bookmarkEnd w:id="374"/>
      <w:r w:rsidDel="00000000" w:rsidR="00000000" w:rsidRPr="00000000">
        <w:rPr>
          <w:rtl w:val="0"/>
        </w:rPr>
        <w:t xml:space="preserve">-Reanimation:</w:t>
      </w:r>
    </w:p>
    <w:p w:rsidR="00000000" w:rsidDel="00000000" w:rsidP="00000000" w:rsidRDefault="00000000" w:rsidRPr="00000000" w14:paraId="0000117E">
      <w:pPr>
        <w:rPr/>
      </w:pPr>
      <w:r w:rsidDel="00000000" w:rsidR="00000000" w:rsidRPr="00000000">
        <w:rPr>
          <w:rtl w:val="0"/>
        </w:rPr>
        <w:tab/>
        <w:tab/>
        <w:t xml:space="preserve">Tags: </w:t>
      </w:r>
      <w:r w:rsidDel="00000000" w:rsidR="00000000" w:rsidRPr="00000000">
        <w:rPr>
          <w:color w:val="0000ff"/>
          <w:rtl w:val="0"/>
        </w:rPr>
        <w:t xml:space="preserve">[TODO]</w:t>
      </w:r>
      <w:r w:rsidDel="00000000" w:rsidR="00000000" w:rsidRPr="00000000">
        <w:rPr>
          <w:rtl w:val="0"/>
        </w:rPr>
      </w:r>
    </w:p>
    <w:p w:rsidR="00000000" w:rsidDel="00000000" w:rsidP="00000000" w:rsidRDefault="00000000" w:rsidRPr="00000000" w14:paraId="0000117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80">
      <w:pPr>
        <w:ind w:left="720" w:firstLine="720"/>
        <w:rPr/>
      </w:pPr>
      <w:r w:rsidDel="00000000" w:rsidR="00000000" w:rsidRPr="00000000">
        <w:rPr>
          <w:rtl w:val="0"/>
        </w:rPr>
        <w:t xml:space="preserve">RawCode: AInd</w:t>
      </w:r>
    </w:p>
    <w:p w:rsidR="00000000" w:rsidDel="00000000" w:rsidP="00000000" w:rsidRDefault="00000000" w:rsidRPr="00000000" w14:paraId="0000118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82">
      <w:pPr>
        <w:numPr>
          <w:ilvl w:val="0"/>
          <w:numId w:val="80"/>
        </w:numPr>
        <w:ind w:left="720" w:hanging="360"/>
      </w:pPr>
      <w:r w:rsidDel="00000000" w:rsidR="00000000" w:rsidRPr="00000000">
        <w:rPr>
          <w:rtl w:val="0"/>
        </w:rPr>
        <w:t xml:space="preserve">Copy of Dark Knight’s Animate Dead, but only uses one corpse.</w:t>
      </w:r>
    </w:p>
    <w:p w:rsidR="00000000" w:rsidDel="00000000" w:rsidP="00000000" w:rsidRDefault="00000000" w:rsidRPr="00000000" w14:paraId="00001183">
      <w:pPr>
        <w:pStyle w:val="Heading2"/>
        <w:ind w:firstLine="720"/>
        <w:rPr/>
      </w:pPr>
      <w:bookmarkStart w:colFirst="0" w:colLast="0" w:name="_1ypnmdbm30r5" w:id="375"/>
      <w:bookmarkEnd w:id="375"/>
      <w:r w:rsidDel="00000000" w:rsidR="00000000" w:rsidRPr="00000000">
        <w:rPr>
          <w:rtl w:val="0"/>
        </w:rPr>
        <w:t xml:space="preserve">-Rebirth:</w:t>
      </w:r>
    </w:p>
    <w:p w:rsidR="00000000" w:rsidDel="00000000" w:rsidP="00000000" w:rsidRDefault="00000000" w:rsidRPr="00000000" w14:paraId="00001184">
      <w:pPr>
        <w:rPr/>
      </w:pPr>
      <w:r w:rsidDel="00000000" w:rsidR="00000000" w:rsidRPr="00000000">
        <w:rPr>
          <w:rtl w:val="0"/>
        </w:rPr>
        <w:tab/>
        <w:tab/>
        <w:t xml:space="preserve">Tags: </w:t>
      </w:r>
      <w:r w:rsidDel="00000000" w:rsidR="00000000" w:rsidRPr="00000000">
        <w:rPr>
          <w:color w:val="0000ff"/>
          <w:rtl w:val="0"/>
        </w:rPr>
        <w:t xml:space="preserve">[Summon?]</w:t>
      </w:r>
      <w:r w:rsidDel="00000000" w:rsidR="00000000" w:rsidRPr="00000000">
        <w:rPr>
          <w:rtl w:val="0"/>
        </w:rPr>
      </w:r>
    </w:p>
    <w:p w:rsidR="00000000" w:rsidDel="00000000" w:rsidP="00000000" w:rsidRDefault="00000000" w:rsidRPr="00000000" w14:paraId="0000118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86">
      <w:pPr>
        <w:ind w:left="720" w:firstLine="720"/>
        <w:rPr/>
      </w:pPr>
      <w:r w:rsidDel="00000000" w:rsidR="00000000" w:rsidRPr="00000000">
        <w:rPr>
          <w:rtl w:val="0"/>
        </w:rPr>
        <w:t xml:space="preserve">RawCode: AIrb</w:t>
      </w:r>
    </w:p>
    <w:p w:rsidR="00000000" w:rsidDel="00000000" w:rsidP="00000000" w:rsidRDefault="00000000" w:rsidRPr="00000000" w14:paraId="00001187">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88">
      <w:pPr>
        <w:numPr>
          <w:ilvl w:val="0"/>
          <w:numId w:val="80"/>
        </w:numPr>
        <w:spacing w:after="0" w:afterAutospacing="0"/>
        <w:ind w:left="720" w:hanging="360"/>
      </w:pPr>
      <w:r w:rsidDel="00000000" w:rsidR="00000000" w:rsidRPr="00000000">
        <w:rPr>
          <w:rtl w:val="0"/>
        </w:rPr>
        <w:t xml:space="preserve">Revives the unit that it was dropped by and taken control by the player.</w:t>
      </w:r>
    </w:p>
    <w:p w:rsidR="00000000" w:rsidDel="00000000" w:rsidP="00000000" w:rsidRDefault="00000000" w:rsidRPr="00000000" w14:paraId="00001189">
      <w:pPr>
        <w:numPr>
          <w:ilvl w:val="0"/>
          <w:numId w:val="80"/>
        </w:numPr>
        <w:spacing w:after="0" w:afterAutospacing="0"/>
        <w:ind w:left="720" w:hanging="360"/>
      </w:pPr>
      <w:r w:rsidDel="00000000" w:rsidR="00000000" w:rsidRPr="00000000">
        <w:rPr>
          <w:rtl w:val="0"/>
        </w:rPr>
        <w:t xml:space="preserve">Uses the unit’s food cost, but does not inherit upgrades.</w:t>
      </w:r>
    </w:p>
    <w:p w:rsidR="00000000" w:rsidDel="00000000" w:rsidP="00000000" w:rsidRDefault="00000000" w:rsidRPr="00000000" w14:paraId="0000118A">
      <w:pPr>
        <w:numPr>
          <w:ilvl w:val="0"/>
          <w:numId w:val="80"/>
        </w:numPr>
        <w:ind w:left="720" w:hanging="360"/>
      </w:pPr>
      <w:r w:rsidDel="00000000" w:rsidR="00000000" w:rsidRPr="00000000">
        <w:rPr>
          <w:rtl w:val="0"/>
        </w:rPr>
        <w:t xml:space="preserve">When the rebirthed unit dies, it poofs out and leaves no corpse.</w:t>
      </w:r>
    </w:p>
    <w:p w:rsidR="00000000" w:rsidDel="00000000" w:rsidP="00000000" w:rsidRDefault="00000000" w:rsidRPr="00000000" w14:paraId="0000118B">
      <w:pPr>
        <w:pStyle w:val="Heading2"/>
        <w:ind w:firstLine="720"/>
        <w:rPr/>
      </w:pPr>
      <w:bookmarkStart w:colFirst="0" w:colLast="0" w:name="_ref3yulbku9y" w:id="376"/>
      <w:bookmarkEnd w:id="376"/>
      <w:r w:rsidDel="00000000" w:rsidR="00000000" w:rsidRPr="00000000">
        <w:rPr>
          <w:rtl w:val="0"/>
        </w:rPr>
        <w:t xml:space="preserve">-Regeneration Aura:</w:t>
      </w:r>
    </w:p>
    <w:p w:rsidR="00000000" w:rsidDel="00000000" w:rsidP="00000000" w:rsidRDefault="00000000" w:rsidRPr="00000000" w14:paraId="0000118C">
      <w:pPr>
        <w:rPr/>
      </w:pPr>
      <w:r w:rsidDel="00000000" w:rsidR="00000000" w:rsidRPr="00000000">
        <w:rPr>
          <w:rtl w:val="0"/>
        </w:rPr>
        <w:tab/>
        <w:tab/>
        <w:t xml:space="preserve">Tags: </w:t>
      </w:r>
      <w:r w:rsidDel="00000000" w:rsidR="00000000" w:rsidRPr="00000000">
        <w:rPr>
          <w:color w:val="0000ff"/>
          <w:rtl w:val="0"/>
        </w:rPr>
        <w:t xml:space="preserve">[Healing Over Time] [Damage Over Time]</w:t>
      </w:r>
      <w:r w:rsidDel="00000000" w:rsidR="00000000" w:rsidRPr="00000000">
        <w:rPr>
          <w:rtl w:val="0"/>
        </w:rPr>
      </w:r>
    </w:p>
    <w:p w:rsidR="00000000" w:rsidDel="00000000" w:rsidP="00000000" w:rsidRDefault="00000000" w:rsidRPr="00000000" w14:paraId="0000118D">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8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8F">
      <w:pPr>
        <w:numPr>
          <w:ilvl w:val="0"/>
          <w:numId w:val="80"/>
        </w:numPr>
        <w:spacing w:after="0" w:afterAutospacing="0"/>
        <w:ind w:left="720" w:hanging="360"/>
      </w:pPr>
      <w:r w:rsidDel="00000000" w:rsidR="00000000" w:rsidRPr="00000000">
        <w:rPr>
          <w:rtl w:val="0"/>
        </w:rPr>
        <w:t xml:space="preserve">“Data - Amount of hit points regenerated”</w:t>
      </w:r>
    </w:p>
    <w:p w:rsidR="00000000" w:rsidDel="00000000" w:rsidP="00000000" w:rsidRDefault="00000000" w:rsidRPr="00000000" w14:paraId="00001190">
      <w:pPr>
        <w:numPr>
          <w:ilvl w:val="1"/>
          <w:numId w:val="80"/>
        </w:numPr>
        <w:ind w:left="1440" w:hanging="360"/>
      </w:pPr>
      <w:r w:rsidDel="00000000" w:rsidR="00000000" w:rsidRPr="00000000">
        <w:rPr>
          <w:rtl w:val="0"/>
        </w:rPr>
        <w:t xml:space="preserve">Negative values cause damage.</w:t>
      </w:r>
    </w:p>
    <w:p w:rsidR="00000000" w:rsidDel="00000000" w:rsidP="00000000" w:rsidRDefault="00000000" w:rsidRPr="00000000" w14:paraId="00001191">
      <w:pPr>
        <w:pStyle w:val="Heading2"/>
        <w:ind w:firstLine="720"/>
        <w:rPr/>
      </w:pPr>
      <w:bookmarkStart w:colFirst="0" w:colLast="0" w:name="_kjsukt3k8rmf" w:id="377"/>
      <w:bookmarkEnd w:id="377"/>
      <w:r w:rsidDel="00000000" w:rsidR="00000000" w:rsidRPr="00000000">
        <w:rPr>
          <w:rtl w:val="0"/>
        </w:rPr>
        <w:t xml:space="preserve">-Spell Book:</w:t>
      </w:r>
    </w:p>
    <w:p w:rsidR="00000000" w:rsidDel="00000000" w:rsidP="00000000" w:rsidRDefault="00000000" w:rsidRPr="00000000" w14:paraId="00001192">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119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94">
      <w:pPr>
        <w:ind w:left="720" w:firstLine="720"/>
        <w:rPr/>
      </w:pPr>
      <w:r w:rsidDel="00000000" w:rsidR="00000000" w:rsidRPr="00000000">
        <w:rPr>
          <w:rtl w:val="0"/>
        </w:rPr>
        <w:t xml:space="preserve">RawCode: Aspb</w:t>
      </w:r>
    </w:p>
    <w:p w:rsidR="00000000" w:rsidDel="00000000" w:rsidP="00000000" w:rsidRDefault="00000000" w:rsidRPr="00000000" w14:paraId="0000119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1.29.2.9231</w:t>
      </w:r>
      <w:r w:rsidDel="00000000" w:rsidR="00000000" w:rsidRPr="00000000">
        <w:rPr>
          <w:rtl w:val="0"/>
        </w:rPr>
      </w:r>
    </w:p>
    <w:p w:rsidR="00000000" w:rsidDel="00000000" w:rsidP="00000000" w:rsidRDefault="00000000" w:rsidRPr="00000000" w14:paraId="00001196">
      <w:pPr>
        <w:numPr>
          <w:ilvl w:val="0"/>
          <w:numId w:val="80"/>
        </w:numPr>
        <w:spacing w:after="0" w:afterAutospacing="0"/>
        <w:ind w:left="720" w:hanging="360"/>
      </w:pPr>
      <w:r w:rsidDel="00000000" w:rsidR="00000000" w:rsidRPr="00000000">
        <w:rPr>
          <w:rtl w:val="0"/>
        </w:rPr>
        <w:t xml:space="preserve">Allows the user to open up a new menu in their unit to use abilities</w:t>
      </w:r>
    </w:p>
    <w:p w:rsidR="00000000" w:rsidDel="00000000" w:rsidP="00000000" w:rsidRDefault="00000000" w:rsidRPr="00000000" w14:paraId="00001197">
      <w:pPr>
        <w:numPr>
          <w:ilvl w:val="0"/>
          <w:numId w:val="80"/>
        </w:numPr>
        <w:spacing w:after="0" w:afterAutospacing="0"/>
        <w:ind w:left="720" w:hanging="360"/>
      </w:pPr>
      <w:r w:rsidDel="00000000" w:rsidR="00000000" w:rsidRPr="00000000">
        <w:rPr>
          <w:rtl w:val="0"/>
        </w:rPr>
        <w:t xml:space="preserve">Invalid IDs in the spell book are ignored</w:t>
      </w:r>
    </w:p>
    <w:p w:rsidR="00000000" w:rsidDel="00000000" w:rsidP="00000000" w:rsidRDefault="00000000" w:rsidRPr="00000000" w14:paraId="00001198">
      <w:pPr>
        <w:numPr>
          <w:ilvl w:val="0"/>
          <w:numId w:val="80"/>
        </w:numPr>
        <w:spacing w:after="0" w:afterAutospacing="0"/>
        <w:ind w:left="720" w:hanging="360"/>
      </w:pPr>
      <w:r w:rsidDel="00000000" w:rsidR="00000000" w:rsidRPr="00000000">
        <w:rPr>
          <w:rtl w:val="0"/>
        </w:rPr>
        <w:t xml:space="preserve">The ability icon coordinate in the sub-menu depends on the order of the spells listed in the book, which means it ignores the ability X/Y coordinates</w:t>
      </w:r>
    </w:p>
    <w:p w:rsidR="00000000" w:rsidDel="00000000" w:rsidP="00000000" w:rsidRDefault="00000000" w:rsidRPr="00000000" w14:paraId="00001199">
      <w:pPr>
        <w:numPr>
          <w:ilvl w:val="1"/>
          <w:numId w:val="80"/>
        </w:numPr>
        <w:spacing w:after="0" w:afterAutospacing="0"/>
        <w:ind w:left="1440" w:hanging="360"/>
      </w:pPr>
      <w:r w:rsidDel="00000000" w:rsidR="00000000" w:rsidRPr="00000000">
        <w:rPr>
          <w:rtl w:val="0"/>
        </w:rPr>
        <w:t xml:space="preserve">You cannot control where each ability is if you want to have holes, neither by adding invalid ability IDs</w:t>
      </w:r>
    </w:p>
    <w:p w:rsidR="00000000" w:rsidDel="00000000" w:rsidP="00000000" w:rsidRDefault="00000000" w:rsidRPr="00000000" w14:paraId="0000119A">
      <w:pPr>
        <w:numPr>
          <w:ilvl w:val="0"/>
          <w:numId w:val="80"/>
        </w:numPr>
        <w:spacing w:after="0" w:afterAutospacing="0"/>
        <w:ind w:left="720" w:hanging="360"/>
      </w:pPr>
      <w:r w:rsidDel="00000000" w:rsidR="00000000" w:rsidRPr="00000000">
        <w:rPr>
          <w:rtl w:val="0"/>
        </w:rPr>
        <w:t xml:space="preserve">Supposedly stackable with different order IDs.</w:t>
      </w:r>
    </w:p>
    <w:p w:rsidR="00000000" w:rsidDel="00000000" w:rsidP="00000000" w:rsidRDefault="00000000" w:rsidRPr="00000000" w14:paraId="0000119B">
      <w:pPr>
        <w:numPr>
          <w:ilvl w:val="0"/>
          <w:numId w:val="80"/>
        </w:numPr>
        <w:spacing w:after="0" w:afterAutospacing="0"/>
        <w:ind w:left="720" w:hanging="360"/>
      </w:pPr>
      <w:r w:rsidDel="00000000" w:rsidR="00000000" w:rsidRPr="00000000">
        <w:rPr>
          <w:rtl w:val="0"/>
        </w:rPr>
        <w:t xml:space="preserve">The original way to hide abilities before the new coordinate hiding.</w:t>
      </w:r>
    </w:p>
    <w:p w:rsidR="00000000" w:rsidDel="00000000" w:rsidP="00000000" w:rsidRDefault="00000000" w:rsidRPr="00000000" w14:paraId="0000119C">
      <w:pPr>
        <w:numPr>
          <w:ilvl w:val="0"/>
          <w:numId w:val="80"/>
        </w:numPr>
        <w:spacing w:after="0" w:afterAutospacing="0"/>
        <w:ind w:left="720" w:hanging="360"/>
      </w:pPr>
      <w:r w:rsidDel="00000000" w:rsidR="00000000" w:rsidRPr="00000000">
        <w:rPr>
          <w:rtl w:val="0"/>
        </w:rPr>
        <w:t xml:space="preserve">Changing the orderid to a build ability transforms the spellbook to a build menu.</w:t>
      </w:r>
    </w:p>
    <w:p w:rsidR="00000000" w:rsidDel="00000000" w:rsidP="00000000" w:rsidRDefault="00000000" w:rsidRPr="00000000" w14:paraId="0000119D">
      <w:pPr>
        <w:numPr>
          <w:ilvl w:val="1"/>
          <w:numId w:val="80"/>
        </w:numPr>
        <w:spacing w:after="0" w:afterAutospacing="0"/>
        <w:ind w:left="1440" w:hanging="360"/>
      </w:pPr>
      <w:r w:rsidDel="00000000" w:rsidR="00000000" w:rsidRPr="00000000">
        <w:rPr>
          <w:rtl w:val="0"/>
        </w:rPr>
        <w:t xml:space="preserve">Shows the buildings that unit can already build in its building list</w:t>
      </w:r>
    </w:p>
    <w:p w:rsidR="00000000" w:rsidDel="00000000" w:rsidP="00000000" w:rsidRDefault="00000000" w:rsidRPr="00000000" w14:paraId="0000119E">
      <w:pPr>
        <w:numPr>
          <w:ilvl w:val="1"/>
          <w:numId w:val="80"/>
        </w:numPr>
        <w:spacing w:after="0" w:afterAutospacing="0"/>
        <w:ind w:left="1440" w:hanging="360"/>
      </w:pPr>
      <w:r w:rsidDel="00000000" w:rsidR="00000000" w:rsidRPr="00000000">
        <w:rPr>
          <w:rtl w:val="0"/>
        </w:rPr>
        <w:t xml:space="preserve">Spells can still be added so you have a menu of spells and buildings together.</w:t>
      </w:r>
    </w:p>
    <w:p w:rsidR="00000000" w:rsidDel="00000000" w:rsidP="00000000" w:rsidRDefault="00000000" w:rsidRPr="00000000" w14:paraId="0000119F">
      <w:pPr>
        <w:numPr>
          <w:ilvl w:val="1"/>
          <w:numId w:val="80"/>
        </w:numPr>
        <w:spacing w:after="0" w:afterAutospacing="0"/>
        <w:ind w:left="1440" w:hanging="360"/>
      </w:pPr>
      <w:r w:rsidDel="00000000" w:rsidR="00000000" w:rsidRPr="00000000">
        <w:rPr>
          <w:rtl w:val="0"/>
        </w:rPr>
        <w:t xml:space="preserve">Spells indicated in OE will replace the button position of a building.</w:t>
      </w:r>
    </w:p>
    <w:p w:rsidR="00000000" w:rsidDel="00000000" w:rsidP="00000000" w:rsidRDefault="00000000" w:rsidRPr="00000000" w14:paraId="000011A0">
      <w:pPr>
        <w:numPr>
          <w:ilvl w:val="1"/>
          <w:numId w:val="80"/>
        </w:numPr>
        <w:spacing w:after="0" w:afterAutospacing="0"/>
        <w:ind w:left="1440" w:hanging="360"/>
      </w:pPr>
      <w:r w:rsidDel="00000000" w:rsidR="00000000" w:rsidRPr="00000000">
        <w:rPr>
          <w:rtl w:val="0"/>
        </w:rPr>
        <w:t xml:space="preserve">Hiding the build ability through triggers will remove the building list from the spellbook too</w:t>
      </w:r>
    </w:p>
    <w:p w:rsidR="00000000" w:rsidDel="00000000" w:rsidP="00000000" w:rsidRDefault="00000000" w:rsidRPr="00000000" w14:paraId="000011A1">
      <w:pPr>
        <w:numPr>
          <w:ilvl w:val="2"/>
          <w:numId w:val="80"/>
        </w:numPr>
        <w:spacing w:after="0" w:afterAutospacing="0"/>
        <w:ind w:left="2160" w:hanging="360"/>
      </w:pPr>
      <w:r w:rsidDel="00000000" w:rsidR="00000000" w:rsidRPr="00000000">
        <w:rPr>
          <w:rtl w:val="0"/>
        </w:rPr>
        <w:t xml:space="preserve">Hiding the button through </w:t>
      </w:r>
      <w:r w:rsidDel="00000000" w:rsidR="00000000" w:rsidRPr="00000000">
        <w:rPr>
          <w:rtl w:val="0"/>
        </w:rPr>
        <w:t xml:space="preserve">Leandrotp’s</w:t>
      </w:r>
      <w:r w:rsidDel="00000000" w:rsidR="00000000" w:rsidRPr="00000000">
        <w:rPr>
          <w:rtl w:val="0"/>
        </w:rPr>
        <w:t xml:space="preserve"> method or (0, -11) is the only way to prevent it.</w:t>
      </w:r>
    </w:p>
    <w:p w:rsidR="00000000" w:rsidDel="00000000" w:rsidP="00000000" w:rsidRDefault="00000000" w:rsidRPr="00000000" w14:paraId="000011A2">
      <w:pPr>
        <w:numPr>
          <w:ilvl w:val="2"/>
          <w:numId w:val="80"/>
        </w:numPr>
        <w:spacing w:after="0" w:afterAutospacing="0"/>
        <w:ind w:left="2160" w:hanging="360"/>
      </w:pPr>
      <w:r w:rsidDel="00000000" w:rsidR="00000000" w:rsidRPr="00000000">
        <w:rPr>
          <w:rtl w:val="0"/>
        </w:rPr>
        <w:t xml:space="preserve">The build ability hidden this way still allows units to build the buildings if triggered to do so.</w:t>
      </w:r>
    </w:p>
    <w:p w:rsidR="00000000" w:rsidDel="00000000" w:rsidP="00000000" w:rsidRDefault="00000000" w:rsidRPr="00000000" w14:paraId="000011A3">
      <w:pPr>
        <w:numPr>
          <w:ilvl w:val="0"/>
          <w:numId w:val="80"/>
        </w:numPr>
        <w:spacing w:after="0" w:afterAutospacing="0"/>
        <w:ind w:left="720" w:hanging="360"/>
      </w:pPr>
      <w:r w:rsidDel="00000000" w:rsidR="00000000" w:rsidRPr="00000000">
        <w:rPr>
          <w:rtl w:val="0"/>
        </w:rPr>
        <w:t xml:space="preserve">Using the same orderId for two spell book abilities fuses the contents of both into the same menu</w:t>
      </w:r>
      <w:r w:rsidDel="00000000" w:rsidR="00000000" w:rsidRPr="00000000">
        <w:rPr>
          <w:rtl w:val="0"/>
        </w:rPr>
      </w:r>
    </w:p>
    <w:p w:rsidR="00000000" w:rsidDel="00000000" w:rsidP="00000000" w:rsidRDefault="00000000" w:rsidRPr="00000000" w14:paraId="000011A4">
      <w:pPr>
        <w:numPr>
          <w:ilvl w:val="0"/>
          <w:numId w:val="80"/>
        </w:numPr>
        <w:spacing w:after="0" w:afterAutospacing="0"/>
        <w:ind w:left="720" w:hanging="360"/>
      </w:pPr>
      <w:r w:rsidDel="00000000" w:rsidR="00000000" w:rsidRPr="00000000">
        <w:rPr>
          <w:rtl w:val="0"/>
        </w:rPr>
        <w:t xml:space="preserve">If a unit has this ability or an item with this ability and the unit exceeds 99% bonus HP, it will die immediately upon creation</w:t>
      </w:r>
    </w:p>
    <w:p w:rsidR="00000000" w:rsidDel="00000000" w:rsidP="00000000" w:rsidRDefault="00000000" w:rsidRPr="00000000" w14:paraId="000011A5">
      <w:pPr>
        <w:numPr>
          <w:ilvl w:val="1"/>
          <w:numId w:val="80"/>
        </w:numPr>
        <w:spacing w:after="0" w:afterAutospacing="0"/>
        <w:ind w:left="1440" w:hanging="360"/>
      </w:pPr>
      <w:r w:rsidDel="00000000" w:rsidR="00000000" w:rsidRPr="00000000">
        <w:rPr>
          <w:rtl w:val="0"/>
        </w:rPr>
        <w:t xml:space="preserve">This has finally been fixed with patch 2.0.3</w:t>
      </w:r>
    </w:p>
    <w:p w:rsidR="00000000" w:rsidDel="00000000" w:rsidP="00000000" w:rsidRDefault="00000000" w:rsidRPr="00000000" w14:paraId="000011A6">
      <w:pPr>
        <w:numPr>
          <w:ilvl w:val="0"/>
          <w:numId w:val="80"/>
        </w:numPr>
        <w:spacing w:after="0" w:afterAutospacing="0"/>
        <w:ind w:left="720" w:hanging="360"/>
      </w:pPr>
      <w:r w:rsidDel="00000000" w:rsidR="00000000" w:rsidRPr="00000000">
        <w:rPr>
          <w:rtl w:val="0"/>
        </w:rPr>
        <w:t xml:space="preserve">If the unit upgrades into another unit (for example Town Hall -&gt; Keep), or morphs with barrage/chaos ability ; and both old and new versions of the unit has the same spell book ability ID, all the abilities inside that spell book will be removed (2.X) </w:t>
      </w:r>
      <w:sdt>
        <w:sdtPr>
          <w:alias w:val="Named contributors"/>
          <w:id w:val="-314534693"/>
          <w:dropDownList w:lastValue="FlameofChange">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FlameofChange</w:t>
          </w:r>
        </w:sdtContent>
      </w:sdt>
      <w:r w:rsidDel="00000000" w:rsidR="00000000" w:rsidRPr="00000000">
        <w:rPr>
          <w:rtl w:val="0"/>
        </w:rPr>
      </w:r>
    </w:p>
    <w:p w:rsidR="00000000" w:rsidDel="00000000" w:rsidP="00000000" w:rsidRDefault="00000000" w:rsidRPr="00000000" w14:paraId="000011A7">
      <w:pPr>
        <w:numPr>
          <w:ilvl w:val="1"/>
          <w:numId w:val="80"/>
        </w:numPr>
        <w:spacing w:after="0" w:afterAutospacing="0"/>
        <w:ind w:left="1440" w:hanging="360"/>
      </w:pPr>
      <w:r w:rsidDel="00000000" w:rsidR="00000000" w:rsidRPr="00000000">
        <w:rPr>
          <w:rtl w:val="0"/>
        </w:rPr>
        <w:t xml:space="preserve">Adding manually the abilities after transformation does not work, even if you remove them before</w:t>
      </w:r>
    </w:p>
    <w:p w:rsidR="00000000" w:rsidDel="00000000" w:rsidP="00000000" w:rsidRDefault="00000000" w:rsidRPr="00000000" w14:paraId="000011A8">
      <w:pPr>
        <w:numPr>
          <w:ilvl w:val="1"/>
          <w:numId w:val="80"/>
        </w:numPr>
        <w:spacing w:after="0" w:afterAutospacing="0"/>
        <w:ind w:left="1440" w:hanging="360"/>
      </w:pPr>
      <w:r w:rsidDel="00000000" w:rsidR="00000000" w:rsidRPr="00000000">
        <w:rPr>
          <w:rtl w:val="0"/>
        </w:rPr>
        <w:t xml:space="preserve">Doesn’t work either when removing and adding again the spellbook ability</w:t>
      </w:r>
    </w:p>
    <w:p w:rsidR="00000000" w:rsidDel="00000000" w:rsidP="00000000" w:rsidRDefault="00000000" w:rsidRPr="00000000" w14:paraId="000011A9">
      <w:pPr>
        <w:numPr>
          <w:ilvl w:val="1"/>
          <w:numId w:val="80"/>
        </w:numPr>
        <w:spacing w:after="0" w:afterAutospacing="0"/>
        <w:ind w:left="1440" w:hanging="360"/>
        <w:rPr>
          <w:b w:val="1"/>
          <w:bCs w:val="1"/>
        </w:rPr>
      </w:pPr>
      <w:r w:rsidDel="00000000" w:rsidR="00000000" w:rsidRPr="00000000">
        <w:rPr>
          <w:b w:val="1"/>
          <w:bCs w:val="1"/>
          <w:rtl w:val="0"/>
        </w:rPr>
        <w:t xml:space="preserve">To fix this, make the abilities inside the spellbook permanent with UnitMakeAbilityPermanent</w:t>
      </w:r>
      <w:r w:rsidDel="00000000" w:rsidR="00000000" w:rsidRPr="00000000">
        <w:rPr>
          <w:rtl w:val="0"/>
        </w:rPr>
        <w:t xml:space="preserve">, then the abilities will stay even after transformation</w:t>
      </w:r>
    </w:p>
    <w:p w:rsidR="00000000" w:rsidDel="00000000" w:rsidP="00000000" w:rsidRDefault="00000000" w:rsidRPr="00000000" w14:paraId="000011AA">
      <w:pPr>
        <w:numPr>
          <w:ilvl w:val="1"/>
          <w:numId w:val="80"/>
        </w:numPr>
        <w:spacing w:after="0" w:afterAutospacing="0"/>
        <w:ind w:left="1440" w:hanging="360"/>
      </w:pPr>
      <w:r w:rsidDel="00000000" w:rsidR="00000000" w:rsidRPr="00000000">
        <w:rPr>
          <w:rtl w:val="0"/>
        </w:rPr>
        <w:t xml:space="preserve">Needs further tests to verify it and checking other weird cases</w:t>
      </w:r>
    </w:p>
    <w:p w:rsidR="00000000" w:rsidDel="00000000" w:rsidP="00000000" w:rsidRDefault="00000000" w:rsidRPr="00000000" w14:paraId="000011AB">
      <w:pPr>
        <w:numPr>
          <w:ilvl w:val="1"/>
          <w:numId w:val="80"/>
        </w:numPr>
        <w:spacing w:after="0" w:afterAutospacing="0"/>
        <w:ind w:left="1440" w:hanging="360"/>
      </w:pPr>
      <w:r w:rsidDel="00000000" w:rsidR="00000000" w:rsidRPr="00000000">
        <w:rPr>
          <w:rtl w:val="0"/>
        </w:rPr>
        <w:t xml:space="preserve">Needs to be tested for other warcraft 3 versions</w:t>
      </w:r>
    </w:p>
    <w:p w:rsidR="00000000" w:rsidDel="00000000" w:rsidP="00000000" w:rsidRDefault="00000000" w:rsidRPr="00000000" w14:paraId="000011AC">
      <w:pPr>
        <w:numPr>
          <w:ilvl w:val="0"/>
          <w:numId w:val="80"/>
        </w:numPr>
        <w:spacing w:after="0" w:afterAutospacing="0"/>
        <w:ind w:left="720" w:hanging="360"/>
      </w:pPr>
      <w:r w:rsidDel="00000000" w:rsidR="00000000" w:rsidRPr="00000000">
        <w:rPr>
          <w:rtl w:val="0"/>
        </w:rPr>
        <w:t xml:space="preserve">If Sentinel or Flare are in the spell book and another spell book containing Sentinel or Flare is merged, the charges will increase by merged spell book amount. Multiple Sentinels and Flares can be merged at once, for example a spell book with 10 identical Sentinel abilities will increase the charges by that many. If spell book is removed from the unit, extra charges disappear. </w:t>
      </w:r>
    </w:p>
    <w:p w:rsidR="00000000" w:rsidDel="00000000" w:rsidP="00000000" w:rsidRDefault="00000000" w:rsidRPr="00000000" w14:paraId="000011AD">
      <w:pPr>
        <w:numPr>
          <w:ilvl w:val="1"/>
          <w:numId w:val="80"/>
        </w:numPr>
        <w:spacing w:after="0" w:afterAutospacing="0"/>
        <w:ind w:left="1440" w:hanging="360"/>
      </w:pPr>
      <w:r w:rsidDel="00000000" w:rsidR="00000000" w:rsidRPr="00000000">
        <w:rPr>
          <w:rtl w:val="0"/>
        </w:rPr>
        <w:t xml:space="preserve">Charges are not displayed in the spell book menu.</w:t>
      </w:r>
    </w:p>
    <w:p w:rsidR="00000000" w:rsidDel="00000000" w:rsidP="00000000" w:rsidRDefault="00000000" w:rsidRPr="00000000" w14:paraId="000011AE">
      <w:pPr>
        <w:numPr>
          <w:ilvl w:val="0"/>
          <w:numId w:val="80"/>
        </w:numPr>
        <w:spacing w:after="0" w:afterAutospacing="0"/>
        <w:ind w:left="720" w:hanging="360"/>
      </w:pPr>
      <w:r w:rsidDel="00000000" w:rsidR="00000000" w:rsidRPr="00000000">
        <w:rPr>
          <w:rtl w:val="0"/>
        </w:rPr>
        <w:t xml:space="preserve">Spell List can exceed the Maximum Spells field, in which case each Spell Book instance randomizes which spells it will add, however only if Minimum amount is smaller than Maximum by 1 </w:t>
      </w:r>
      <w:sdt>
        <w:sdtPr>
          <w:alias w:val="Named contributors"/>
          <w:id w:val="-1079168391"/>
          <w:dropDownList w:lastValue="Insanity AI">
            <w:listItem w:displayText="Abovegame" w:value="Abovegame"/>
            <w:listItem w:displayText="Akaiharuki" w:value="Akaiharuki"/>
            <w:listItem w:displayText="Barbafire" w:value="Barbafire"/>
            <w:listItem w:displayText="DrakoL1ch" w:value="DrakoL1ch"/>
            <w:listItem w:displayText="Doomsheep" w:value="Doomsheep"/>
            <w:listItem w:displayText="Duckfarter" w:value="Duckfarter"/>
            <w:listItem w:displayText="emperor_d3st" w:value="emperor_d3st"/>
            <w:listItem w:displayText="EternalOne" w:value="EternalOne"/>
            <w:listItem w:displayText="FlameofChange" w:value="FlameofChange"/>
            <w:listItem w:displayText="Insanity AI" w:value="Insanity AI"/>
            <w:listItem w:displayText="Khyrberos" w:value="Khyrberos"/>
            <w:listItem w:displayText="Kino" w:value="Kino"/>
            <w:listItem w:displayText="KitsuneTailsPrower" w:value="KitsuneTailsPrower"/>
            <w:listItem w:displayText="Krotos" w:value="Krotos"/>
            <w:listItem w:displayText="Nudl" w:value="Nudl"/>
            <w:listItem w:displayText="Prometheus3375" w:value="Prometheus3375"/>
            <w:listItem w:displayText="RoyGBV" w:value="RoyGBV"/>
            <w:listItem w:displayText="Selaya" w:value="Selaya"/>
            <w:listItem w:displayText="Somen00b" w:value="Somen00b"/>
            <w:listItem w:displayText="Tal0n" w:value="Tal0n"/>
            <w:listItem w:displayText="Uyarrr" w:value="Uyarrr"/>
            <w:listItem w:displayText="Yeti" w:value="Yeti"/>
            <w:listItem w:displayText="ZiHeLL" w:value="ZiHeLL"/>
          </w:dropDownList>
        </w:sdtPr>
        <w:sdtContent>
          <w:r w:rsidDel="00000000" w:rsidR="00000000" w:rsidRPr="00000000">
            <w:rPr>
              <w:color w:val="5a3286"/>
              <w:shd w:fill="e6cff2" w:val="clear"/>
            </w:rPr>
            <w:t xml:space="preserve">Insanity AI</w:t>
          </w:r>
        </w:sdtContent>
      </w:sdt>
      <w:r w:rsidDel="00000000" w:rsidR="00000000" w:rsidRPr="00000000">
        <w:rPr>
          <w:rtl w:val="0"/>
        </w:rPr>
        <w:t xml:space="preserve"> (nartik_)</w:t>
      </w:r>
    </w:p>
    <w:p w:rsidR="00000000" w:rsidDel="00000000" w:rsidP="00000000" w:rsidRDefault="00000000" w:rsidRPr="00000000" w14:paraId="000011AF">
      <w:pPr>
        <w:numPr>
          <w:ilvl w:val="1"/>
          <w:numId w:val="80"/>
        </w:numPr>
        <w:spacing w:after="0" w:afterAutospacing="0"/>
        <w:ind w:left="1440" w:hanging="360"/>
      </w:pPr>
      <w:r w:rsidDel="00000000" w:rsidR="00000000" w:rsidRPr="00000000">
        <w:rPr>
          <w:rtl w:val="0"/>
        </w:rPr>
        <w:t xml:space="preserve">Amount of spells can be randomized by having Minimum and Maximum Spells have a difference of at least 2, e.g. Min: 1, Max: 3 -&gt; Spell Book will have either 2 or 3 abilities.</w:t>
      </w:r>
    </w:p>
    <w:p w:rsidR="00000000" w:rsidDel="00000000" w:rsidP="00000000" w:rsidRDefault="00000000" w:rsidRPr="00000000" w14:paraId="000011B0">
      <w:pPr>
        <w:numPr>
          <w:ilvl w:val="1"/>
          <w:numId w:val="80"/>
        </w:numPr>
        <w:spacing w:after="0" w:afterAutospacing="0"/>
        <w:ind w:left="1440" w:hanging="360"/>
      </w:pPr>
      <w:r w:rsidDel="00000000" w:rsidR="00000000" w:rsidRPr="00000000">
        <w:rPr>
          <w:rtl w:val="0"/>
        </w:rPr>
        <w:t xml:space="preserve">If Minimum is 1 less than Maximum, it always gives the Maximum amount of spells, but random.</w:t>
      </w:r>
    </w:p>
    <w:p w:rsidR="00000000" w:rsidDel="00000000" w:rsidP="00000000" w:rsidRDefault="00000000" w:rsidRPr="00000000" w14:paraId="000011B1">
      <w:pPr>
        <w:numPr>
          <w:ilvl w:val="1"/>
          <w:numId w:val="80"/>
        </w:numPr>
        <w:spacing w:after="0" w:afterAutospacing="0"/>
        <w:ind w:left="1440" w:hanging="360"/>
      </w:pPr>
      <w:r w:rsidDel="00000000" w:rsidR="00000000" w:rsidRPr="00000000">
        <w:rPr>
          <w:rtl w:val="0"/>
        </w:rPr>
        <w:t xml:space="preserve">If Minimum Spells is higher or the same as Maximum Spells, it no longer randomizes but takes the amount of spells dictated by Maximum Spells field, in the order declared by the Spell List field</w:t>
      </w:r>
      <w:r w:rsidDel="00000000" w:rsidR="00000000" w:rsidRPr="00000000">
        <w:rPr>
          <w:rtl w:val="0"/>
        </w:rPr>
        <w:t xml:space="preserve">.</w:t>
      </w:r>
    </w:p>
    <w:p w:rsidR="00000000" w:rsidDel="00000000" w:rsidP="00000000" w:rsidRDefault="00000000" w:rsidRPr="00000000" w14:paraId="000011B2">
      <w:pPr>
        <w:numPr>
          <w:ilvl w:val="1"/>
          <w:numId w:val="80"/>
        </w:numPr>
        <w:spacing w:after="0" w:afterAutospacing="0"/>
        <w:ind w:left="1440" w:hanging="360"/>
      </w:pPr>
      <w:r w:rsidDel="00000000" w:rsidR="00000000" w:rsidRPr="00000000">
        <w:rPr>
          <w:rtl w:val="0"/>
        </w:rPr>
        <w:t xml:space="preserve">If Minimum Spells is at least 1 less than Maximum Spells, passive abilities are placed at the bottom row, while active abilities are prioritized to start from the top row. It will also contain holes if you have Passive spells in the list.</w:t>
      </w:r>
    </w:p>
    <w:p w:rsidR="00000000" w:rsidDel="00000000" w:rsidP="00000000" w:rsidRDefault="00000000" w:rsidRPr="00000000" w14:paraId="000011B3">
      <w:pPr>
        <w:numPr>
          <w:ilvl w:val="1"/>
          <w:numId w:val="80"/>
        </w:numPr>
        <w:spacing w:after="0" w:afterAutospacing="0"/>
        <w:ind w:left="1440" w:hanging="360"/>
      </w:pPr>
      <w:r w:rsidDel="00000000" w:rsidR="00000000" w:rsidRPr="00000000">
        <w:rPr>
          <w:rtl w:val="0"/>
        </w:rPr>
        <w:t xml:space="preserve">If both Maximum Spells and Minimum Spells are the same negative value, it will add all spells from the Spell List.</w:t>
      </w:r>
    </w:p>
    <w:p w:rsidR="00000000" w:rsidDel="00000000" w:rsidP="00000000" w:rsidRDefault="00000000" w:rsidRPr="00000000" w14:paraId="000011B4">
      <w:pPr>
        <w:numPr>
          <w:ilvl w:val="1"/>
          <w:numId w:val="80"/>
        </w:numPr>
        <w:spacing w:after="0" w:afterAutospacing="0"/>
        <w:ind w:left="1440" w:hanging="360"/>
      </w:pPr>
      <w:r w:rsidDel="00000000" w:rsidR="00000000" w:rsidRPr="00000000">
        <w:rPr>
          <w:rtl w:val="0"/>
        </w:rPr>
        <w:t xml:space="preserve">If Minimum Spells is 0, and Maximum Spells is negative, it randoms from 1 spell to Spell List amount of spells.</w:t>
      </w:r>
    </w:p>
    <w:p w:rsidR="00000000" w:rsidDel="00000000" w:rsidP="00000000" w:rsidRDefault="00000000" w:rsidRPr="00000000" w14:paraId="000011B5">
      <w:pPr>
        <w:numPr>
          <w:ilvl w:val="1"/>
          <w:numId w:val="80"/>
        </w:numPr>
        <w:ind w:left="1440" w:hanging="360"/>
      </w:pPr>
      <w:r w:rsidDel="00000000" w:rsidR="00000000" w:rsidRPr="00000000">
        <w:rPr>
          <w:rtl w:val="0"/>
        </w:rPr>
        <w:t xml:space="preserve">If multiple spell books with conflicting spells in list are added to a unit, the unit can get a spell it already has, and thus getting 1 less spell from the spell book randomizer.</w:t>
      </w:r>
    </w:p>
    <w:p w:rsidR="00000000" w:rsidDel="00000000" w:rsidP="00000000" w:rsidRDefault="00000000" w:rsidRPr="00000000" w14:paraId="000011B6">
      <w:pPr>
        <w:pStyle w:val="Heading2"/>
        <w:ind w:firstLine="720"/>
        <w:rPr/>
      </w:pPr>
      <w:bookmarkStart w:colFirst="0" w:colLast="0" w:name="_j5nxkt8prh10" w:id="378"/>
      <w:bookmarkEnd w:id="378"/>
      <w:r w:rsidDel="00000000" w:rsidR="00000000" w:rsidRPr="00000000">
        <w:rPr>
          <w:rtl w:val="0"/>
        </w:rPr>
        <w:t xml:space="preserve">-Spell Damage Reduction:</w:t>
      </w:r>
    </w:p>
    <w:p w:rsidR="00000000" w:rsidDel="00000000" w:rsidP="00000000" w:rsidRDefault="00000000" w:rsidRPr="00000000" w14:paraId="000011B7">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11B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B9">
      <w:pPr>
        <w:ind w:left="720" w:firstLine="720"/>
        <w:rPr/>
      </w:pPr>
      <w:r w:rsidDel="00000000" w:rsidR="00000000" w:rsidRPr="00000000">
        <w:rPr>
          <w:rtl w:val="0"/>
        </w:rPr>
        <w:t xml:space="preserve">RawCode: AIsr</w:t>
      </w:r>
    </w:p>
    <w:p w:rsidR="00000000" w:rsidDel="00000000" w:rsidP="00000000" w:rsidRDefault="00000000" w:rsidRPr="00000000" w14:paraId="000011B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BB">
      <w:pPr>
        <w:numPr>
          <w:ilvl w:val="0"/>
          <w:numId w:val="80"/>
        </w:numPr>
        <w:spacing w:after="0" w:afterAutospacing="0"/>
        <w:ind w:left="720" w:hanging="360"/>
      </w:pPr>
      <w:commentRangeStart w:id="57"/>
      <w:r w:rsidDel="00000000" w:rsidR="00000000" w:rsidRPr="00000000">
        <w:rPr>
          <w:rtl w:val="0"/>
        </w:rPr>
        <w:t xml:space="preserve">Decrease spell damage taken by a %.</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11BC">
      <w:pPr>
        <w:numPr>
          <w:ilvl w:val="0"/>
          <w:numId w:val="80"/>
        </w:numPr>
        <w:spacing w:after="0" w:afterAutospacing="0"/>
        <w:ind w:left="720" w:hanging="360"/>
      </w:pPr>
      <w:r w:rsidDel="00000000" w:rsidR="00000000" w:rsidRPr="00000000">
        <w:rPr>
          <w:rtl w:val="0"/>
        </w:rPr>
        <w:t xml:space="preserve">If damage reduction field is set to a negative value it will increase spell damage taken instead. Use it for custom magic resistance amplification or reduction aura (1.31.1.12173) </w:t>
      </w:r>
    </w:p>
    <w:p w:rsidR="00000000" w:rsidDel="00000000" w:rsidP="00000000" w:rsidRDefault="00000000" w:rsidRPr="00000000" w14:paraId="000011BD">
      <w:pPr>
        <w:numPr>
          <w:ilvl w:val="0"/>
          <w:numId w:val="80"/>
        </w:numPr>
        <w:spacing w:after="0" w:afterAutospacing="0"/>
        <w:ind w:left="720" w:hanging="360"/>
      </w:pPr>
      <w:r w:rsidDel="00000000" w:rsidR="00000000" w:rsidRPr="00000000">
        <w:rPr>
          <w:rtl w:val="0"/>
        </w:rPr>
        <w:t xml:space="preserve">Fully stackable.</w:t>
      </w:r>
    </w:p>
    <w:p w:rsidR="00000000" w:rsidDel="00000000" w:rsidP="00000000" w:rsidRDefault="00000000" w:rsidRPr="00000000" w14:paraId="000011BE">
      <w:pPr>
        <w:numPr>
          <w:ilvl w:val="0"/>
          <w:numId w:val="80"/>
        </w:numPr>
        <w:spacing w:after="0" w:afterAutospacing="0"/>
        <w:ind w:left="720" w:hanging="360"/>
      </w:pPr>
      <w:r w:rsidDel="00000000" w:rsidR="00000000" w:rsidRPr="00000000">
        <w:rPr>
          <w:rtl w:val="0"/>
        </w:rPr>
        <w:t xml:space="preserve">Can break elune grace skills obtained by the unit</w:t>
      </w:r>
    </w:p>
    <w:p w:rsidR="00000000" w:rsidDel="00000000" w:rsidP="00000000" w:rsidRDefault="00000000" w:rsidRPr="00000000" w14:paraId="000011BF">
      <w:pPr>
        <w:numPr>
          <w:ilvl w:val="0"/>
          <w:numId w:val="80"/>
        </w:numPr>
        <w:spacing w:after="0" w:afterAutospacing="0"/>
        <w:ind w:left="720" w:hanging="360"/>
      </w:pPr>
      <w:r w:rsidDel="00000000" w:rsidR="00000000" w:rsidRPr="00000000">
        <w:rPr>
          <w:rtl w:val="0"/>
        </w:rPr>
        <w:t xml:space="preserve">Not stackable in 1.36: Tested with 2 copies of the ability set to 0.5 and 0.49 respectively and with both at 0.5 and the reduction was only 50% </w:t>
      </w:r>
      <w:r w:rsidDel="00000000" w:rsidR="00000000" w:rsidRPr="00000000">
        <w:rPr>
          <w:color w:val="ff00ff"/>
          <w:rtl w:val="0"/>
        </w:rPr>
        <w:t xml:space="preserve">(KitsuneTailsPrower)</w:t>
      </w:r>
      <w:r w:rsidDel="00000000" w:rsidR="00000000" w:rsidRPr="00000000">
        <w:rPr>
          <w:rtl w:val="0"/>
        </w:rPr>
      </w:r>
    </w:p>
    <w:p w:rsidR="00000000" w:rsidDel="00000000" w:rsidP="00000000" w:rsidRDefault="00000000" w:rsidRPr="00000000" w14:paraId="000011C0">
      <w:pPr>
        <w:numPr>
          <w:ilvl w:val="1"/>
          <w:numId w:val="80"/>
        </w:numPr>
        <w:ind w:left="1440" w:hanging="360"/>
      </w:pPr>
      <w:r w:rsidDel="00000000" w:rsidR="00000000" w:rsidRPr="00000000">
        <w:rPr>
          <w:rtl w:val="0"/>
        </w:rPr>
        <w:t xml:space="preserve">Only the most recently acquired ability is considered, i.e., if the unit first receives a Spell Damage Reduction ability with 75% reduction and later another one with 50% reduction, the reduction will effectively be 50% then </w:t>
      </w:r>
      <w:r w:rsidDel="00000000" w:rsidR="00000000" w:rsidRPr="00000000">
        <w:rPr>
          <w:color w:val="9900ff"/>
          <w:rtl w:val="0"/>
        </w:rPr>
        <w:t xml:space="preserve">(Water)</w:t>
      </w:r>
      <w:r w:rsidDel="00000000" w:rsidR="00000000" w:rsidRPr="00000000">
        <w:rPr>
          <w:rtl w:val="0"/>
        </w:rPr>
      </w:r>
    </w:p>
    <w:p w:rsidR="00000000" w:rsidDel="00000000" w:rsidP="00000000" w:rsidRDefault="00000000" w:rsidRPr="00000000" w14:paraId="000011C1">
      <w:pPr>
        <w:pStyle w:val="Heading2"/>
        <w:ind w:firstLine="720"/>
        <w:rPr/>
      </w:pPr>
      <w:bookmarkStart w:colFirst="0" w:colLast="0" w:name="_4yqh3l2v8pmp" w:id="379"/>
      <w:bookmarkEnd w:id="379"/>
      <w:r w:rsidDel="00000000" w:rsidR="00000000" w:rsidRPr="00000000">
        <w:rPr>
          <w:rtl w:val="0"/>
        </w:rPr>
        <w:t xml:space="preserve">-Spell Immunity:</w:t>
      </w:r>
    </w:p>
    <w:p w:rsidR="00000000" w:rsidDel="00000000" w:rsidP="00000000" w:rsidRDefault="00000000" w:rsidRPr="00000000" w14:paraId="000011C2">
      <w:pPr>
        <w:rPr/>
      </w:pPr>
      <w:r w:rsidDel="00000000" w:rsidR="00000000" w:rsidRPr="00000000">
        <w:rPr>
          <w:rtl w:val="0"/>
        </w:rPr>
        <w:tab/>
        <w:tab/>
        <w:t xml:space="preserve">Tags: </w:t>
      </w:r>
      <w:r w:rsidDel="00000000" w:rsidR="00000000" w:rsidRPr="00000000">
        <w:rPr>
          <w:color w:val="0000ff"/>
          <w:rtl w:val="0"/>
        </w:rPr>
        <w:t xml:space="preserve">[Magic Immunity]</w:t>
      </w:r>
      <w:r w:rsidDel="00000000" w:rsidR="00000000" w:rsidRPr="00000000">
        <w:rPr>
          <w:rtl w:val="0"/>
        </w:rPr>
      </w:r>
    </w:p>
    <w:p w:rsidR="00000000" w:rsidDel="00000000" w:rsidP="00000000" w:rsidRDefault="00000000" w:rsidRPr="00000000" w14:paraId="000011C3">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C4">
      <w:pPr>
        <w:ind w:left="720" w:firstLine="720"/>
        <w:rPr/>
      </w:pPr>
      <w:r w:rsidDel="00000000" w:rsidR="00000000" w:rsidRPr="00000000">
        <w:rPr>
          <w:rtl w:val="0"/>
        </w:rPr>
        <w:t xml:space="preserve">RawCode: AImx</w:t>
      </w:r>
    </w:p>
    <w:p w:rsidR="00000000" w:rsidDel="00000000" w:rsidP="00000000" w:rsidRDefault="00000000" w:rsidRPr="00000000" w14:paraId="000011C5">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C6">
      <w:pPr>
        <w:numPr>
          <w:ilvl w:val="0"/>
          <w:numId w:val="80"/>
        </w:numPr>
        <w:spacing w:after="0" w:afterAutospacing="0"/>
        <w:ind w:left="720" w:hanging="360"/>
      </w:pPr>
      <w:r w:rsidDel="00000000" w:rsidR="00000000" w:rsidRPr="00000000">
        <w:rPr>
          <w:rtl w:val="0"/>
        </w:rPr>
        <w:t xml:space="preserve">“Data - Magic Damage Factor”</w:t>
      </w:r>
    </w:p>
    <w:p w:rsidR="00000000" w:rsidDel="00000000" w:rsidP="00000000" w:rsidRDefault="00000000" w:rsidRPr="00000000" w14:paraId="000011C7">
      <w:pPr>
        <w:numPr>
          <w:ilvl w:val="1"/>
          <w:numId w:val="80"/>
        </w:numPr>
        <w:spacing w:after="0" w:afterAutospacing="0"/>
        <w:ind w:left="1440" w:hanging="360"/>
        <w:rPr>
          <w:color w:val="9900ff"/>
        </w:rPr>
      </w:pPr>
      <w:r w:rsidDel="00000000" w:rsidR="00000000" w:rsidRPr="00000000">
        <w:rPr>
          <w:rtl w:val="0"/>
        </w:rPr>
        <w:t xml:space="preserve">Flat dmg block vs AttackTypeMagic (requires Game constant MagicImmunesResistDamage=0)</w:t>
      </w:r>
      <w:r w:rsidDel="00000000" w:rsidR="00000000" w:rsidRPr="00000000">
        <w:rPr>
          <w:rtl w:val="0"/>
        </w:rPr>
      </w:r>
    </w:p>
    <w:p w:rsidR="00000000" w:rsidDel="00000000" w:rsidP="00000000" w:rsidRDefault="00000000" w:rsidRPr="00000000" w14:paraId="000011C8">
      <w:pPr>
        <w:numPr>
          <w:ilvl w:val="1"/>
          <w:numId w:val="80"/>
        </w:numPr>
        <w:spacing w:after="0" w:afterAutospacing="0"/>
        <w:ind w:left="1440" w:hanging="360"/>
        <w:rPr>
          <w:color w:val="9900ff"/>
        </w:rPr>
      </w:pPr>
      <w:r w:rsidDel="00000000" w:rsidR="00000000" w:rsidRPr="00000000">
        <w:rPr>
          <w:rtl w:val="0"/>
        </w:rPr>
        <w:t xml:space="preserve">Anything above 0 reduces taken dmg.</w:t>
      </w:r>
    </w:p>
    <w:p w:rsidR="00000000" w:rsidDel="00000000" w:rsidP="00000000" w:rsidRDefault="00000000" w:rsidRPr="00000000" w14:paraId="000011C9">
      <w:pPr>
        <w:numPr>
          <w:ilvl w:val="1"/>
          <w:numId w:val="80"/>
        </w:numPr>
        <w:ind w:left="1440" w:hanging="360"/>
        <w:rPr>
          <w:color w:val="9900ff"/>
        </w:rPr>
      </w:pPr>
      <w:r w:rsidDel="00000000" w:rsidR="00000000" w:rsidRPr="00000000">
        <w:rPr>
          <w:rtl w:val="0"/>
        </w:rPr>
        <w:t xml:space="preserve">Anything below 0 increases taken dmg. </w:t>
      </w:r>
    </w:p>
    <w:p w:rsidR="00000000" w:rsidDel="00000000" w:rsidP="00000000" w:rsidRDefault="00000000" w:rsidRPr="00000000" w14:paraId="000011CA">
      <w:pPr>
        <w:pStyle w:val="Heading2"/>
        <w:ind w:firstLine="720"/>
        <w:rPr/>
      </w:pPr>
      <w:bookmarkStart w:colFirst="0" w:colLast="0" w:name="_93084xwl8ddk" w:id="380"/>
      <w:bookmarkEnd w:id="380"/>
      <w:r w:rsidDel="00000000" w:rsidR="00000000" w:rsidRPr="00000000">
        <w:rPr>
          <w:rtl w:val="0"/>
        </w:rPr>
        <w:t xml:space="preserve">-Spell Shield</w:t>
      </w:r>
      <w:ins w:author="theyugiohcardforger" w:id="183" w:date="2025-08-15T21:45:46Z">
        <w:r w:rsidDel="00000000" w:rsidR="00000000" w:rsidRPr="00000000">
          <w:rPr>
            <w:rtl w:val="0"/>
          </w:rPr>
          <w:t xml:space="preserve"> (Amulet)</w:t>
        </w:r>
      </w:ins>
      <w:r w:rsidDel="00000000" w:rsidR="00000000" w:rsidRPr="00000000">
        <w:rPr>
          <w:rtl w:val="0"/>
        </w:rPr>
        <w:t xml:space="preserve">:</w:t>
      </w:r>
    </w:p>
    <w:p w:rsidR="00000000" w:rsidDel="00000000" w:rsidP="00000000" w:rsidRDefault="00000000" w:rsidRPr="00000000" w14:paraId="000011CB">
      <w:pPr>
        <w:rPr/>
      </w:pPr>
      <w:r w:rsidDel="00000000" w:rsidR="00000000" w:rsidRPr="00000000">
        <w:rPr>
          <w:rtl w:val="0"/>
        </w:rPr>
        <w:tab/>
        <w:tab/>
        <w:t xml:space="preserve">Tags: </w:t>
      </w:r>
      <w:r w:rsidDel="00000000" w:rsidR="00000000" w:rsidRPr="00000000">
        <w:rPr>
          <w:color w:val="0000ff"/>
          <w:rtl w:val="0"/>
        </w:rPr>
        <w:t xml:space="preserve">[Magic Immunity]</w:t>
      </w:r>
      <w:r w:rsidDel="00000000" w:rsidR="00000000" w:rsidRPr="00000000">
        <w:rPr>
          <w:rtl w:val="0"/>
        </w:rPr>
      </w:r>
    </w:p>
    <w:p w:rsidR="00000000" w:rsidDel="00000000" w:rsidP="00000000" w:rsidRDefault="00000000" w:rsidRPr="00000000" w14:paraId="000011CC">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CD">
      <w:pPr>
        <w:ind w:left="720" w:firstLine="720"/>
        <w:rPr/>
      </w:pPr>
      <w:r w:rsidDel="00000000" w:rsidR="00000000" w:rsidRPr="00000000">
        <w:rPr>
          <w:rtl w:val="0"/>
        </w:rPr>
        <w:t xml:space="preserve">RawCode: ANss</w:t>
      </w:r>
    </w:p>
    <w:p w:rsidR="00000000" w:rsidDel="00000000" w:rsidP="00000000" w:rsidRDefault="00000000" w:rsidRPr="00000000" w14:paraId="000011CE">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CF">
      <w:pPr>
        <w:numPr>
          <w:ilvl w:val="0"/>
          <w:numId w:val="80"/>
        </w:numPr>
        <w:spacing w:after="0" w:afterAutospacing="0"/>
        <w:ind w:left="720" w:hanging="360"/>
      </w:pPr>
      <w:r w:rsidDel="00000000" w:rsidR="00000000" w:rsidRPr="00000000">
        <w:rPr>
          <w:rtl w:val="0"/>
        </w:rPr>
        <w:t xml:space="preserve">Blocks 1 spell and then requires a cooldown.</w:t>
      </w:r>
    </w:p>
    <w:p w:rsidR="00000000" w:rsidDel="00000000" w:rsidP="00000000" w:rsidRDefault="00000000" w:rsidRPr="00000000" w14:paraId="000011D0">
      <w:pPr>
        <w:numPr>
          <w:ilvl w:val="0"/>
          <w:numId w:val="80"/>
        </w:numPr>
        <w:spacing w:after="0" w:afterAutospacing="0"/>
        <w:ind w:left="720" w:hanging="360"/>
      </w:pPr>
      <w:r w:rsidDel="00000000" w:rsidR="00000000" w:rsidRPr="00000000">
        <w:rPr>
          <w:rtl w:val="0"/>
        </w:rPr>
        <w:t xml:space="preserve">If used as an ability, it can be actively used. This can be pretty dangerous when a secondary effect is placed with triggers to this ability (</w:t>
      </w:r>
      <w:r w:rsidDel="00000000" w:rsidR="00000000" w:rsidRPr="00000000">
        <w:rPr>
          <w:color w:val="674ea7"/>
          <w:rtl w:val="0"/>
        </w:rPr>
        <w:t xml:space="preserve">Daffa</w:t>
      </w:r>
      <w:r w:rsidDel="00000000" w:rsidR="00000000" w:rsidRPr="00000000">
        <w:rPr>
          <w:rtl w:val="0"/>
        </w:rPr>
        <w:t xml:space="preserve">)</w:t>
      </w:r>
    </w:p>
    <w:p w:rsidR="00000000" w:rsidDel="00000000" w:rsidP="00000000" w:rsidRDefault="00000000" w:rsidRPr="00000000" w14:paraId="000011D1">
      <w:pPr>
        <w:numPr>
          <w:ilvl w:val="0"/>
          <w:numId w:val="80"/>
        </w:numPr>
        <w:spacing w:after="0" w:afterAutospacing="0"/>
        <w:ind w:left="720" w:hanging="360"/>
      </w:pPr>
      <w:r w:rsidDel="00000000" w:rsidR="00000000" w:rsidRPr="00000000">
        <w:rPr>
          <w:rtl w:val="0"/>
        </w:rPr>
        <w:t xml:space="preserve">It will not trigger a normal spell block if you actively use it and it is on cooldown.</w:t>
      </w:r>
    </w:p>
    <w:p w:rsidR="00000000" w:rsidDel="00000000" w:rsidP="00000000" w:rsidRDefault="00000000" w:rsidRPr="00000000" w14:paraId="000011D2">
      <w:pPr>
        <w:numPr>
          <w:ilvl w:val="0"/>
          <w:numId w:val="80"/>
        </w:numPr>
        <w:spacing w:after="0" w:afterAutospacing="0"/>
        <w:ind w:left="720" w:hanging="360"/>
      </w:pPr>
      <w:r w:rsidDel="00000000" w:rsidR="00000000" w:rsidRPr="00000000">
        <w:rPr>
          <w:rtl w:val="0"/>
        </w:rPr>
        <w:t xml:space="preserve">Seems to not work correctly with upgrades and tech requirements: Will trigger even if tech is not researched and won’t level up from upgrades.</w:t>
      </w:r>
      <w:ins w:author="theyugiohcardforger" w:id="184" w:date="2026-07-21T22:11:50Z">
        <w:r w:rsidDel="00000000" w:rsidR="00000000" w:rsidRPr="00000000">
          <w:rPr>
            <w:rtl w:val="0"/>
          </w:rPr>
          <w:t xml:space="preserve"> Also cannot be disabled via SetPlayerAbilityAvailable</w:t>
        </w:r>
      </w:ins>
      <w:r w:rsidDel="00000000" w:rsidR="00000000" w:rsidRPr="00000000">
        <w:rPr>
          <w:rtl w:val="0"/>
        </w:rPr>
        <w:t xml:space="preserve"> </w:t>
      </w:r>
      <w:r w:rsidDel="00000000" w:rsidR="00000000" w:rsidRPr="00000000">
        <w:rPr>
          <w:color w:val="9900ff"/>
          <w:rtl w:val="0"/>
        </w:rPr>
        <w:t xml:space="preserve">(KitsuneTailsPrower)</w:t>
      </w:r>
      <w:r w:rsidDel="00000000" w:rsidR="00000000" w:rsidRPr="00000000">
        <w:rPr>
          <w:rtl w:val="0"/>
        </w:rPr>
      </w:r>
    </w:p>
    <w:p w:rsidR="00000000" w:rsidDel="00000000" w:rsidP="00000000" w:rsidRDefault="00000000" w:rsidRPr="00000000" w14:paraId="000011D3">
      <w:pPr>
        <w:numPr>
          <w:ilvl w:val="0"/>
          <w:numId w:val="80"/>
        </w:numPr>
        <w:ind w:left="720" w:hanging="360"/>
      </w:pPr>
      <w:r w:rsidDel="00000000" w:rsidR="00000000" w:rsidRPr="00000000">
        <w:rPr>
          <w:rtl w:val="0"/>
        </w:rPr>
        <w:t xml:space="preserve">Giving this ability a mana cost will cause the ability to consume mana when it is activated. If the mana cost is more than the unit’s current mana, the spell shield still block spell but the ability will not go into cooldown, effectively creating an infinite spell shield. (Patch 1.30.4)</w:t>
      </w:r>
    </w:p>
    <w:p w:rsidR="00000000" w:rsidDel="00000000" w:rsidP="00000000" w:rsidRDefault="00000000" w:rsidRPr="00000000" w14:paraId="000011D4">
      <w:pPr>
        <w:pStyle w:val="Heading2"/>
        <w:ind w:firstLine="720"/>
        <w:rPr>
          <w:ins w:author="theyugiohcardforger" w:id="185" w:date="2025-08-15T21:07:32Z"/>
        </w:rPr>
      </w:pPr>
      <w:ins w:author="theyugiohcardforger" w:id="185" w:date="2025-08-15T21:07:32Z">
        <w:bookmarkStart w:colFirst="0" w:colLast="0" w:name="_x4fdttxwgghx" w:id="381"/>
        <w:bookmarkEnd w:id="381"/>
        <w:r w:rsidDel="00000000" w:rsidR="00000000" w:rsidRPr="00000000">
          <w:rPr>
            <w:rtl w:val="0"/>
          </w:rPr>
          <w:t xml:space="preserve">-Spell Shield (Rune):</w:t>
        </w:r>
      </w:ins>
    </w:p>
    <w:p w:rsidR="00000000" w:rsidDel="00000000" w:rsidP="00000000" w:rsidRDefault="00000000" w:rsidRPr="00000000" w14:paraId="000011D5">
      <w:pPr>
        <w:rPr>
          <w:ins w:author="theyugiohcardforger" w:id="185" w:date="2025-08-15T21:07:32Z"/>
        </w:rPr>
      </w:pPr>
      <w:ins w:author="theyugiohcardforger" w:id="185" w:date="2025-08-15T21:07:32Z">
        <w:r w:rsidDel="00000000" w:rsidR="00000000" w:rsidRPr="00000000">
          <w:rPr>
            <w:rtl w:val="0"/>
          </w:rPr>
          <w:tab/>
          <w:tab/>
          <w:t xml:space="preserve">Tags: </w:t>
        </w:r>
        <w:r w:rsidDel="00000000" w:rsidR="00000000" w:rsidRPr="00000000">
          <w:rPr>
            <w:color w:val="0000ff"/>
            <w:rtl w:val="0"/>
          </w:rPr>
          <w:t xml:space="preserve">[Magic Immunity]</w:t>
        </w:r>
        <w:r w:rsidDel="00000000" w:rsidR="00000000" w:rsidRPr="00000000">
          <w:rPr>
            <w:rtl w:val="0"/>
          </w:rPr>
        </w:r>
      </w:ins>
    </w:p>
    <w:p w:rsidR="00000000" w:rsidDel="00000000" w:rsidP="00000000" w:rsidRDefault="00000000" w:rsidRPr="00000000" w14:paraId="000011D6">
      <w:pPr>
        <w:ind w:left="720" w:firstLine="720"/>
        <w:rPr>
          <w:ins w:author="theyugiohcardforger" w:id="185" w:date="2025-08-15T21:07:32Z"/>
          <w:color w:val="ff9900"/>
        </w:rPr>
      </w:pPr>
      <w:ins w:author="theyugiohcardforger" w:id="185" w:date="2025-08-15T21:07:32Z">
        <w:r w:rsidDel="00000000" w:rsidR="00000000" w:rsidRPr="00000000">
          <w:rPr>
            <w:rtl w:val="0"/>
          </w:rPr>
          <w:t xml:space="preserve">Notes: </w:t>
        </w:r>
        <w:r w:rsidDel="00000000" w:rsidR="00000000" w:rsidRPr="00000000">
          <w:rPr>
            <w:color w:val="ff9900"/>
            <w:rtl w:val="0"/>
          </w:rPr>
          <w:t xml:space="preserve">Only used by Rune of Shielding in the base game</w:t>
        </w:r>
      </w:ins>
    </w:p>
    <w:p w:rsidR="00000000" w:rsidDel="00000000" w:rsidP="00000000" w:rsidRDefault="00000000" w:rsidRPr="00000000" w14:paraId="000011D7">
      <w:pPr>
        <w:ind w:left="720" w:firstLine="720"/>
        <w:rPr>
          <w:ins w:author="theyugiohcardforger" w:id="185" w:date="2025-08-15T21:07:32Z"/>
        </w:rPr>
      </w:pPr>
      <w:ins w:author="theyugiohcardforger" w:id="185" w:date="2025-08-15T21:07:32Z">
        <w:r w:rsidDel="00000000" w:rsidR="00000000" w:rsidRPr="00000000">
          <w:rPr>
            <w:rtl w:val="0"/>
          </w:rPr>
          <w:t xml:space="preserve">RawCode: ANse</w:t>
        </w:r>
      </w:ins>
    </w:p>
    <w:p w:rsidR="00000000" w:rsidDel="00000000" w:rsidP="00000000" w:rsidRDefault="00000000" w:rsidRPr="00000000" w14:paraId="000011D8">
      <w:pPr>
        <w:ind w:left="720" w:firstLine="720"/>
        <w:rPr>
          <w:ins w:author="theyugiohcardforger" w:id="185" w:date="2025-08-15T21:07:32Z"/>
          <w:color w:val="00bf00"/>
        </w:rPr>
      </w:pPr>
      <w:ins w:author="theyugiohcardforger" w:id="185" w:date="2025-08-15T21:07:32Z">
        <w:r w:rsidDel="00000000" w:rsidR="00000000" w:rsidRPr="00000000">
          <w:rPr>
            <w:rtl w:val="0"/>
          </w:rPr>
          <w:t xml:space="preserve">Latest tested version: </w:t>
        </w:r>
        <w:r w:rsidDel="00000000" w:rsidR="00000000" w:rsidRPr="00000000">
          <w:rPr>
            <w:color w:val="00bf00"/>
            <w:rtl w:val="0"/>
          </w:rPr>
          <w:t xml:space="preserve">2.0.3</w:t>
        </w:r>
      </w:ins>
    </w:p>
    <w:p w:rsidR="00000000" w:rsidDel="00000000" w:rsidP="00000000" w:rsidRDefault="00000000" w:rsidRPr="00000000" w14:paraId="000011D9">
      <w:pPr>
        <w:numPr>
          <w:ilvl w:val="0"/>
          <w:numId w:val="80"/>
        </w:numPr>
        <w:spacing w:after="0" w:afterAutospacing="0"/>
        <w:ind w:left="720" w:hanging="360"/>
        <w:rPr>
          <w:ins w:author="theyugiohcardforger" w:id="185" w:date="2025-08-15T21:07:32Z"/>
        </w:rPr>
      </w:pPr>
      <w:ins w:author="theyugiohcardforger" w:id="185" w:date="2025-08-15T21:07:32Z">
        <w:r w:rsidDel="00000000" w:rsidR="00000000" w:rsidRPr="00000000">
          <w:rPr>
            <w:rtl w:val="0"/>
          </w:rPr>
          <w:t xml:space="preserve">If you change the art - target field for the buff granted by this ability you can make the graphic stay for the duration of the buff.</w:t>
        </w:r>
        <w:r w:rsidDel="00000000" w:rsidR="00000000" w:rsidRPr="00000000">
          <w:rPr>
            <w:rtl w:val="0"/>
          </w:rPr>
        </w:r>
      </w:ins>
    </w:p>
    <w:p w:rsidR="00000000" w:rsidDel="00000000" w:rsidP="00000000" w:rsidRDefault="00000000" w:rsidRPr="00000000" w14:paraId="000011DA">
      <w:pPr>
        <w:numPr>
          <w:ilvl w:val="0"/>
          <w:numId w:val="80"/>
        </w:numPr>
        <w:spacing w:after="0" w:afterAutospacing="0"/>
        <w:ind w:left="720" w:hanging="360"/>
        <w:rPr>
          <w:ins w:author="theyugiohcardforger" w:id="185" w:date="2025-08-15T21:07:32Z"/>
        </w:rPr>
      </w:pPr>
      <w:ins w:author="theyugiohcardforger" w:id="185" w:date="2025-08-15T21:07:32Z">
        <w:r w:rsidDel="00000000" w:rsidR="00000000" w:rsidRPr="00000000">
          <w:rPr>
            <w:rtl w:val="0"/>
          </w:rPr>
          <w:t xml:space="preserve">Below notes apply to using this is a unit/hero ability</w:t>
        </w:r>
      </w:ins>
    </w:p>
    <w:p w:rsidR="00000000" w:rsidDel="00000000" w:rsidP="00000000" w:rsidRDefault="00000000" w:rsidRPr="00000000" w14:paraId="000011DB">
      <w:pPr>
        <w:numPr>
          <w:ilvl w:val="1"/>
          <w:numId w:val="80"/>
        </w:numPr>
        <w:spacing w:after="0" w:afterAutospacing="0"/>
        <w:ind w:left="1440" w:hanging="360"/>
        <w:rPr>
          <w:ins w:author="theyugiohcardforger" w:id="185" w:date="2025-08-15T21:07:32Z"/>
        </w:rPr>
      </w:pPr>
      <w:ins w:author="theyugiohcardforger" w:id="185" w:date="2025-08-15T21:07:32Z">
        <w:r w:rsidDel="00000000" w:rsidR="00000000" w:rsidRPr="00000000">
          <w:rPr>
            <w:rtl w:val="0"/>
          </w:rPr>
          <w:t xml:space="preserve">Similar to ANss, it blocks a spell targeting the caster. However this does not cause the shield to go on cooldown as Data - Shield Cooldown Time doesn’t do anything.</w:t>
        </w:r>
      </w:ins>
    </w:p>
    <w:p w:rsidR="00000000" w:rsidDel="00000000" w:rsidP="00000000" w:rsidRDefault="00000000" w:rsidRPr="00000000" w14:paraId="000011DC">
      <w:pPr>
        <w:numPr>
          <w:ilvl w:val="1"/>
          <w:numId w:val="80"/>
        </w:numPr>
        <w:spacing w:after="0" w:afterAutospacing="0"/>
        <w:ind w:left="1440" w:hanging="360"/>
        <w:rPr>
          <w:ins w:author="theyugiohcardforger" w:id="185" w:date="2025-08-15T21:07:32Z"/>
        </w:rPr>
      </w:pPr>
      <w:ins w:author="theyugiohcardforger" w:id="185" w:date="2025-08-15T21:07:32Z">
        <w:r w:rsidDel="00000000" w:rsidR="00000000" w:rsidRPr="00000000">
          <w:rPr>
            <w:rtl w:val="0"/>
          </w:rPr>
          <w:t xml:space="preserve">Does not fire ability cast or order issued trigger events when blocking a spell but does fire them when cast manually.</w:t>
        </w:r>
      </w:ins>
    </w:p>
    <w:p w:rsidR="00000000" w:rsidDel="00000000" w:rsidP="00000000" w:rsidRDefault="00000000" w:rsidRPr="00000000" w14:paraId="000011DD">
      <w:pPr>
        <w:numPr>
          <w:ilvl w:val="1"/>
          <w:numId w:val="80"/>
        </w:numPr>
        <w:spacing w:after="0" w:afterAutospacing="0"/>
        <w:ind w:left="1440" w:hanging="360"/>
        <w:rPr>
          <w:ins w:author="theyugiohcardforger" w:id="185" w:date="2025-08-15T21:07:32Z"/>
        </w:rPr>
      </w:pPr>
      <w:ins w:author="theyugiohcardforger" w:id="185" w:date="2025-08-15T21:07:32Z">
        <w:r w:rsidDel="00000000" w:rsidR="00000000" w:rsidRPr="00000000">
          <w:rPr>
            <w:rtl w:val="0"/>
          </w:rPr>
          <w:t xml:space="preserve">Will not block a spell if the ability is already on cooldown.</w:t>
        </w:r>
      </w:ins>
    </w:p>
    <w:p w:rsidR="00000000" w:rsidDel="00000000" w:rsidP="00000000" w:rsidRDefault="00000000" w:rsidRPr="00000000" w14:paraId="000011DE">
      <w:pPr>
        <w:numPr>
          <w:ilvl w:val="1"/>
          <w:numId w:val="80"/>
        </w:numPr>
        <w:ind w:left="1440" w:hanging="360"/>
      </w:pPr>
      <w:ins w:author="theyugiohcardforger" w:id="185" w:date="2025-08-15T21:07:32Z">
        <w:r w:rsidDel="00000000" w:rsidR="00000000" w:rsidRPr="00000000">
          <w:rPr>
            <w:rtl w:val="0"/>
          </w:rPr>
          <w:t xml:space="preserve">Can be actively cast to grant the effect of Rune of Shielding’s one time Spell Shield buff to nearby allies (targets allowed not yet tested). Actively casting it does place it on cooldown if its stats - cooldown is above 0. Buff duration can be set to a value above 0 to make it temporary (By default it's 0 which is permanent).</w:t>
        </w:r>
      </w:ins>
      <w:r w:rsidDel="00000000" w:rsidR="00000000" w:rsidRPr="00000000">
        <w:rPr>
          <w:rtl w:val="0"/>
        </w:rPr>
      </w:r>
    </w:p>
    <w:p w:rsidR="00000000" w:rsidDel="00000000" w:rsidP="00000000" w:rsidRDefault="00000000" w:rsidRPr="00000000" w14:paraId="000011DF">
      <w:pPr>
        <w:pStyle w:val="Heading2"/>
        <w:ind w:firstLine="720"/>
        <w:rPr/>
      </w:pPr>
      <w:bookmarkStart w:colFirst="0" w:colLast="0" w:name="_z4n4nbxfxgqm" w:id="382"/>
      <w:bookmarkEnd w:id="382"/>
      <w:r w:rsidDel="00000000" w:rsidR="00000000" w:rsidRPr="00000000">
        <w:rPr>
          <w:rtl w:val="0"/>
        </w:rPr>
        <w:t xml:space="preserve">-Staff of Preservation:</w:t>
      </w:r>
    </w:p>
    <w:p w:rsidR="00000000" w:rsidDel="00000000" w:rsidP="00000000" w:rsidRDefault="00000000" w:rsidRPr="00000000" w14:paraId="000011E0">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11E1">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E2">
      <w:pPr>
        <w:ind w:left="720" w:firstLine="720"/>
        <w:rPr/>
      </w:pPr>
      <w:r w:rsidDel="00000000" w:rsidR="00000000" w:rsidRPr="00000000">
        <w:rPr>
          <w:rtl w:val="0"/>
        </w:rPr>
        <w:t xml:space="preserve">RawCode: ANpr</w:t>
      </w:r>
    </w:p>
    <w:p w:rsidR="00000000" w:rsidDel="00000000" w:rsidP="00000000" w:rsidRDefault="00000000" w:rsidRPr="00000000" w14:paraId="000011E3">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E4">
      <w:pPr>
        <w:numPr>
          <w:ilvl w:val="0"/>
          <w:numId w:val="80"/>
        </w:numPr>
        <w:ind w:left="720" w:hanging="360"/>
      </w:pPr>
      <w:r w:rsidDel="00000000" w:rsidR="00000000" w:rsidRPr="00000000">
        <w:rPr>
          <w:rtl w:val="0"/>
        </w:rPr>
        <w:t xml:space="preserve">Teleports targeted unit to highest tier townhall, or another factory if not applicable</w:t>
      </w:r>
    </w:p>
    <w:p w:rsidR="00000000" w:rsidDel="00000000" w:rsidP="00000000" w:rsidRDefault="00000000" w:rsidRPr="00000000" w14:paraId="000011E5">
      <w:pPr>
        <w:pStyle w:val="Heading2"/>
        <w:ind w:firstLine="720"/>
        <w:rPr/>
      </w:pPr>
      <w:bookmarkStart w:colFirst="0" w:colLast="0" w:name="_xrgadxgf6vw" w:id="383"/>
      <w:bookmarkEnd w:id="383"/>
      <w:r w:rsidDel="00000000" w:rsidR="00000000" w:rsidRPr="00000000">
        <w:rPr>
          <w:rtl w:val="0"/>
        </w:rPr>
        <w:t xml:space="preserve">-Staff of Sanctuary:</w:t>
      </w:r>
    </w:p>
    <w:p w:rsidR="00000000" w:rsidDel="00000000" w:rsidP="00000000" w:rsidRDefault="00000000" w:rsidRPr="00000000" w14:paraId="000011E6">
      <w:pPr>
        <w:rPr>
          <w:color w:val="0000ff"/>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t xml:space="preserve"> </w:t>
      </w:r>
      <w:r w:rsidDel="00000000" w:rsidR="00000000" w:rsidRPr="00000000">
        <w:rPr>
          <w:color w:val="0000ff"/>
          <w:rtl w:val="0"/>
        </w:rPr>
        <w:t xml:space="preserve">[Healing] [Healing Over Time] [Damage Over Time]</w:t>
      </w:r>
    </w:p>
    <w:p w:rsidR="00000000" w:rsidDel="00000000" w:rsidP="00000000" w:rsidRDefault="00000000" w:rsidRPr="00000000" w14:paraId="000011E7">
      <w:pPr>
        <w:rPr>
          <w:color w:val="ff9900"/>
        </w:rPr>
      </w:pPr>
      <w:r w:rsidDel="00000000" w:rsidR="00000000" w:rsidRPr="00000000">
        <w:rPr>
          <w:color w:val="0000ff"/>
          <w:rtl w:val="0"/>
        </w:rPr>
        <w:tab/>
        <w:tab/>
      </w: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E8">
      <w:pPr>
        <w:ind w:left="720" w:firstLine="720"/>
        <w:rPr/>
      </w:pPr>
      <w:r w:rsidDel="00000000" w:rsidR="00000000" w:rsidRPr="00000000">
        <w:rPr>
          <w:rtl w:val="0"/>
        </w:rPr>
        <w:t xml:space="preserve">RawCode: ANsa</w:t>
      </w:r>
    </w:p>
    <w:p w:rsidR="00000000" w:rsidDel="00000000" w:rsidP="00000000" w:rsidRDefault="00000000" w:rsidRPr="00000000" w14:paraId="000011E9">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EA">
      <w:pPr>
        <w:numPr>
          <w:ilvl w:val="0"/>
          <w:numId w:val="80"/>
        </w:numPr>
        <w:spacing w:after="0" w:afterAutospacing="0"/>
        <w:ind w:left="720" w:hanging="360"/>
      </w:pPr>
      <w:r w:rsidDel="00000000" w:rsidR="00000000" w:rsidRPr="00000000">
        <w:rPr>
          <w:rtl w:val="0"/>
        </w:rPr>
        <w:t xml:space="preserve">Unit/Hero regeneration delay is the time it takes until they start healing.</w:t>
      </w:r>
    </w:p>
    <w:p w:rsidR="00000000" w:rsidDel="00000000" w:rsidP="00000000" w:rsidRDefault="00000000" w:rsidRPr="00000000" w14:paraId="000011EB">
      <w:pPr>
        <w:numPr>
          <w:ilvl w:val="1"/>
          <w:numId w:val="80"/>
        </w:numPr>
        <w:spacing w:after="0" w:afterAutospacing="0"/>
        <w:ind w:left="1440" w:hanging="360"/>
      </w:pPr>
      <w:r w:rsidDel="00000000" w:rsidR="00000000" w:rsidRPr="00000000">
        <w:rPr>
          <w:rtl w:val="0"/>
        </w:rPr>
        <w:t xml:space="preserve">At negative it’s treated as 0.</w:t>
      </w:r>
    </w:p>
    <w:p w:rsidR="00000000" w:rsidDel="00000000" w:rsidP="00000000" w:rsidRDefault="00000000" w:rsidRPr="00000000" w14:paraId="000011EC">
      <w:pPr>
        <w:numPr>
          <w:ilvl w:val="0"/>
          <w:numId w:val="80"/>
        </w:numPr>
        <w:spacing w:after="0" w:afterAutospacing="0"/>
        <w:ind w:left="720" w:hanging="360"/>
      </w:pPr>
      <w:r w:rsidDel="00000000" w:rsidR="00000000" w:rsidRPr="00000000">
        <w:rPr>
          <w:rtl w:val="0"/>
        </w:rPr>
        <w:t xml:space="preserve">Hit points per second is how much it heals a second.</w:t>
      </w:r>
    </w:p>
    <w:p w:rsidR="00000000" w:rsidDel="00000000" w:rsidP="00000000" w:rsidRDefault="00000000" w:rsidRPr="00000000" w14:paraId="000011ED">
      <w:pPr>
        <w:numPr>
          <w:ilvl w:val="1"/>
          <w:numId w:val="80"/>
        </w:numPr>
        <w:spacing w:after="0" w:afterAutospacing="0"/>
        <w:ind w:left="1440" w:hanging="360"/>
      </w:pPr>
      <w:r w:rsidDel="00000000" w:rsidR="00000000" w:rsidRPr="00000000">
        <w:rPr>
          <w:rtl w:val="0"/>
        </w:rPr>
        <w:t xml:space="preserve">At negative values it does damage your unit until it dies.</w:t>
      </w:r>
    </w:p>
    <w:p w:rsidR="00000000" w:rsidDel="00000000" w:rsidP="00000000" w:rsidRDefault="00000000" w:rsidRPr="00000000" w14:paraId="000011EE">
      <w:pPr>
        <w:numPr>
          <w:ilvl w:val="2"/>
          <w:numId w:val="80"/>
        </w:numPr>
        <w:spacing w:after="0" w:afterAutospacing="0"/>
        <w:ind w:left="2160" w:hanging="360"/>
      </w:pPr>
      <w:r w:rsidDel="00000000" w:rsidR="00000000" w:rsidRPr="00000000">
        <w:rPr>
          <w:rtl w:val="0"/>
        </w:rPr>
        <w:t xml:space="preserve">Unless it gets fully healed from another source and the effect is broken.</w:t>
      </w:r>
    </w:p>
    <w:p w:rsidR="00000000" w:rsidDel="00000000" w:rsidP="00000000" w:rsidRDefault="00000000" w:rsidRPr="00000000" w14:paraId="000011EF">
      <w:pPr>
        <w:numPr>
          <w:ilvl w:val="0"/>
          <w:numId w:val="80"/>
        </w:numPr>
        <w:ind w:left="720" w:hanging="360"/>
      </w:pPr>
      <w:r w:rsidDel="00000000" w:rsidR="00000000" w:rsidRPr="00000000">
        <w:rPr>
          <w:rtl w:val="0"/>
        </w:rPr>
        <w:t xml:space="preserve">Magic Damage Reduction does not in fact appear to do anything at all, the units appears “spell immune”.</w:t>
      </w:r>
    </w:p>
    <w:p w:rsidR="00000000" w:rsidDel="00000000" w:rsidP="00000000" w:rsidRDefault="00000000" w:rsidRPr="00000000" w14:paraId="000011F0">
      <w:pPr>
        <w:pStyle w:val="Heading2"/>
        <w:ind w:firstLine="720"/>
        <w:rPr/>
      </w:pPr>
      <w:bookmarkStart w:colFirst="0" w:colLast="0" w:name="_osz60lj0zdoz" w:id="384"/>
      <w:bookmarkEnd w:id="384"/>
      <w:r w:rsidDel="00000000" w:rsidR="00000000" w:rsidRPr="00000000">
        <w:rPr>
          <w:rtl w:val="0"/>
        </w:rPr>
        <w:t xml:space="preserve">-Staff of Teleportation:</w:t>
      </w:r>
    </w:p>
    <w:p w:rsidR="00000000" w:rsidDel="00000000" w:rsidP="00000000" w:rsidRDefault="00000000" w:rsidRPr="00000000" w14:paraId="000011F1">
      <w:pPr>
        <w:ind w:firstLine="720"/>
        <w:rPr/>
      </w:pPr>
      <w:r w:rsidDel="00000000" w:rsidR="00000000" w:rsidRPr="00000000">
        <w:rPr>
          <w:rtl w:val="0"/>
        </w:rPr>
        <w:tab/>
        <w:tab/>
        <w:t xml:space="preserve">Tags: </w:t>
      </w:r>
      <w:r w:rsidDel="00000000" w:rsidR="00000000" w:rsidRPr="00000000">
        <w:rPr>
          <w:color w:val="0000ff"/>
          <w:rtl w:val="0"/>
        </w:rPr>
        <w:t xml:space="preserve">[Copy]</w:t>
      </w:r>
      <w:r w:rsidDel="00000000" w:rsidR="00000000" w:rsidRPr="00000000">
        <w:rPr>
          <w:rtl w:val="0"/>
        </w:rPr>
      </w:r>
    </w:p>
    <w:p w:rsidR="00000000" w:rsidDel="00000000" w:rsidP="00000000" w:rsidRDefault="00000000" w:rsidRPr="00000000" w14:paraId="000011F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1F3">
      <w:pPr>
        <w:ind w:left="720" w:firstLine="720"/>
        <w:rPr/>
      </w:pPr>
      <w:r w:rsidDel="00000000" w:rsidR="00000000" w:rsidRPr="00000000">
        <w:rPr>
          <w:rtl w:val="0"/>
        </w:rPr>
        <w:t xml:space="preserve">RawCode: AImt</w:t>
      </w:r>
    </w:p>
    <w:p w:rsidR="00000000" w:rsidDel="00000000" w:rsidP="00000000" w:rsidRDefault="00000000" w:rsidRPr="00000000" w14:paraId="000011F4">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F5">
      <w:pPr>
        <w:numPr>
          <w:ilvl w:val="0"/>
          <w:numId w:val="80"/>
        </w:numPr>
        <w:ind w:left="720" w:hanging="360"/>
      </w:pPr>
      <w:r w:rsidDel="00000000" w:rsidR="00000000" w:rsidRPr="00000000">
        <w:rPr>
          <w:rtl w:val="0"/>
        </w:rPr>
        <w:t xml:space="preserve">This is a copy of the archmage ultimate.</w:t>
      </w:r>
    </w:p>
    <w:p w:rsidR="00000000" w:rsidDel="00000000" w:rsidP="00000000" w:rsidRDefault="00000000" w:rsidRPr="00000000" w14:paraId="000011F6">
      <w:pPr>
        <w:pStyle w:val="Heading2"/>
        <w:ind w:firstLine="720"/>
        <w:rPr/>
      </w:pPr>
      <w:bookmarkStart w:colFirst="0" w:colLast="0" w:name="_52j0kr1ldx4" w:id="385"/>
      <w:bookmarkEnd w:id="385"/>
      <w:r w:rsidDel="00000000" w:rsidR="00000000" w:rsidRPr="00000000">
        <w:rPr>
          <w:rtl w:val="0"/>
        </w:rPr>
        <w:t xml:space="preserve">-Steal:</w:t>
      </w:r>
    </w:p>
    <w:p w:rsidR="00000000" w:rsidDel="00000000" w:rsidP="00000000" w:rsidRDefault="00000000" w:rsidRPr="00000000" w14:paraId="000011F7">
      <w:pPr>
        <w:rPr/>
      </w:pPr>
      <w:r w:rsidDel="00000000" w:rsidR="00000000" w:rsidRPr="00000000">
        <w:rPr>
          <w:rtl w:val="0"/>
        </w:rPr>
        <w:tab/>
        <w:tab/>
        <w:t xml:space="preserve">Tags: </w:t>
      </w:r>
      <w:r w:rsidDel="00000000" w:rsidR="00000000" w:rsidRPr="00000000">
        <w:rPr>
          <w:color w:val="0000ff"/>
          <w:rtl w:val="0"/>
        </w:rPr>
        <w:t xml:space="preserve">[Healing Over Time]</w:t>
      </w:r>
      <w:r w:rsidDel="00000000" w:rsidR="00000000" w:rsidRPr="00000000">
        <w:rPr>
          <w:rtl w:val="0"/>
        </w:rPr>
      </w:r>
    </w:p>
    <w:p w:rsidR="00000000" w:rsidDel="00000000" w:rsidP="00000000" w:rsidRDefault="00000000" w:rsidRPr="00000000" w14:paraId="000011F8">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Steals health or mana from a target.</w:t>
      </w:r>
    </w:p>
    <w:p w:rsidR="00000000" w:rsidDel="00000000" w:rsidP="00000000" w:rsidRDefault="00000000" w:rsidRPr="00000000" w14:paraId="000011F9">
      <w:pPr>
        <w:ind w:left="720" w:firstLine="720"/>
        <w:rPr/>
      </w:pPr>
      <w:r w:rsidDel="00000000" w:rsidR="00000000" w:rsidRPr="00000000">
        <w:rPr>
          <w:rtl w:val="0"/>
        </w:rPr>
        <w:t xml:space="preserve">RawCode: Aste</w:t>
      </w:r>
    </w:p>
    <w:p w:rsidR="00000000" w:rsidDel="00000000" w:rsidP="00000000" w:rsidRDefault="00000000" w:rsidRPr="00000000" w14:paraId="000011FA">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1FB">
      <w:pPr>
        <w:numPr>
          <w:ilvl w:val="0"/>
          <w:numId w:val="80"/>
        </w:numPr>
        <w:spacing w:after="0" w:afterAutospacing="0"/>
        <w:ind w:left="720" w:hanging="360"/>
      </w:pPr>
      <w:r w:rsidDel="00000000" w:rsidR="00000000" w:rsidRPr="00000000">
        <w:rPr>
          <w:rtl w:val="0"/>
        </w:rPr>
        <w:t xml:space="preserve">Used by the item Wand of Mana Stealing.</w:t>
      </w:r>
    </w:p>
    <w:p w:rsidR="00000000" w:rsidDel="00000000" w:rsidP="00000000" w:rsidRDefault="00000000" w:rsidRPr="00000000" w14:paraId="000011FC">
      <w:pPr>
        <w:numPr>
          <w:ilvl w:val="1"/>
          <w:numId w:val="80"/>
        </w:numPr>
        <w:ind w:left="1440" w:hanging="360"/>
      </w:pPr>
      <w:r w:rsidDel="00000000" w:rsidR="00000000" w:rsidRPr="00000000">
        <w:rPr>
          <w:rtl w:val="0"/>
        </w:rPr>
        <w:t xml:space="preserve">Seems to function like Dark Ritual, but seems to not always work as intended.</w:t>
      </w:r>
    </w:p>
    <w:p w:rsidR="00000000" w:rsidDel="00000000" w:rsidP="00000000" w:rsidRDefault="00000000" w:rsidRPr="00000000" w14:paraId="000011FD">
      <w:pPr>
        <w:pStyle w:val="Heading2"/>
        <w:ind w:firstLine="720"/>
        <w:rPr/>
      </w:pPr>
      <w:bookmarkStart w:colFirst="0" w:colLast="0" w:name="_epjh00z9x3cc" w:id="386"/>
      <w:bookmarkEnd w:id="386"/>
      <w:r w:rsidDel="00000000" w:rsidR="00000000" w:rsidRPr="00000000">
        <w:rPr>
          <w:rtl w:val="0"/>
        </w:rPr>
        <w:t xml:space="preserve">-Tome of Retraining:</w:t>
      </w:r>
    </w:p>
    <w:p w:rsidR="00000000" w:rsidDel="00000000" w:rsidP="00000000" w:rsidRDefault="00000000" w:rsidRPr="00000000" w14:paraId="000011FE">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11F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Very underrated item tbh.</w:t>
      </w:r>
    </w:p>
    <w:p w:rsidR="00000000" w:rsidDel="00000000" w:rsidP="00000000" w:rsidRDefault="00000000" w:rsidRPr="00000000" w14:paraId="00001200">
      <w:pPr>
        <w:ind w:left="720" w:firstLine="720"/>
        <w:rPr/>
      </w:pPr>
      <w:r w:rsidDel="00000000" w:rsidR="00000000" w:rsidRPr="00000000">
        <w:rPr>
          <w:rtl w:val="0"/>
        </w:rPr>
        <w:t xml:space="preserve">RawCode: Aret</w:t>
      </w:r>
    </w:p>
    <w:p w:rsidR="00000000" w:rsidDel="00000000" w:rsidP="00000000" w:rsidRDefault="00000000" w:rsidRPr="00000000" w14:paraId="0000120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202">
      <w:pPr>
        <w:numPr>
          <w:ilvl w:val="0"/>
          <w:numId w:val="80"/>
        </w:numPr>
        <w:ind w:left="720" w:hanging="360"/>
      </w:pPr>
      <w:r w:rsidDel="00000000" w:rsidR="00000000" w:rsidRPr="00000000">
        <w:rPr>
          <w:rtl w:val="0"/>
        </w:rPr>
        <w:t xml:space="preserve">Unlearns all spells and allow for you to pick new ones.</w:t>
      </w:r>
    </w:p>
    <w:p w:rsidR="00000000" w:rsidDel="00000000" w:rsidP="00000000" w:rsidRDefault="00000000" w:rsidRPr="00000000" w14:paraId="00001203">
      <w:pPr>
        <w:pStyle w:val="Heading2"/>
        <w:ind w:firstLine="720"/>
        <w:rPr/>
      </w:pPr>
      <w:bookmarkStart w:colFirst="0" w:colLast="0" w:name="_2fe7b8a9mvz7" w:id="387"/>
      <w:bookmarkEnd w:id="387"/>
      <w:r w:rsidDel="00000000" w:rsidR="00000000" w:rsidRPr="00000000">
        <w:rPr>
          <w:rtl w:val="0"/>
        </w:rPr>
        <w:t xml:space="preserve">-Vampiric Potion:</w:t>
      </w:r>
    </w:p>
    <w:p w:rsidR="00000000" w:rsidDel="00000000" w:rsidP="00000000" w:rsidRDefault="00000000" w:rsidRPr="00000000" w14:paraId="00001204">
      <w:pPr>
        <w:rPr/>
      </w:pPr>
      <w:r w:rsidDel="00000000" w:rsidR="00000000" w:rsidRPr="00000000">
        <w:rPr>
          <w:rtl w:val="0"/>
        </w:rPr>
        <w:tab/>
        <w:tab/>
        <w:t xml:space="preserve">Tags: </w:t>
      </w:r>
      <w:r w:rsidDel="00000000" w:rsidR="00000000" w:rsidRPr="00000000">
        <w:rPr>
          <w:color w:val="0000ff"/>
          <w:rtl w:val="0"/>
        </w:rPr>
        <w:t xml:space="preserve">[Healing] [Flat Damage Increase] [Flat Damage Decrease]</w:t>
      </w:r>
      <w:r w:rsidDel="00000000" w:rsidR="00000000" w:rsidRPr="00000000">
        <w:rPr>
          <w:rtl w:val="0"/>
        </w:rPr>
      </w:r>
    </w:p>
    <w:p w:rsidR="00000000" w:rsidDel="00000000" w:rsidP="00000000" w:rsidRDefault="00000000" w:rsidRPr="00000000" w14:paraId="00001205">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Null</w:t>
      </w:r>
    </w:p>
    <w:p w:rsidR="00000000" w:rsidDel="00000000" w:rsidP="00000000" w:rsidRDefault="00000000" w:rsidRPr="00000000" w14:paraId="00001206">
      <w:pPr>
        <w:ind w:left="720" w:firstLine="720"/>
        <w:rPr/>
      </w:pPr>
      <w:r w:rsidDel="00000000" w:rsidR="00000000" w:rsidRPr="00000000">
        <w:rPr>
          <w:rtl w:val="0"/>
        </w:rPr>
        <w:t xml:space="preserve">RawCode: AIpv</w:t>
      </w:r>
    </w:p>
    <w:p w:rsidR="00000000" w:rsidDel="00000000" w:rsidP="00000000" w:rsidRDefault="00000000" w:rsidRPr="00000000" w14:paraId="00001207">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208">
      <w:pPr>
        <w:numPr>
          <w:ilvl w:val="0"/>
          <w:numId w:val="80"/>
        </w:numPr>
        <w:spacing w:after="0" w:afterAutospacing="0"/>
        <w:ind w:left="720" w:hanging="360"/>
      </w:pPr>
      <w:r w:rsidDel="00000000" w:rsidR="00000000" w:rsidRPr="00000000">
        <w:rPr>
          <w:rtl w:val="0"/>
        </w:rPr>
        <w:t xml:space="preserve">“Data - Life Steal Amount”</w:t>
      </w:r>
    </w:p>
    <w:p w:rsidR="00000000" w:rsidDel="00000000" w:rsidP="00000000" w:rsidRDefault="00000000" w:rsidRPr="00000000" w14:paraId="00001209">
      <w:pPr>
        <w:numPr>
          <w:ilvl w:val="1"/>
          <w:numId w:val="80"/>
        </w:numPr>
        <w:spacing w:after="0" w:afterAutospacing="0"/>
        <w:ind w:left="1440" w:hanging="360"/>
      </w:pPr>
      <w:r w:rsidDel="00000000" w:rsidR="00000000" w:rsidRPr="00000000">
        <w:rPr>
          <w:rtl w:val="0"/>
        </w:rPr>
        <w:t xml:space="preserve">Negative values causes unit to take damage instead.</w:t>
      </w:r>
    </w:p>
    <w:p w:rsidR="00000000" w:rsidDel="00000000" w:rsidP="00000000" w:rsidRDefault="00000000" w:rsidRPr="00000000" w14:paraId="0000120A">
      <w:pPr>
        <w:numPr>
          <w:ilvl w:val="1"/>
          <w:numId w:val="80"/>
        </w:numPr>
        <w:spacing w:after="0" w:afterAutospacing="0"/>
        <w:ind w:left="1440" w:hanging="360"/>
      </w:pPr>
      <w:r w:rsidDel="00000000" w:rsidR="00000000" w:rsidRPr="00000000">
        <w:rPr>
          <w:rtl w:val="0"/>
        </w:rPr>
        <w:t xml:space="preserve">Ignores invulnerable status.</w:t>
      </w:r>
    </w:p>
    <w:p w:rsidR="00000000" w:rsidDel="00000000" w:rsidP="00000000" w:rsidRDefault="00000000" w:rsidRPr="00000000" w14:paraId="0000120B">
      <w:pPr>
        <w:numPr>
          <w:ilvl w:val="0"/>
          <w:numId w:val="80"/>
        </w:numPr>
        <w:spacing w:after="0" w:afterAutospacing="0"/>
        <w:ind w:left="720" w:hanging="360"/>
      </w:pPr>
      <w:r w:rsidDel="00000000" w:rsidR="00000000" w:rsidRPr="00000000">
        <w:rPr>
          <w:rtl w:val="0"/>
        </w:rPr>
        <w:t xml:space="preserve">“Data - Damage Bonus”</w:t>
      </w:r>
    </w:p>
    <w:p w:rsidR="00000000" w:rsidDel="00000000" w:rsidP="00000000" w:rsidRDefault="00000000" w:rsidRPr="00000000" w14:paraId="0000120C">
      <w:pPr>
        <w:numPr>
          <w:ilvl w:val="1"/>
          <w:numId w:val="80"/>
        </w:numPr>
        <w:ind w:left="1440" w:hanging="360"/>
      </w:pPr>
      <w:r w:rsidDel="00000000" w:rsidR="00000000" w:rsidRPr="00000000">
        <w:rPr>
          <w:rtl w:val="0"/>
        </w:rPr>
        <w:t xml:space="preserve">Negative values causes damage loss.</w:t>
      </w:r>
    </w:p>
    <w:p w:rsidR="00000000" w:rsidDel="00000000" w:rsidP="00000000" w:rsidRDefault="00000000" w:rsidRPr="00000000" w14:paraId="0000120D">
      <w:pPr>
        <w:pStyle w:val="Heading2"/>
        <w:ind w:firstLine="720"/>
        <w:rPr/>
      </w:pPr>
      <w:bookmarkStart w:colFirst="0" w:colLast="0" w:name="_l2mklinzfc93" w:id="388"/>
      <w:bookmarkEnd w:id="388"/>
      <w:r w:rsidDel="00000000" w:rsidR="00000000" w:rsidRPr="00000000">
        <w:rPr>
          <w:rtl w:val="0"/>
        </w:rPr>
        <w:t xml:space="preserve">-Wand Of Shadowsight:</w:t>
      </w:r>
    </w:p>
    <w:p w:rsidR="00000000" w:rsidDel="00000000" w:rsidP="00000000" w:rsidRDefault="00000000" w:rsidRPr="00000000" w14:paraId="0000120E">
      <w:pPr>
        <w:rPr/>
      </w:pPr>
      <w:r w:rsidDel="00000000" w:rsidR="00000000" w:rsidRPr="00000000">
        <w:rPr>
          <w:rtl w:val="0"/>
        </w:rPr>
        <w:tab/>
        <w:tab/>
        <w:t xml:space="preserve">Tags: </w:t>
      </w:r>
      <w:r w:rsidDel="00000000" w:rsidR="00000000" w:rsidRPr="00000000">
        <w:rPr>
          <w:color w:val="0000ff"/>
          <w:rtl w:val="0"/>
        </w:rPr>
        <w:t xml:space="preserve">[Vision]</w:t>
      </w:r>
      <w:r w:rsidDel="00000000" w:rsidR="00000000" w:rsidRPr="00000000">
        <w:rPr>
          <w:rtl w:val="0"/>
        </w:rPr>
      </w:r>
    </w:p>
    <w:p w:rsidR="00000000" w:rsidDel="00000000" w:rsidP="00000000" w:rsidRDefault="00000000" w:rsidRPr="00000000" w14:paraId="0000120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Text</w:t>
      </w:r>
    </w:p>
    <w:p w:rsidR="00000000" w:rsidDel="00000000" w:rsidP="00000000" w:rsidRDefault="00000000" w:rsidRPr="00000000" w14:paraId="00001210">
      <w:pPr>
        <w:ind w:left="720" w:firstLine="720"/>
        <w:rPr/>
      </w:pPr>
      <w:r w:rsidDel="00000000" w:rsidR="00000000" w:rsidRPr="00000000">
        <w:rPr>
          <w:rtl w:val="0"/>
        </w:rPr>
        <w:t xml:space="preserve">RawCode: Ashs</w:t>
      </w:r>
    </w:p>
    <w:p w:rsidR="00000000" w:rsidDel="00000000" w:rsidP="00000000" w:rsidRDefault="00000000" w:rsidRPr="00000000" w14:paraId="0000121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1.32.10.18820</w:t>
      </w:r>
      <w:r w:rsidDel="00000000" w:rsidR="00000000" w:rsidRPr="00000000">
        <w:rPr>
          <w:rtl w:val="0"/>
        </w:rPr>
      </w:r>
    </w:p>
    <w:p w:rsidR="00000000" w:rsidDel="00000000" w:rsidP="00000000" w:rsidRDefault="00000000" w:rsidRPr="00000000" w14:paraId="00001212">
      <w:pPr>
        <w:numPr>
          <w:ilvl w:val="0"/>
          <w:numId w:val="80"/>
        </w:numPr>
        <w:spacing w:after="0" w:afterAutospacing="0"/>
        <w:ind w:left="720" w:hanging="360"/>
      </w:pPr>
      <w:r w:rsidDel="00000000" w:rsidR="00000000" w:rsidRPr="00000000">
        <w:rPr>
          <w:rtl w:val="0"/>
        </w:rPr>
        <w:t xml:space="preserve">A copy of Faerie Fire, except it doesn’t reduce armor, and its duration is permanent. It Can be dispelled though. </w:t>
      </w:r>
      <w:r w:rsidDel="00000000" w:rsidR="00000000" w:rsidRPr="00000000">
        <w:rPr>
          <w:color w:val="9900ff"/>
          <w:rtl w:val="0"/>
        </w:rPr>
        <w:t xml:space="preserve">(RoyGBV)</w:t>
      </w:r>
    </w:p>
    <w:p w:rsidR="00000000" w:rsidDel="00000000" w:rsidP="00000000" w:rsidRDefault="00000000" w:rsidRPr="00000000" w14:paraId="00001213">
      <w:pPr>
        <w:numPr>
          <w:ilvl w:val="0"/>
          <w:numId w:val="80"/>
        </w:numPr>
        <w:ind w:left="720" w:hanging="360"/>
      </w:pPr>
      <w:r w:rsidDel="00000000" w:rsidR="00000000" w:rsidRPr="00000000">
        <w:rPr>
          <w:rtl w:val="0"/>
        </w:rPr>
        <w:t xml:space="preserve">Doesn’t appear to have an order string in the ability editor, but it actually does. The order string is “shadowsight” with order number 852570 </w:t>
      </w:r>
      <w:r w:rsidDel="00000000" w:rsidR="00000000" w:rsidRPr="00000000">
        <w:rPr>
          <w:color w:val="660000"/>
          <w:rtl w:val="0"/>
        </w:rPr>
        <w:t xml:space="preserve">(</w:t>
      </w:r>
      <w:r w:rsidDel="00000000" w:rsidR="00000000" w:rsidRPr="00000000">
        <w:rPr>
          <w:color w:val="9900ff"/>
          <w:rtl w:val="0"/>
        </w:rPr>
        <w:t xml:space="preserve">EternalOne</w:t>
      </w:r>
      <w:r w:rsidDel="00000000" w:rsidR="00000000" w:rsidRPr="00000000">
        <w:rPr>
          <w:color w:val="660000"/>
          <w:rtl w:val="0"/>
        </w:rPr>
        <w:t xml:space="preserve">)</w:t>
      </w:r>
      <w:r w:rsidDel="00000000" w:rsidR="00000000" w:rsidRPr="00000000">
        <w:rPr>
          <w:rtl w:val="0"/>
        </w:rPr>
      </w:r>
    </w:p>
    <w:p w:rsidR="00000000" w:rsidDel="00000000" w:rsidP="00000000" w:rsidRDefault="00000000" w:rsidRPr="00000000" w14:paraId="00001214">
      <w:pPr>
        <w:pStyle w:val="Heading2"/>
        <w:ind w:firstLine="720"/>
        <w:rPr/>
      </w:pPr>
      <w:bookmarkStart w:colFirst="0" w:colLast="0" w:name="_fxsciia426kh" w:id="389"/>
      <w:bookmarkEnd w:id="389"/>
      <w:r w:rsidDel="00000000" w:rsidR="00000000" w:rsidRPr="00000000">
        <w:rPr>
          <w:rtl w:val="0"/>
        </w:rPr>
        <w:t xml:space="preserve">-Chaos / -Berserker Upgrade:</w:t>
      </w:r>
    </w:p>
    <w:p w:rsidR="00000000" w:rsidDel="00000000" w:rsidP="00000000" w:rsidRDefault="00000000" w:rsidRPr="00000000" w14:paraId="00001215">
      <w:pPr>
        <w:rPr>
          <w:color w:val="0000ff"/>
        </w:rPr>
      </w:pPr>
      <w:r w:rsidDel="00000000" w:rsidR="00000000" w:rsidRPr="00000000">
        <w:rPr>
          <w:rtl w:val="0"/>
        </w:rPr>
        <w:tab/>
        <w:tab/>
        <w:t xml:space="preserve">Tags: </w:t>
      </w:r>
      <w:r w:rsidDel="00000000" w:rsidR="00000000" w:rsidRPr="00000000">
        <w:rPr>
          <w:color w:val="0000ff"/>
          <w:rtl w:val="0"/>
        </w:rPr>
        <w:t xml:space="preserve">[Morph]</w:t>
      </w:r>
    </w:p>
    <w:p w:rsidR="00000000" w:rsidDel="00000000" w:rsidP="00000000" w:rsidRDefault="00000000" w:rsidRPr="00000000" w14:paraId="00001216">
      <w:pPr>
        <w:rPr>
          <w:color w:val="ff9900"/>
        </w:rPr>
      </w:pPr>
      <w:r w:rsidDel="00000000" w:rsidR="00000000" w:rsidRPr="00000000">
        <w:rPr>
          <w:color w:val="0000ff"/>
          <w:rtl w:val="0"/>
        </w:rPr>
        <w:tab/>
        <w:tab/>
      </w:r>
      <w:r w:rsidDel="00000000" w:rsidR="00000000" w:rsidRPr="00000000">
        <w:rPr>
          <w:rtl w:val="0"/>
        </w:rPr>
        <w:t xml:space="preserve">Notes: </w:t>
      </w:r>
      <w:r w:rsidDel="00000000" w:rsidR="00000000" w:rsidRPr="00000000">
        <w:rPr>
          <w:color w:val="ff9900"/>
          <w:rtl w:val="0"/>
        </w:rPr>
        <w:t xml:space="preserve">This is the ultimate Morph Ability tbh. Simple and quick and good for triggers, has some glaring issues tho.</w:t>
      </w:r>
    </w:p>
    <w:p w:rsidR="00000000" w:rsidDel="00000000" w:rsidP="00000000" w:rsidRDefault="00000000" w:rsidRPr="00000000" w14:paraId="00001217">
      <w:pPr>
        <w:ind w:left="720" w:firstLine="720"/>
        <w:rPr/>
      </w:pPr>
      <w:r w:rsidDel="00000000" w:rsidR="00000000" w:rsidRPr="00000000">
        <w:rPr>
          <w:rtl w:val="0"/>
        </w:rPr>
        <w:t xml:space="preserve">RawCode: Sca1 Sca2 Sca3 Sca4 Sca5 Sca6 Srtt Sbsk</w:t>
      </w:r>
    </w:p>
    <w:p w:rsidR="00000000" w:rsidDel="00000000" w:rsidP="00000000" w:rsidRDefault="00000000" w:rsidRPr="00000000" w14:paraId="00001218">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1.28.5.7680</w:t>
      </w:r>
      <w:r w:rsidDel="00000000" w:rsidR="00000000" w:rsidRPr="00000000">
        <w:rPr>
          <w:rtl w:val="0"/>
        </w:rPr>
      </w:r>
    </w:p>
    <w:p w:rsidR="00000000" w:rsidDel="00000000" w:rsidP="00000000" w:rsidRDefault="00000000" w:rsidRPr="00000000" w14:paraId="00001219">
      <w:pPr>
        <w:numPr>
          <w:ilvl w:val="0"/>
          <w:numId w:val="80"/>
        </w:numPr>
        <w:spacing w:after="0" w:afterAutospacing="0"/>
        <w:ind w:left="720" w:hanging="360"/>
      </w:pPr>
      <w:r w:rsidDel="00000000" w:rsidR="00000000" w:rsidRPr="00000000">
        <w:rPr>
          <w:rtl w:val="0"/>
        </w:rPr>
        <w:t xml:space="preserve">Morphs unit into another unit once the techtree requirements have been met.</w:t>
      </w:r>
    </w:p>
    <w:p w:rsidR="00000000" w:rsidDel="00000000" w:rsidP="00000000" w:rsidRDefault="00000000" w:rsidRPr="00000000" w14:paraId="0000121A">
      <w:pPr>
        <w:numPr>
          <w:ilvl w:val="0"/>
          <w:numId w:val="80"/>
        </w:numPr>
        <w:spacing w:after="0" w:afterAutospacing="0"/>
        <w:ind w:left="720" w:hanging="360"/>
      </w:pPr>
      <w:r w:rsidDel="00000000" w:rsidR="00000000" w:rsidRPr="00000000">
        <w:rPr>
          <w:rtl w:val="0"/>
        </w:rPr>
        <w:t xml:space="preserve">Basically it is a permanent Metamorphosis that does not require casting</w:t>
      </w:r>
    </w:p>
    <w:p w:rsidR="00000000" w:rsidDel="00000000" w:rsidP="00000000" w:rsidRDefault="00000000" w:rsidRPr="00000000" w14:paraId="0000121B">
      <w:pPr>
        <w:numPr>
          <w:ilvl w:val="1"/>
          <w:numId w:val="80"/>
        </w:numPr>
        <w:spacing w:after="0" w:afterAutospacing="0"/>
        <w:ind w:left="1440" w:hanging="360"/>
      </w:pPr>
      <w:r w:rsidDel="00000000" w:rsidR="00000000" w:rsidRPr="00000000">
        <w:rPr>
          <w:rtl w:val="0"/>
        </w:rPr>
        <w:t xml:space="preserve">If a chaos ability is available on a building, won’t cast it as long as the building is training/researching/upgrading</w:t>
      </w:r>
    </w:p>
    <w:p w:rsidR="00000000" w:rsidDel="00000000" w:rsidP="00000000" w:rsidRDefault="00000000" w:rsidRPr="00000000" w14:paraId="0000121C">
      <w:pPr>
        <w:numPr>
          <w:ilvl w:val="1"/>
          <w:numId w:val="80"/>
        </w:numPr>
        <w:spacing w:after="0" w:afterAutospacing="0"/>
        <w:ind w:left="1440" w:hanging="360"/>
      </w:pPr>
      <w:r w:rsidDel="00000000" w:rsidR="00000000" w:rsidRPr="00000000">
        <w:rPr>
          <w:rtl w:val="0"/>
        </w:rPr>
        <w:t xml:space="preserve">Cases to test</w:t>
      </w:r>
    </w:p>
    <w:p w:rsidR="00000000" w:rsidDel="00000000" w:rsidP="00000000" w:rsidRDefault="00000000" w:rsidRPr="00000000" w14:paraId="0000121D">
      <w:pPr>
        <w:numPr>
          <w:ilvl w:val="2"/>
          <w:numId w:val="80"/>
        </w:numPr>
        <w:spacing w:after="0" w:afterAutospacing="0"/>
        <w:ind w:left="2160" w:hanging="360"/>
      </w:pPr>
      <w:r w:rsidDel="00000000" w:rsidR="00000000" w:rsidRPr="00000000">
        <w:rPr>
          <w:rtl w:val="0"/>
        </w:rPr>
        <w:t xml:space="preserve">When the caster is paused</w:t>
      </w:r>
    </w:p>
    <w:p w:rsidR="00000000" w:rsidDel="00000000" w:rsidP="00000000" w:rsidRDefault="00000000" w:rsidRPr="00000000" w14:paraId="0000121E">
      <w:pPr>
        <w:numPr>
          <w:ilvl w:val="2"/>
          <w:numId w:val="80"/>
        </w:numPr>
        <w:spacing w:after="0" w:afterAutospacing="0"/>
        <w:ind w:left="2160" w:hanging="360"/>
      </w:pPr>
      <w:r w:rsidDel="00000000" w:rsidR="00000000" w:rsidRPr="00000000">
        <w:rPr>
          <w:rtl w:val="0"/>
        </w:rPr>
        <w:t xml:space="preserve">When the caster is hidden</w:t>
      </w:r>
    </w:p>
    <w:p w:rsidR="00000000" w:rsidDel="00000000" w:rsidP="00000000" w:rsidRDefault="00000000" w:rsidRPr="00000000" w14:paraId="0000121F">
      <w:pPr>
        <w:numPr>
          <w:ilvl w:val="2"/>
          <w:numId w:val="80"/>
        </w:numPr>
        <w:spacing w:after="0" w:afterAutospacing="0"/>
        <w:ind w:left="2160" w:hanging="360"/>
      </w:pPr>
      <w:r w:rsidDel="00000000" w:rsidR="00000000" w:rsidRPr="00000000">
        <w:rPr>
          <w:rtl w:val="0"/>
        </w:rPr>
        <w:t xml:space="preserve">When the caster is stunned</w:t>
      </w:r>
    </w:p>
    <w:p w:rsidR="00000000" w:rsidDel="00000000" w:rsidP="00000000" w:rsidRDefault="00000000" w:rsidRPr="00000000" w14:paraId="00001220">
      <w:pPr>
        <w:numPr>
          <w:ilvl w:val="0"/>
          <w:numId w:val="80"/>
        </w:numPr>
        <w:spacing w:after="0" w:afterAutospacing="0"/>
        <w:ind w:left="720" w:hanging="360"/>
      </w:pPr>
      <w:r w:rsidDel="00000000" w:rsidR="00000000" w:rsidRPr="00000000">
        <w:rPr>
          <w:rtl w:val="0"/>
        </w:rPr>
        <w:t xml:space="preserve">The new unit update its attack damage which is calculated by merging damage of both units.</w:t>
      </w:r>
    </w:p>
    <w:p w:rsidR="00000000" w:rsidDel="00000000" w:rsidP="00000000" w:rsidRDefault="00000000" w:rsidRPr="00000000" w14:paraId="00001221">
      <w:pPr>
        <w:numPr>
          <w:ilvl w:val="0"/>
          <w:numId w:val="80"/>
        </w:numPr>
        <w:spacing w:after="0" w:afterAutospacing="0"/>
        <w:ind w:left="720" w:hanging="360"/>
      </w:pPr>
      <w:r w:rsidDel="00000000" w:rsidR="00000000" w:rsidRPr="00000000">
        <w:rPr>
          <w:rtl w:val="0"/>
        </w:rPr>
        <w:t xml:space="preserve">If the hero has an ability that gives permanent health it causes the hero to gain immense amounts of health. Eventually overflowing.</w:t>
      </w:r>
    </w:p>
    <w:p w:rsidR="00000000" w:rsidDel="00000000" w:rsidP="00000000" w:rsidRDefault="00000000" w:rsidRPr="00000000" w14:paraId="00001222">
      <w:pPr>
        <w:numPr>
          <w:ilvl w:val="0"/>
          <w:numId w:val="80"/>
        </w:numPr>
        <w:spacing w:after="0" w:afterAutospacing="0"/>
        <w:ind w:left="720" w:hanging="360"/>
      </w:pPr>
      <w:r w:rsidDel="00000000" w:rsidR="00000000" w:rsidRPr="00000000">
        <w:rPr>
          <w:rtl w:val="0"/>
        </w:rPr>
        <w:t xml:space="preserve">Heroes that are Chaos keep their spot in the hero list, along with any control group they are in.</w:t>
      </w:r>
    </w:p>
    <w:p w:rsidR="00000000" w:rsidDel="00000000" w:rsidP="00000000" w:rsidRDefault="00000000" w:rsidRPr="00000000" w14:paraId="00001223">
      <w:pPr>
        <w:numPr>
          <w:ilvl w:val="0"/>
          <w:numId w:val="80"/>
        </w:numPr>
        <w:spacing w:after="0" w:afterAutospacing="0"/>
        <w:ind w:left="720" w:hanging="360"/>
      </w:pPr>
      <w:r w:rsidDel="00000000" w:rsidR="00000000" w:rsidRPr="00000000">
        <w:rPr>
          <w:rtl w:val="0"/>
        </w:rPr>
        <w:t xml:space="preserve">Units also keep their control group.</w:t>
      </w:r>
    </w:p>
    <w:p w:rsidR="00000000" w:rsidDel="00000000" w:rsidP="00000000" w:rsidRDefault="00000000" w:rsidRPr="00000000" w14:paraId="00001224">
      <w:pPr>
        <w:numPr>
          <w:ilvl w:val="0"/>
          <w:numId w:val="80"/>
        </w:numPr>
        <w:spacing w:after="0" w:afterAutospacing="0"/>
        <w:ind w:left="720" w:hanging="360"/>
      </w:pPr>
      <w:r w:rsidDel="00000000" w:rsidR="00000000" w:rsidRPr="00000000">
        <w:rPr>
          <w:rtl w:val="0"/>
        </w:rPr>
        <w:t xml:space="preserve">The hero keeps their current attributes.</w:t>
      </w:r>
    </w:p>
    <w:p w:rsidR="00000000" w:rsidDel="00000000" w:rsidP="00000000" w:rsidRDefault="00000000" w:rsidRPr="00000000" w14:paraId="00001225">
      <w:pPr>
        <w:numPr>
          <w:ilvl w:val="0"/>
          <w:numId w:val="80"/>
        </w:numPr>
        <w:spacing w:after="0" w:afterAutospacing="0"/>
        <w:ind w:left="720" w:hanging="360"/>
      </w:pPr>
      <w:r w:rsidDel="00000000" w:rsidR="00000000" w:rsidRPr="00000000">
        <w:rPr>
          <w:rtl w:val="0"/>
        </w:rPr>
        <w:t xml:space="preserve">The hero keeps their current Str/Agi/Int per level.</w:t>
      </w:r>
    </w:p>
    <w:p w:rsidR="00000000" w:rsidDel="00000000" w:rsidP="00000000" w:rsidRDefault="00000000" w:rsidRPr="00000000" w14:paraId="00001226">
      <w:pPr>
        <w:numPr>
          <w:ilvl w:val="0"/>
          <w:numId w:val="80"/>
        </w:numPr>
        <w:spacing w:after="0" w:afterAutospacing="0"/>
        <w:ind w:left="720" w:hanging="360"/>
      </w:pPr>
      <w:r w:rsidDel="00000000" w:rsidR="00000000" w:rsidRPr="00000000">
        <w:rPr>
          <w:rtl w:val="0"/>
        </w:rPr>
        <w:t xml:space="preserve">Other Hero related information will also be kept (like Hero abilities/XP/Level) and will not be overwritten by heroic abilities from the other hero.</w:t>
      </w:r>
    </w:p>
    <w:p w:rsidR="00000000" w:rsidDel="00000000" w:rsidP="00000000" w:rsidRDefault="00000000" w:rsidRPr="00000000" w14:paraId="00001227">
      <w:pPr>
        <w:numPr>
          <w:ilvl w:val="0"/>
          <w:numId w:val="80"/>
        </w:numPr>
        <w:spacing w:after="0" w:afterAutospacing="0"/>
        <w:ind w:left="720" w:hanging="360"/>
      </w:pPr>
      <w:r w:rsidDel="00000000" w:rsidR="00000000" w:rsidRPr="00000000">
        <w:rPr>
          <w:rtl w:val="0"/>
        </w:rPr>
        <w:t xml:space="preserve">Normal abilities will be overwritten by the normal abilities on the new hero.</w:t>
      </w:r>
    </w:p>
    <w:p w:rsidR="00000000" w:rsidDel="00000000" w:rsidP="00000000" w:rsidRDefault="00000000" w:rsidRPr="00000000" w14:paraId="00001228">
      <w:pPr>
        <w:numPr>
          <w:ilvl w:val="0"/>
          <w:numId w:val="80"/>
        </w:numPr>
        <w:spacing w:after="0" w:afterAutospacing="0"/>
        <w:ind w:left="720" w:hanging="360"/>
      </w:pPr>
      <w:r w:rsidDel="00000000" w:rsidR="00000000" w:rsidRPr="00000000">
        <w:rPr>
          <w:rtl w:val="0"/>
        </w:rPr>
        <w:t xml:space="preserve">If any item or aura buff obtained (i.e. providing bonus armor), it's effect may become part of the unit forever, which heavily limits usage of this ability in common. Interaction depends on the base ability which is the source of the bonus.</w:t>
      </w:r>
    </w:p>
    <w:p w:rsidR="00000000" w:rsidDel="00000000" w:rsidP="00000000" w:rsidRDefault="00000000" w:rsidRPr="00000000" w14:paraId="00001229">
      <w:pPr>
        <w:numPr>
          <w:ilvl w:val="0"/>
          <w:numId w:val="80"/>
        </w:numPr>
        <w:spacing w:after="0" w:afterAutospacing="0"/>
        <w:ind w:left="720" w:hanging="360"/>
      </w:pPr>
      <w:r w:rsidDel="00000000" w:rsidR="00000000" w:rsidRPr="00000000">
        <w:rPr>
          <w:rtl w:val="0"/>
        </w:rPr>
        <w:t xml:space="preserve">The instance API and Skin system might be a better choice in 1.32+ instead of this ability.</w:t>
      </w:r>
    </w:p>
    <w:p w:rsidR="00000000" w:rsidDel="00000000" w:rsidP="00000000" w:rsidRDefault="00000000" w:rsidRPr="00000000" w14:paraId="0000122A">
      <w:pPr>
        <w:numPr>
          <w:ilvl w:val="1"/>
          <w:numId w:val="80"/>
        </w:numPr>
        <w:spacing w:after="0" w:afterAutospacing="0"/>
        <w:ind w:left="1440" w:hanging="360"/>
      </w:pPr>
      <w:r w:rsidDel="00000000" w:rsidR="00000000" w:rsidRPr="00000000">
        <w:rPr>
          <w:rtl w:val="0"/>
        </w:rPr>
        <w:t xml:space="preserve">However changing skin is limited through what the triggers can change on a unit, for example </w:t>
      </w:r>
      <w:hyperlink r:id="rId20">
        <w:r w:rsidDel="00000000" w:rsidR="00000000" w:rsidRPr="00000000">
          <w:rPr>
            <w:color w:val="1155cc"/>
            <w:u w:val="single"/>
            <w:rtl w:val="0"/>
          </w:rPr>
          <w:t xml:space="preserve">setting a unit weapon range is bugged</w:t>
        </w:r>
      </w:hyperlink>
      <w:r w:rsidDel="00000000" w:rsidR="00000000" w:rsidRPr="00000000">
        <w:rPr>
          <w:rtl w:val="0"/>
        </w:rPr>
      </w:r>
    </w:p>
    <w:p w:rsidR="00000000" w:rsidDel="00000000" w:rsidP="00000000" w:rsidRDefault="00000000" w:rsidRPr="00000000" w14:paraId="0000122B">
      <w:pPr>
        <w:numPr>
          <w:ilvl w:val="1"/>
          <w:numId w:val="80"/>
        </w:numPr>
        <w:spacing w:after="0" w:afterAutospacing="0"/>
        <w:ind w:left="1440" w:hanging="360"/>
      </w:pPr>
      <w:r w:rsidDel="00000000" w:rsidR="00000000" w:rsidRPr="00000000">
        <w:rPr>
          <w:rtl w:val="0"/>
        </w:rPr>
        <w:t xml:space="preserve">Setting a unit skin removes permanently its shadow, even if you set it to the original skin (2.0)</w:t>
      </w:r>
    </w:p>
    <w:p w:rsidR="00000000" w:rsidDel="00000000" w:rsidP="00000000" w:rsidRDefault="00000000" w:rsidRPr="00000000" w14:paraId="0000122C">
      <w:pPr>
        <w:numPr>
          <w:ilvl w:val="0"/>
          <w:numId w:val="80"/>
        </w:numPr>
        <w:spacing w:after="0" w:afterAutospacing="0"/>
        <w:ind w:left="720" w:hanging="360"/>
      </w:pPr>
      <w:r w:rsidDel="00000000" w:rsidR="00000000" w:rsidRPr="00000000">
        <w:rPr>
          <w:rtl w:val="0"/>
        </w:rPr>
        <w:t xml:space="preserve">Increases the RAM usage of the unit since it is duplicated and replaced at every morph</w:t>
      </w:r>
    </w:p>
    <w:p w:rsidR="00000000" w:rsidDel="00000000" w:rsidP="00000000" w:rsidRDefault="00000000" w:rsidRPr="00000000" w14:paraId="0000122D">
      <w:pPr>
        <w:numPr>
          <w:ilvl w:val="0"/>
          <w:numId w:val="80"/>
        </w:numPr>
        <w:spacing w:after="0" w:afterAutospacing="0"/>
        <w:ind w:left="720" w:hanging="360"/>
      </w:pPr>
      <w:r w:rsidDel="00000000" w:rsidR="00000000" w:rsidRPr="00000000">
        <w:rPr>
          <w:rtl w:val="0"/>
        </w:rPr>
        <w:t xml:space="preserve">Can cause very rare desync when there’s multiple morphs in the same map. It desync once and works fine for the rest of the game (like a thanos snap)</w:t>
      </w:r>
    </w:p>
    <w:p w:rsidR="00000000" w:rsidDel="00000000" w:rsidP="00000000" w:rsidRDefault="00000000" w:rsidRPr="00000000" w14:paraId="0000122E">
      <w:pPr>
        <w:numPr>
          <w:ilvl w:val="0"/>
          <w:numId w:val="80"/>
        </w:numPr>
        <w:spacing w:after="0" w:afterAutospacing="0"/>
        <w:ind w:left="720" w:hanging="360"/>
      </w:pPr>
      <w:r w:rsidDel="00000000" w:rsidR="00000000" w:rsidRPr="00000000">
        <w:rPr>
          <w:rtl w:val="0"/>
        </w:rPr>
        <w:t xml:space="preserve">When the unit has multiple valid chaos abilities, the last one in the list will be used</w:t>
      </w:r>
    </w:p>
    <w:p w:rsidR="00000000" w:rsidDel="00000000" w:rsidP="00000000" w:rsidRDefault="00000000" w:rsidRPr="00000000" w14:paraId="0000122F">
      <w:pPr>
        <w:numPr>
          <w:ilvl w:val="0"/>
          <w:numId w:val="80"/>
        </w:numPr>
        <w:ind w:left="720" w:hanging="360"/>
      </w:pPr>
      <w:r w:rsidDel="00000000" w:rsidR="00000000" w:rsidRPr="00000000">
        <w:rPr>
          <w:rtl w:val="0"/>
        </w:rPr>
        <w:t xml:space="preserve">Beware of infinite loop or it will lag a lot</w:t>
      </w:r>
    </w:p>
    <w:p w:rsidR="00000000" w:rsidDel="00000000" w:rsidP="00000000" w:rsidRDefault="00000000" w:rsidRPr="00000000" w14:paraId="00001230">
      <w:pPr>
        <w:pStyle w:val="Heading2"/>
        <w:rPr>
          <w:b w:val="1"/>
          <w:bCs w:val="1"/>
          <w:color w:val="ff0000"/>
        </w:rPr>
      </w:pPr>
      <w:bookmarkStart w:colFirst="0" w:colLast="0" w:name="_q16ozis2rs2z" w:id="390"/>
      <w:bookmarkEnd w:id="390"/>
      <w:r w:rsidDel="00000000" w:rsidR="00000000" w:rsidRPr="00000000">
        <w:rPr>
          <w:rtl w:val="0"/>
        </w:rPr>
        <w:t xml:space="preserve">Item Attack Heal Reduction Bonus</w:t>
      </w:r>
      <w:r w:rsidDel="00000000" w:rsidR="00000000" w:rsidRPr="00000000">
        <w:rPr>
          <w:rtl w:val="0"/>
        </w:rPr>
      </w:r>
    </w:p>
    <w:p w:rsidR="00000000" w:rsidDel="00000000" w:rsidP="00000000" w:rsidRDefault="00000000" w:rsidRPr="00000000" w14:paraId="00001231">
      <w:pPr>
        <w:ind w:left="720" w:firstLine="720"/>
        <w:rPr>
          <w:color w:val="0000ff"/>
        </w:rPr>
      </w:pPr>
      <w:r w:rsidDel="00000000" w:rsidR="00000000" w:rsidRPr="00000000">
        <w:rPr>
          <w:rtl w:val="0"/>
        </w:rPr>
        <w:t xml:space="preserve">Tags: </w:t>
      </w:r>
      <w:r w:rsidDel="00000000" w:rsidR="00000000" w:rsidRPr="00000000">
        <w:rPr>
          <w:color w:val="0000ff"/>
          <w:rtl w:val="0"/>
        </w:rPr>
        <w:t xml:space="preserve">[Orb] [Buff Unstackable] [Healing] [Flat Damage Increase]</w:t>
      </w:r>
    </w:p>
    <w:p w:rsidR="00000000" w:rsidDel="00000000" w:rsidP="00000000" w:rsidRDefault="00000000" w:rsidRPr="00000000" w14:paraId="00001232">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This reduces healing effects from most hit point regeneration sources.</w:t>
      </w:r>
    </w:p>
    <w:p w:rsidR="00000000" w:rsidDel="00000000" w:rsidP="00000000" w:rsidRDefault="00000000" w:rsidRPr="00000000" w14:paraId="00001233">
      <w:pPr>
        <w:ind w:left="720" w:firstLine="720"/>
        <w:rPr/>
      </w:pPr>
      <w:r w:rsidDel="00000000" w:rsidR="00000000" w:rsidRPr="00000000">
        <w:rPr>
          <w:rtl w:val="0"/>
        </w:rPr>
        <w:t xml:space="preserve">RawCode: AIf2</w:t>
      </w:r>
    </w:p>
    <w:p w:rsidR="00000000" w:rsidDel="00000000" w:rsidP="00000000" w:rsidRDefault="00000000" w:rsidRPr="00000000" w14:paraId="00001234">
      <w:pPr>
        <w:ind w:left="720" w:firstLine="720"/>
        <w:rPr>
          <w:color w:val="00bf00"/>
        </w:rPr>
      </w:pPr>
      <w:r w:rsidDel="00000000" w:rsidR="00000000" w:rsidRPr="00000000">
        <w:rPr>
          <w:rtl w:val="0"/>
        </w:rPr>
        <w:t xml:space="preserve">Latest tested version: </w:t>
      </w:r>
      <w:r w:rsidDel="00000000" w:rsidR="00000000" w:rsidRPr="00000000">
        <w:rPr>
          <w:color w:val="00bf00"/>
          <w:rtl w:val="0"/>
        </w:rPr>
        <w:t xml:space="preserve">1.31.1.12164</w:t>
      </w:r>
    </w:p>
    <w:p w:rsidR="00000000" w:rsidDel="00000000" w:rsidP="00000000" w:rsidRDefault="00000000" w:rsidRPr="00000000" w14:paraId="00001235">
      <w:pPr>
        <w:numPr>
          <w:ilvl w:val="0"/>
          <w:numId w:val="61"/>
        </w:numPr>
        <w:spacing w:after="0" w:afterAutospacing="0"/>
        <w:ind w:left="2160" w:hanging="360"/>
      </w:pPr>
      <w:r w:rsidDel="00000000" w:rsidR="00000000" w:rsidRPr="00000000">
        <w:rPr>
          <w:rtl w:val="0"/>
        </w:rPr>
        <w:t xml:space="preserve">Multiple copies of the ability do not appear to stack. More testing is needed.</w:t>
      </w:r>
    </w:p>
    <w:p w:rsidR="00000000" w:rsidDel="00000000" w:rsidP="00000000" w:rsidRDefault="00000000" w:rsidRPr="00000000" w14:paraId="00001236">
      <w:pPr>
        <w:numPr>
          <w:ilvl w:val="0"/>
          <w:numId w:val="61"/>
        </w:numPr>
        <w:spacing w:after="0" w:afterAutospacing="0"/>
        <w:ind w:left="2160" w:hanging="360"/>
      </w:pPr>
      <w:r w:rsidDel="00000000" w:rsidR="00000000" w:rsidRPr="00000000">
        <w:rPr>
          <w:rtl w:val="0"/>
        </w:rPr>
        <w:t xml:space="preserve">The most recent buff applied by a copy of this ability takes precedence.</w:t>
      </w:r>
    </w:p>
    <w:p w:rsidR="00000000" w:rsidDel="00000000" w:rsidP="00000000" w:rsidRDefault="00000000" w:rsidRPr="00000000" w14:paraId="00001237">
      <w:pPr>
        <w:numPr>
          <w:ilvl w:val="0"/>
          <w:numId w:val="61"/>
        </w:numPr>
        <w:spacing w:after="0" w:afterAutospacing="0"/>
        <w:ind w:left="2160" w:hanging="360"/>
      </w:pPr>
      <w:r w:rsidDel="00000000" w:rsidR="00000000" w:rsidRPr="00000000">
        <w:rPr>
          <w:rtl w:val="0"/>
        </w:rPr>
        <w:t xml:space="preserve">“Data - Healing Multiplier”</w:t>
      </w:r>
    </w:p>
    <w:p w:rsidR="00000000" w:rsidDel="00000000" w:rsidP="00000000" w:rsidRDefault="00000000" w:rsidRPr="00000000" w14:paraId="00001238">
      <w:pPr>
        <w:numPr>
          <w:ilvl w:val="1"/>
          <w:numId w:val="61"/>
        </w:numPr>
        <w:spacing w:after="0" w:afterAutospacing="0"/>
        <w:ind w:left="2880" w:hanging="360"/>
      </w:pPr>
      <w:r w:rsidDel="00000000" w:rsidR="00000000" w:rsidRPr="00000000">
        <w:rPr>
          <w:rtl w:val="0"/>
        </w:rPr>
        <w:t xml:space="preserve">Values higher than 1.00 will amplify healing effects.</w:t>
      </w:r>
    </w:p>
    <w:p w:rsidR="00000000" w:rsidDel="00000000" w:rsidP="00000000" w:rsidRDefault="00000000" w:rsidRPr="00000000" w14:paraId="00001239">
      <w:pPr>
        <w:numPr>
          <w:ilvl w:val="2"/>
          <w:numId w:val="61"/>
        </w:numPr>
        <w:spacing w:after="0" w:afterAutospacing="0"/>
        <w:ind w:left="3600" w:hanging="360"/>
      </w:pPr>
      <w:r w:rsidDel="00000000" w:rsidR="00000000" w:rsidRPr="00000000">
        <w:rPr>
          <w:rtl w:val="0"/>
        </w:rPr>
        <w:t xml:space="preserve">This may cause a visual bug where the buff will not show up.</w:t>
      </w:r>
    </w:p>
    <w:p w:rsidR="00000000" w:rsidDel="00000000" w:rsidP="00000000" w:rsidRDefault="00000000" w:rsidRPr="00000000" w14:paraId="0000123A">
      <w:pPr>
        <w:numPr>
          <w:ilvl w:val="2"/>
          <w:numId w:val="61"/>
        </w:numPr>
        <w:spacing w:after="0" w:afterAutospacing="0"/>
        <w:ind w:left="3600" w:hanging="360"/>
      </w:pPr>
      <w:r w:rsidDel="00000000" w:rsidR="00000000" w:rsidRPr="00000000">
        <w:rPr>
          <w:rtl w:val="0"/>
        </w:rPr>
        <w:t xml:space="preserve">You may experience no effect and even new Orb of Fire item does not appear when put on ground. Go to Map Options &gt; Game Data Set: Melee (Lastest Patch) as new items such as Orb of Fire and Orb of Lightning is updated but does not appear on Default data set of 1.31 version.</w:t>
      </w:r>
    </w:p>
    <w:p w:rsidR="00000000" w:rsidDel="00000000" w:rsidP="00000000" w:rsidRDefault="00000000" w:rsidRPr="00000000" w14:paraId="0000123B">
      <w:pPr>
        <w:numPr>
          <w:ilvl w:val="1"/>
          <w:numId w:val="61"/>
        </w:numPr>
        <w:spacing w:after="0" w:afterAutospacing="0"/>
        <w:ind w:left="2880" w:hanging="360"/>
      </w:pPr>
      <w:r w:rsidDel="00000000" w:rsidR="00000000" w:rsidRPr="00000000">
        <w:rPr>
          <w:rtl w:val="0"/>
        </w:rPr>
        <w:t xml:space="preserve">Values lower than 1.00 will reduce healing effects.</w:t>
      </w:r>
    </w:p>
    <w:p w:rsidR="00000000" w:rsidDel="00000000" w:rsidP="00000000" w:rsidRDefault="00000000" w:rsidRPr="00000000" w14:paraId="0000123C">
      <w:pPr>
        <w:numPr>
          <w:ilvl w:val="1"/>
          <w:numId w:val="61"/>
        </w:numPr>
        <w:ind w:left="2880" w:hanging="360"/>
      </w:pPr>
      <w:r w:rsidDel="00000000" w:rsidR="00000000" w:rsidRPr="00000000">
        <w:rPr>
          <w:rtl w:val="0"/>
        </w:rPr>
        <w:t xml:space="preserve">Values lower than or equal to 0 will be treated as 0.01.</w:t>
      </w:r>
    </w:p>
    <w:p w:rsidR="00000000" w:rsidDel="00000000" w:rsidP="00000000" w:rsidRDefault="00000000" w:rsidRPr="00000000" w14:paraId="0000123D">
      <w:pPr>
        <w:pStyle w:val="Heading2"/>
        <w:ind w:firstLine="720"/>
        <w:rPr/>
      </w:pPr>
      <w:bookmarkStart w:colFirst="0" w:colLast="0" w:name="_r1oe6f8z416q" w:id="391"/>
      <w:bookmarkEnd w:id="391"/>
      <w:r w:rsidDel="00000000" w:rsidR="00000000" w:rsidRPr="00000000">
        <w:rPr>
          <w:rtl w:val="0"/>
        </w:rPr>
        <w:t xml:space="preserve">-UnselectAble (Internal name: CAbilityLeash) :</w:t>
      </w:r>
    </w:p>
    <w:p w:rsidR="00000000" w:rsidDel="00000000" w:rsidP="00000000" w:rsidRDefault="00000000" w:rsidRPr="00000000" w14:paraId="0000123E">
      <w:pPr>
        <w:rPr/>
      </w:pPr>
      <w:r w:rsidDel="00000000" w:rsidR="00000000" w:rsidRPr="00000000">
        <w:rPr>
          <w:rtl w:val="0"/>
        </w:rPr>
        <w:tab/>
        <w:tab/>
        <w:t xml:space="preserve">Tags: </w:t>
      </w:r>
      <w:r w:rsidDel="00000000" w:rsidR="00000000" w:rsidRPr="00000000">
        <w:rPr>
          <w:color w:val="0000ff"/>
          <w:rtl w:val="0"/>
        </w:rPr>
        <w:t xml:space="preserve">[Unique]</w:t>
      </w:r>
      <w:r w:rsidDel="00000000" w:rsidR="00000000" w:rsidRPr="00000000">
        <w:rPr>
          <w:rtl w:val="0"/>
        </w:rPr>
      </w:r>
    </w:p>
    <w:p w:rsidR="00000000" w:rsidDel="00000000" w:rsidP="00000000" w:rsidRDefault="00000000" w:rsidRPr="00000000" w14:paraId="0000123F">
      <w:pPr>
        <w:ind w:left="720" w:firstLine="720"/>
        <w:rPr>
          <w:color w:val="ff9900"/>
        </w:rPr>
      </w:pPr>
      <w:r w:rsidDel="00000000" w:rsidR="00000000" w:rsidRPr="00000000">
        <w:rPr>
          <w:rtl w:val="0"/>
        </w:rPr>
        <w:t xml:space="preserve">Notes: </w:t>
      </w:r>
      <w:r w:rsidDel="00000000" w:rsidR="00000000" w:rsidRPr="00000000">
        <w:rPr>
          <w:color w:val="ff9900"/>
          <w:rtl w:val="0"/>
        </w:rPr>
        <w:t xml:space="preserve">Need to be defined in units/abilitydata.slk</w:t>
      </w:r>
    </w:p>
    <w:p w:rsidR="00000000" w:rsidDel="00000000" w:rsidP="00000000" w:rsidRDefault="00000000" w:rsidRPr="00000000" w14:paraId="00001240">
      <w:pPr>
        <w:ind w:left="720" w:firstLine="720"/>
        <w:rPr/>
      </w:pPr>
      <w:r w:rsidDel="00000000" w:rsidR="00000000" w:rsidRPr="00000000">
        <w:rPr>
          <w:rtl w:val="0"/>
        </w:rPr>
        <w:t xml:space="preserve">RawCode: Alea</w:t>
      </w:r>
    </w:p>
    <w:p w:rsidR="00000000" w:rsidDel="00000000" w:rsidP="00000000" w:rsidRDefault="00000000" w:rsidRPr="00000000" w14:paraId="00001241">
      <w:pPr>
        <w:ind w:left="720" w:firstLine="720"/>
        <w:rPr>
          <w:color w:val="ff9900"/>
        </w:rPr>
      </w:pPr>
      <w:r w:rsidDel="00000000" w:rsidR="00000000" w:rsidRPr="00000000">
        <w:rPr>
          <w:rtl w:val="0"/>
        </w:rPr>
        <w:t xml:space="preserve">Latest tested version: </w:t>
      </w:r>
      <w:r w:rsidDel="00000000" w:rsidR="00000000" w:rsidRPr="00000000">
        <w:rPr>
          <w:color w:val="00bf00"/>
          <w:rtl w:val="0"/>
        </w:rPr>
        <w:t xml:space="preserve">Unknown</w:t>
      </w:r>
      <w:r w:rsidDel="00000000" w:rsidR="00000000" w:rsidRPr="00000000">
        <w:rPr>
          <w:rtl w:val="0"/>
        </w:rPr>
      </w:r>
    </w:p>
    <w:p w:rsidR="00000000" w:rsidDel="00000000" w:rsidP="00000000" w:rsidRDefault="00000000" w:rsidRPr="00000000" w14:paraId="00001242">
      <w:pPr>
        <w:numPr>
          <w:ilvl w:val="0"/>
          <w:numId w:val="80"/>
        </w:numPr>
        <w:spacing w:after="0" w:afterAutospacing="0"/>
        <w:ind w:left="720" w:hanging="360"/>
      </w:pPr>
      <w:commentRangeStart w:id="58"/>
      <w:r w:rsidDel="00000000" w:rsidR="00000000" w:rsidRPr="00000000">
        <w:rPr>
          <w:rtl w:val="0"/>
        </w:rPr>
        <w:t xml:space="preserve">Makes an Unit unselectable but targetable.</w:t>
      </w:r>
    </w:p>
    <w:p w:rsidR="00000000" w:rsidDel="00000000" w:rsidP="00000000" w:rsidRDefault="00000000" w:rsidRPr="00000000" w14:paraId="00001243">
      <w:pPr>
        <w:numPr>
          <w:ilvl w:val="0"/>
          <w:numId w:val="80"/>
        </w:numPr>
        <w:spacing w:after="0" w:afterAutospacing="0"/>
        <w:ind w:left="720" w:hanging="360"/>
      </w:pPr>
      <w:r w:rsidDel="00000000" w:rsidR="00000000" w:rsidRPr="00000000">
        <w:rPr>
          <w:rtl w:val="0"/>
        </w:rPr>
        <w:t xml:space="preserve">returns "attack" to abi Gained Position when aoe away.</w:t>
      </w:r>
    </w:p>
    <w:p w:rsidR="00000000" w:rsidDel="00000000" w:rsidP="00000000" w:rsidRDefault="00000000" w:rsidRPr="00000000" w14:paraId="00001244">
      <w:pPr>
        <w:numPr>
          <w:ilvl w:val="0"/>
          <w:numId w:val="80"/>
        </w:numPr>
        <w:spacing w:after="0" w:afterAutospacing="0"/>
        <w:ind w:left="720" w:hanging="360"/>
      </w:pPr>
      <w:r w:rsidDel="00000000" w:rsidR="00000000" w:rsidRPr="00000000">
        <w:rPr>
          <w:rtl w:val="0"/>
        </w:rPr>
        <w:t xml:space="preserve">Hide &amp; Unhide -&gt; Selectable but still returns on aoe distance.</w:t>
      </w:r>
    </w:p>
    <w:p w:rsidR="00000000" w:rsidDel="00000000" w:rsidP="00000000" w:rsidRDefault="00000000" w:rsidRPr="00000000" w14:paraId="00001245">
      <w:pPr>
        <w:numPr>
          <w:ilvl w:val="0"/>
          <w:numId w:val="80"/>
        </w:numPr>
        <w:ind w:left="720" w:hanging="360"/>
      </w:pPr>
      <w:r w:rsidDel="00000000" w:rsidR="00000000" w:rsidRPr="00000000">
        <w:rPr>
          <w:rtl w:val="0"/>
        </w:rPr>
        <w:t xml:space="preserve">Remove Abi unit Hide &amp; unit Unhide unit is normal again.</w:t>
      </w:r>
      <w:commentRangeEnd w:id="58"/>
      <w:r w:rsidDel="00000000" w:rsidR="00000000" w:rsidRPr="00000000">
        <w:commentReference w:id="58"/>
      </w:r>
      <w:r w:rsidDel="00000000" w:rsidR="00000000" w:rsidRPr="00000000">
        <w:rPr>
          <w:rtl w:val="0"/>
        </w:rPr>
        <w:t xml:space="preserve"> </w:t>
      </w:r>
      <w:r w:rsidDel="00000000" w:rsidR="00000000" w:rsidRPr="00000000">
        <w:rPr>
          <w:color w:val="ff9900"/>
          <w:rtl w:val="0"/>
        </w:rPr>
        <w:t xml:space="preserve">(Aloc ability inherit this property)</w:t>
      </w:r>
      <w:r w:rsidDel="00000000" w:rsidR="00000000" w:rsidRPr="00000000">
        <w:rPr>
          <w:rtl w:val="0"/>
        </w:rPr>
      </w:r>
    </w:p>
    <w:p w:rsidR="00000000" w:rsidDel="00000000" w:rsidP="00000000" w:rsidRDefault="00000000" w:rsidRPr="00000000" w14:paraId="00001246">
      <w:pPr>
        <w:pStyle w:val="Heading1"/>
        <w:rPr/>
      </w:pPr>
      <w:bookmarkStart w:colFirst="0" w:colLast="0" w:name="_mnyet4yn4fn" w:id="392"/>
      <w:bookmarkEnd w:id="392"/>
      <w:r w:rsidDel="00000000" w:rsidR="00000000" w:rsidRPr="00000000">
        <w:rPr>
          <w:rtl w:val="0"/>
        </w:rPr>
        <w:t xml:space="preserve">@Index</w:t>
      </w:r>
    </w:p>
    <w:p w:rsidR="00000000" w:rsidDel="00000000" w:rsidP="00000000" w:rsidRDefault="00000000" w:rsidRPr="00000000" w14:paraId="00001247">
      <w:pPr>
        <w:rPr/>
      </w:pPr>
      <w:r w:rsidDel="00000000" w:rsidR="00000000" w:rsidRPr="00000000">
        <w:rPr>
          <w:rtl w:val="0"/>
        </w:rPr>
        <w:t xml:space="preserve">Bellow sorted by pseudo alphabetical.</w:t>
      </w:r>
    </w:p>
    <w:tbl>
      <w:tblPr>
        <w:tblStyle w:val="Table1"/>
        <w:tblW w:w="17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12690"/>
        <w:tblGridChange w:id="0">
          <w:tblGrid>
            <w:gridCol w:w="4530"/>
            <w:gridCol w:w="12690"/>
          </w:tblGrid>
        </w:tblGridChange>
      </w:tblGrid>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48">
            <w:pPr>
              <w:spacing w:after="0" w:line="240" w:lineRule="auto"/>
              <w:jc w:val="right"/>
              <w:rPr/>
            </w:pPr>
            <w:sdt>
              <w:sdtPr>
                <w:alias w:val="WE Ability tag"/>
                <w:id w:val="80555868"/>
                <w:dropDownList w:lastValue="AoE Supportiv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Supportive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49">
            <w:pPr>
              <w:spacing w:after="0" w:line="240" w:lineRule="auto"/>
              <w:rPr/>
            </w:pPr>
            <w:r w:rsidDel="00000000" w:rsidR="00000000" w:rsidRPr="00000000">
              <w:rPr>
                <w:rtl w:val="0"/>
              </w:rPr>
              <w:t xml:space="preserve">Some kind of boost for an area</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4A">
            <w:pPr>
              <w:spacing w:after="0" w:line="240" w:lineRule="auto"/>
              <w:jc w:val="right"/>
              <w:rPr/>
            </w:pPr>
            <w:sdt>
              <w:sdtPr>
                <w:alias w:val="WE Ability tag"/>
                <w:id w:val="-1629743178"/>
                <w:dropDownList w:lastValue="AoE Disab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AoE Disabling</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4B">
            <w:pPr>
              <w:spacing w:after="0" w:line="240" w:lineRule="auto"/>
              <w:rPr/>
            </w:pPr>
            <w:r w:rsidDel="00000000" w:rsidR="00000000" w:rsidRPr="00000000">
              <w:rPr>
                <w:rtl w:val="0"/>
              </w:rPr>
              <w:t xml:space="preserve">Some kind of disable for an area</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4C">
            <w:pPr>
              <w:spacing w:after="0" w:line="240" w:lineRule="auto"/>
              <w:jc w:val="right"/>
              <w:rPr/>
            </w:pPr>
            <w:sdt>
              <w:sdtPr>
                <w:alias w:val="WE Ability tag"/>
                <w:id w:val="-1205672073"/>
                <w:dropDownList w:lastValue="Attack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 triggered</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4D">
            <w:pPr>
              <w:spacing w:after="0" w:line="240" w:lineRule="auto"/>
              <w:rPr/>
            </w:pPr>
            <w:r w:rsidDel="00000000" w:rsidR="00000000" w:rsidRPr="00000000">
              <w:rPr>
                <w:rtl w:val="0"/>
              </w:rPr>
              <w:t xml:space="preserve">This ability triggers its effects when a unit attacks (the caster or anything in range), not when the unit hits and damages something (for this see </w:t>
            </w:r>
            <w:sdt>
              <w:sdtPr>
                <w:alias w:val="WE Ability tag"/>
                <w:id w:val="-1208985951"/>
                <w:dropDownList w:lastValue="Hit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Hit Triggered</w:t>
                </w:r>
              </w:sdtContent>
            </w:sdt>
            <w:r w:rsidDel="00000000" w:rsidR="00000000" w:rsidRPr="00000000">
              <w:rPr>
                <w:rtl w:val="0"/>
              </w:rPr>
              <w:t xml:space="preserv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4E">
            <w:pPr>
              <w:spacing w:after="0" w:line="240" w:lineRule="auto"/>
              <w:jc w:val="right"/>
              <w:rPr/>
            </w:pPr>
            <w:sdt>
              <w:sdtPr>
                <w:alias w:val="WE Ability tag"/>
                <w:id w:val="-2092017564"/>
                <w:dropDownList w:lastValue="Attack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Increase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4F">
            <w:pPr>
              <w:spacing w:after="0" w:line="240" w:lineRule="auto"/>
              <w:rPr/>
            </w:pPr>
            <w:r w:rsidDel="00000000" w:rsidR="00000000" w:rsidRPr="00000000">
              <w:rPr>
                <w:rtl w:val="0"/>
              </w:rPr>
              <w:t xml:space="preserve">Increases Attack Speed by % or flat</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0">
            <w:pPr>
              <w:spacing w:after="0" w:line="240" w:lineRule="auto"/>
              <w:jc w:val="right"/>
              <w:rPr/>
            </w:pPr>
            <w:sdt>
              <w:sdtPr>
                <w:alias w:val="WE Ability tag"/>
                <w:id w:val="2029742522"/>
                <w:dropDownList w:lastValue="Attack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Attackspeed Decrease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1">
            <w:pPr>
              <w:spacing w:after="0" w:line="240" w:lineRule="auto"/>
              <w:rPr/>
            </w:pPr>
            <w:r w:rsidDel="00000000" w:rsidR="00000000" w:rsidRPr="00000000">
              <w:rPr>
                <w:rtl w:val="0"/>
              </w:rPr>
              <w:t xml:space="preserve">Reduces AttackSpeed by % or flat</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2">
            <w:pPr>
              <w:spacing w:after="0" w:line="240" w:lineRule="auto"/>
              <w:jc w:val="right"/>
              <w:rPr/>
            </w:pPr>
            <w:sdt>
              <w:sdtPr>
                <w:alias w:val="WE Ability tag"/>
                <w:id w:val="828120864"/>
                <w:dropDownList w:lastValue="Auto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Autocast</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3">
            <w:pPr>
              <w:spacing w:after="0" w:line="240" w:lineRule="auto"/>
              <w:rPr/>
            </w:pPr>
            <w:r w:rsidDel="00000000" w:rsidR="00000000" w:rsidRPr="00000000">
              <w:rPr>
                <w:rtl w:val="0"/>
              </w:rPr>
              <w:t xml:space="preserve">This ability is autocast (square thingie icon border you can enable/disable by right clicking), as opposed to passive or </w:t>
            </w:r>
            <w:sdt>
              <w:sdtPr>
                <w:alias w:val="WE Ability tag"/>
                <w:id w:val="-1323378084"/>
                <w:dropDownList w:lastValue="Togg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Toggle</w:t>
                </w:r>
              </w:sdtContent>
            </w:sdt>
            <w:r w:rsidDel="00000000" w:rsidR="00000000" w:rsidRPr="00000000">
              <w:rPr>
                <w:rtl w:val="0"/>
              </w:rPr>
              <w:t xml:space="preserve"> abilities.</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4">
            <w:pPr>
              <w:spacing w:after="0" w:line="240" w:lineRule="auto"/>
              <w:jc w:val="right"/>
              <w:rPr/>
            </w:pPr>
            <w:sdt>
              <w:sdtPr>
                <w:alias w:val="WE Ability tag"/>
                <w:id w:val="-722220125"/>
                <w:dropDownList w:lastValue="Buff 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Buff Stackable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5">
            <w:pPr>
              <w:spacing w:after="0" w:line="240" w:lineRule="auto"/>
              <w:rPr/>
            </w:pPr>
            <w:r w:rsidDel="00000000" w:rsidR="00000000" w:rsidRPr="00000000">
              <w:rPr>
                <w:rtl w:val="0"/>
              </w:rPr>
              <w:t xml:space="preserve">This ability has verified that it allows buff stacking</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6">
            <w:pPr>
              <w:spacing w:after="0" w:line="240" w:lineRule="auto"/>
              <w:jc w:val="right"/>
              <w:rPr/>
            </w:pPr>
            <w:sdt>
              <w:sdtPr>
                <w:alias w:val="WE Ability tag"/>
                <w:id w:val="-1357902223"/>
                <w:dropDownList w:lastValue="Buff Un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Buff Unstackable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7">
            <w:pPr>
              <w:spacing w:after="0" w:line="240" w:lineRule="auto"/>
              <w:rPr/>
            </w:pPr>
            <w:r w:rsidDel="00000000" w:rsidR="00000000" w:rsidRPr="00000000">
              <w:rPr>
                <w:rtl w:val="0"/>
              </w:rPr>
              <w:t xml:space="preserve">This ability has verified that it does not allow buff stacking</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8">
            <w:pPr>
              <w:spacing w:after="0" w:line="240" w:lineRule="auto"/>
              <w:jc w:val="right"/>
              <w:rPr/>
            </w:pPr>
            <w:sdt>
              <w:sdtPr>
                <w:alias w:val="WE Ability tag"/>
                <w:id w:val="-1386735897"/>
                <w:dropDownList w:lastValue="Charg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Charged</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9">
            <w:pPr>
              <w:spacing w:after="0" w:line="240" w:lineRule="auto"/>
              <w:rPr/>
            </w:pPr>
            <w:r w:rsidDel="00000000" w:rsidR="00000000" w:rsidRPr="00000000">
              <w:rPr>
                <w:rtl w:val="0"/>
              </w:rPr>
              <w:t xml:space="preserve">This ability can have some charges defined (or not), like </w:t>
            </w:r>
            <w:hyperlink w:anchor="_i0mlnp83aq8h">
              <w:r w:rsidDel="00000000" w:rsidR="00000000" w:rsidRPr="00000000">
                <w:rPr>
                  <w:color w:val="dd7e6b"/>
                  <w:rtl w:val="0"/>
                </w:rPr>
                <w:t xml:space="preserve">Flare</w:t>
              </w:r>
            </w:hyperlink>
            <w:r w:rsidDel="00000000" w:rsidR="00000000" w:rsidRPr="00000000">
              <w:rPr>
                <w:rtl w:val="0"/>
              </w:rPr>
              <w:t xml:space="preserve"> and </w:t>
            </w:r>
            <w:hyperlink w:anchor="_bi1onu5xj3d3">
              <w:r w:rsidDel="00000000" w:rsidR="00000000" w:rsidRPr="00000000">
                <w:rPr>
                  <w:color w:val="dd7e6b"/>
                  <w:rtl w:val="0"/>
                </w:rPr>
                <w:t xml:space="preserve">Sentinel</w:t>
              </w:r>
            </w:hyperlink>
            <w:r w:rsidDel="00000000" w:rsidR="00000000" w:rsidRPr="00000000">
              <w:rPr>
                <w:rtl w:val="0"/>
              </w:rPr>
              <w:t xml:space="preserv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A">
            <w:pPr>
              <w:spacing w:after="0" w:line="240" w:lineRule="auto"/>
              <w:jc w:val="right"/>
              <w:rPr/>
            </w:pPr>
            <w:sdt>
              <w:sdtPr>
                <w:alias w:val="WE Ability tag"/>
                <w:id w:val="1270049299"/>
                <w:dropDownList w:lastValue="Damage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Damage Over Time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B">
            <w:pPr>
              <w:spacing w:after="0" w:line="240" w:lineRule="auto"/>
              <w:rPr/>
            </w:pPr>
            <w:r w:rsidDel="00000000" w:rsidR="00000000" w:rsidRPr="00000000">
              <w:rPr>
                <w:rtl w:val="0"/>
              </w:rPr>
              <w:t xml:space="preserve">Deals damage over time to the defined targets (DoT)</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C">
            <w:pPr>
              <w:spacing w:after="0" w:line="240" w:lineRule="auto"/>
              <w:jc w:val="right"/>
              <w:rPr/>
            </w:pPr>
            <w:sdt>
              <w:sdtPr>
                <w:alias w:val="WE Ability tag"/>
                <w:id w:val="1478358578"/>
                <w:dropDownList w:lastValue="Detect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Detection</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D">
            <w:pPr>
              <w:spacing w:after="0" w:line="240" w:lineRule="auto"/>
              <w:rPr/>
            </w:pPr>
            <w:r w:rsidDel="00000000" w:rsidR="00000000" w:rsidRPr="00000000">
              <w:rPr>
                <w:rtl w:val="0"/>
              </w:rPr>
              <w:t xml:space="preserve">Can make invisible units visible again through any means, which is different of </w:t>
            </w:r>
            <w:sdt>
              <w:sdtPr>
                <w:alias w:val="WE Ability tag"/>
                <w:id w:val="-485667639"/>
                <w:dropDownList w:lastValue="Vis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Vision</w:t>
                </w:r>
              </w:sdtContent>
            </w:sdt>
            <w:r w:rsidDel="00000000" w:rsidR="00000000" w:rsidRPr="00000000">
              <w:rPr>
                <w:rtl w:val="0"/>
              </w:rPr>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E">
            <w:pPr>
              <w:spacing w:after="0" w:line="240" w:lineRule="auto"/>
              <w:jc w:val="right"/>
              <w:rPr/>
            </w:pPr>
            <w:sdt>
              <w:sdtPr>
                <w:alias w:val="WE Ability tag"/>
                <w:id w:val="-1741430485"/>
                <w:dropDownList w:lastValue="Death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Death triggered</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5F">
            <w:pPr>
              <w:spacing w:after="0" w:line="240" w:lineRule="auto"/>
              <w:rPr/>
            </w:pPr>
            <w:r w:rsidDel="00000000" w:rsidR="00000000" w:rsidRPr="00000000">
              <w:rPr>
                <w:rtl w:val="0"/>
              </w:rPr>
              <w:t xml:space="preserve">Is cast when a death occurs, or cast on a dying unit</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0">
            <w:pPr>
              <w:spacing w:after="0" w:line="240" w:lineRule="auto"/>
              <w:jc w:val="right"/>
              <w:rPr/>
            </w:pPr>
            <w:sdt>
              <w:sdtPr>
                <w:alias w:val="WE Ability tag"/>
                <w:id w:val="2044464232"/>
                <w:dropDownList w:lastValue="Flat Armor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Armor Increase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1">
            <w:pPr>
              <w:spacing w:after="0" w:line="240" w:lineRule="auto"/>
              <w:rPr/>
            </w:pPr>
            <w:r w:rsidDel="00000000" w:rsidR="00000000" w:rsidRPr="00000000">
              <w:rPr>
                <w:rtl w:val="0"/>
              </w:rPr>
              <w:t xml:space="preserve">Increases total/bonus armor by a flat value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2">
            <w:pPr>
              <w:spacing w:after="0" w:line="240" w:lineRule="auto"/>
              <w:jc w:val="right"/>
              <w:rPr/>
            </w:pPr>
            <w:sdt>
              <w:sdtPr>
                <w:alias w:val="WE Ability tag"/>
                <w:id w:val="-2084079377"/>
                <w:dropDownList w:lastValue="Flat Armor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Armor Decrease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3">
            <w:pPr>
              <w:spacing w:after="0" w:line="240" w:lineRule="auto"/>
              <w:rPr/>
            </w:pPr>
            <w:r w:rsidDel="00000000" w:rsidR="00000000" w:rsidRPr="00000000">
              <w:rPr>
                <w:rtl w:val="0"/>
              </w:rPr>
              <w:t xml:space="preserve">Decreases total/bonus armor by a flat value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4">
            <w:pPr>
              <w:spacing w:after="0" w:line="240" w:lineRule="auto"/>
              <w:jc w:val="right"/>
              <w:rPr/>
            </w:pPr>
            <w:sdt>
              <w:sdtPr>
                <w:alias w:val="WE Ability tag"/>
                <w:id w:val="-380353435"/>
                <w:dropDownList w:lastValue="Flat Damage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Damage Increase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5">
            <w:pPr>
              <w:spacing w:after="0" w:line="240" w:lineRule="auto"/>
              <w:rPr/>
            </w:pPr>
            <w:r w:rsidDel="00000000" w:rsidR="00000000" w:rsidRPr="00000000">
              <w:rPr>
                <w:rtl w:val="0"/>
              </w:rPr>
              <w:t xml:space="preserve">Increases total/bonus damage by a flat value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6">
            <w:pPr>
              <w:spacing w:after="0" w:line="240" w:lineRule="auto"/>
              <w:jc w:val="right"/>
              <w:rPr/>
            </w:pPr>
            <w:sdt>
              <w:sdtPr>
                <w:alias w:val="WE Ability tag"/>
                <w:id w:val="-951194431"/>
                <w:dropDownList w:lastValue="Flat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Damage Decrease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7">
            <w:pPr>
              <w:spacing w:after="0" w:line="240" w:lineRule="auto"/>
              <w:rPr/>
            </w:pPr>
            <w:r w:rsidDel="00000000" w:rsidR="00000000" w:rsidRPr="00000000">
              <w:rPr>
                <w:rtl w:val="0"/>
              </w:rPr>
              <w:t xml:space="preserve">Decreases total/bonus damage by a flat value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8">
            <w:pPr>
              <w:spacing w:after="0" w:line="240" w:lineRule="auto"/>
              <w:jc w:val="right"/>
              <w:rPr/>
            </w:pPr>
            <w:sdt>
              <w:sdtPr>
                <w:alias w:val="WE Ability tag"/>
                <w:id w:val="700419983"/>
                <w:dropDownList w:lastValue="Flat Damage Taken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Damage Taken Increase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9">
            <w:pPr>
              <w:spacing w:after="0" w:line="240" w:lineRule="auto"/>
              <w:rPr/>
            </w:pPr>
            <w:r w:rsidDel="00000000" w:rsidR="00000000" w:rsidRPr="00000000">
              <w:rPr>
                <w:rtl w:val="0"/>
              </w:rPr>
              <w:t xml:space="preserve">Increases total/bonus damage taken by a flat value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A">
            <w:pPr>
              <w:spacing w:after="0" w:line="240" w:lineRule="auto"/>
              <w:jc w:val="right"/>
              <w:rPr/>
            </w:pPr>
            <w:sdt>
              <w:sdtPr>
                <w:alias w:val="WE Ability tag"/>
                <w:id w:val="-1381844070"/>
                <w:dropDownList w:lastValue="Flat Damage Taken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Damage Taken Decrease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B">
            <w:pPr>
              <w:spacing w:after="0" w:line="240" w:lineRule="auto"/>
              <w:rPr/>
            </w:pPr>
            <w:r w:rsidDel="00000000" w:rsidR="00000000" w:rsidRPr="00000000">
              <w:rPr>
                <w:rtl w:val="0"/>
              </w:rPr>
              <w:t xml:space="preserve">Decrease total/bonus damage taken by a flat value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C">
            <w:pPr>
              <w:spacing w:after="0" w:line="240" w:lineRule="auto"/>
              <w:jc w:val="right"/>
              <w:rPr/>
            </w:pPr>
            <w:sdt>
              <w:sdtPr>
                <w:alias w:val="WE Ability tag"/>
                <w:id w:val="625763394"/>
                <w:dropDownList w:lastValue="Flat Health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Health Increase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D">
            <w:pPr>
              <w:spacing w:after="0" w:line="240" w:lineRule="auto"/>
              <w:rPr/>
            </w:pPr>
            <w:r w:rsidDel="00000000" w:rsidR="00000000" w:rsidRPr="00000000">
              <w:rPr>
                <w:rtl w:val="0"/>
              </w:rPr>
              <w:t xml:space="preserve">Increases total health, not necessarily healing HP by a flat value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E">
            <w:pPr>
              <w:spacing w:after="0" w:line="240" w:lineRule="auto"/>
              <w:jc w:val="right"/>
              <w:rPr/>
            </w:pPr>
            <w:sdt>
              <w:sdtPr>
                <w:alias w:val="WE Ability tag"/>
                <w:id w:val="554287452"/>
                <w:dropDownList w:lastValue="Flat Healt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Flat Healt Decrease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6F">
            <w:pPr>
              <w:spacing w:after="0" w:line="240" w:lineRule="auto"/>
              <w:rPr/>
            </w:pPr>
            <w:r w:rsidDel="00000000" w:rsidR="00000000" w:rsidRPr="00000000">
              <w:rPr>
                <w:rtl w:val="0"/>
              </w:rPr>
              <w:t xml:space="preserve">Reduces total health, not necessarily dealing damage or reducing current HP by a flat value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0">
            <w:pPr>
              <w:spacing w:after="0" w:line="240" w:lineRule="auto"/>
              <w:jc w:val="right"/>
              <w:rPr/>
            </w:pPr>
            <w:sdt>
              <w:sdtPr>
                <w:alias w:val="WE Ability tag"/>
                <w:id w:val="-225669470"/>
                <w:dropDownList w:lastValue="Heal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1">
            <w:pPr>
              <w:spacing w:after="0" w:line="240" w:lineRule="auto"/>
              <w:rPr/>
            </w:pPr>
            <w:r w:rsidDel="00000000" w:rsidR="00000000" w:rsidRPr="00000000">
              <w:rPr>
                <w:rtl w:val="0"/>
              </w:rPr>
              <w:t xml:space="preserve">Heals units, intentionally or not ; that includes negative damage or simply increasing the current HP of the defined targets</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2">
            <w:pPr>
              <w:spacing w:after="0" w:line="240" w:lineRule="auto"/>
              <w:jc w:val="right"/>
              <w:rPr/>
            </w:pPr>
            <w:sdt>
              <w:sdtPr>
                <w:alias w:val="WE Ability tag"/>
                <w:id w:val="-1311334133"/>
                <w:dropDownList w:lastValue="Healing Over Tim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Healing Over Time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3">
            <w:pPr>
              <w:spacing w:after="0" w:line="240" w:lineRule="auto"/>
              <w:rPr/>
            </w:pPr>
            <w:r w:rsidDel="00000000" w:rsidR="00000000" w:rsidRPr="00000000">
              <w:rPr>
                <w:rtl w:val="0"/>
              </w:rPr>
              <w:t xml:space="preserve">Heals units over time (HOT) ;)</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4">
            <w:pPr>
              <w:spacing w:after="0" w:line="240" w:lineRule="auto"/>
              <w:jc w:val="right"/>
              <w:rPr/>
            </w:pPr>
            <w:sdt>
              <w:sdtPr>
                <w:alias w:val="WE Ability tag"/>
                <w:id w:val="151398136"/>
                <w:dropDownList w:lastValue="Hit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Hit Triggered</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5">
            <w:pPr>
              <w:spacing w:after="0" w:line="240" w:lineRule="auto"/>
              <w:rPr/>
            </w:pPr>
            <w:r w:rsidDel="00000000" w:rsidR="00000000" w:rsidRPr="00000000">
              <w:rPr>
                <w:rtl w:val="0"/>
              </w:rPr>
              <w:t xml:space="preserve">Ability triggered when the source or target is hit by an attack, which is different of </w:t>
            </w:r>
            <w:sdt>
              <w:sdtPr>
                <w:alias w:val="WE Ability tag"/>
                <w:id w:val="-1196851564"/>
                <w:dropDownList w:lastValue="Attack trigger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Attack triggered</w:t>
                </w:r>
              </w:sdtContent>
            </w:sdt>
            <w:r w:rsidDel="00000000" w:rsidR="00000000" w:rsidRPr="00000000">
              <w:rPr>
                <w:rtl w:val="0"/>
              </w:rPr>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6">
            <w:pPr>
              <w:spacing w:after="0" w:line="240" w:lineRule="auto"/>
              <w:jc w:val="right"/>
              <w:rPr/>
            </w:pPr>
            <w:sdt>
              <w:sdtPr>
                <w:alias w:val="WE Ability tag"/>
                <w:id w:val="-333620934"/>
                <w:dropDownList w:lastValue="Magic Immunit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Magic Immunity</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7">
            <w:pPr>
              <w:spacing w:after="0" w:line="240" w:lineRule="auto"/>
              <w:rPr/>
            </w:pPr>
            <w:r w:rsidDel="00000000" w:rsidR="00000000" w:rsidRPr="00000000">
              <w:rPr>
                <w:rtl w:val="0"/>
              </w:rPr>
              <w:t xml:space="preserve">Provides immunity to magic damage and spell effects</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8">
            <w:pPr>
              <w:spacing w:after="0" w:line="240" w:lineRule="auto"/>
              <w:jc w:val="right"/>
              <w:rPr/>
            </w:pPr>
            <w:sdt>
              <w:sdtPr>
                <w:alias w:val="WE Ability tag"/>
                <w:id w:val="-2059561973"/>
                <w:dropDownList w:lastValue="Mana Drai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Mana Drain</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9">
            <w:pPr>
              <w:spacing w:after="0" w:line="240" w:lineRule="auto"/>
              <w:rPr/>
            </w:pPr>
            <w:r w:rsidDel="00000000" w:rsidR="00000000" w:rsidRPr="00000000">
              <w:rPr>
                <w:rtl w:val="0"/>
              </w:rPr>
              <w:t xml:space="preserve">Drains mana, not necessarily mana stealing</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A">
            <w:pPr>
              <w:spacing w:after="0" w:line="240" w:lineRule="auto"/>
              <w:jc w:val="right"/>
              <w:rPr/>
            </w:pPr>
            <w:sdt>
              <w:sdtPr>
                <w:alias w:val="WE Ability tag"/>
                <w:id w:val="-1369140892"/>
                <w:dropDownList w:lastValue="Mana Rege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Mana Regen</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B">
            <w:pPr>
              <w:spacing w:after="0" w:line="240" w:lineRule="auto"/>
              <w:rPr/>
            </w:pPr>
            <w:r w:rsidDel="00000000" w:rsidR="00000000" w:rsidRPr="00000000">
              <w:rPr>
                <w:rtl w:val="0"/>
              </w:rPr>
              <w:t xml:space="preserve">Regenerates mana</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C">
            <w:pPr>
              <w:spacing w:after="0" w:line="240" w:lineRule="auto"/>
              <w:jc w:val="right"/>
              <w:rPr/>
            </w:pPr>
            <w:sdt>
              <w:sdtPr>
                <w:alias w:val="WE Ability tag"/>
                <w:id w:val="-1415244132"/>
                <w:dropDownList w:lastValue="Morph">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Morph</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D">
            <w:pPr>
              <w:spacing w:after="0" w:line="240" w:lineRule="auto"/>
              <w:rPr/>
            </w:pPr>
            <w:r w:rsidDel="00000000" w:rsidR="00000000" w:rsidRPr="00000000">
              <w:rPr>
                <w:rtl w:val="0"/>
              </w:rPr>
              <w:t xml:space="preserve">Morph units into something else, not necessarily morphing the caster itself</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E">
            <w:pPr>
              <w:spacing w:after="0" w:line="240" w:lineRule="auto"/>
              <w:jc w:val="right"/>
              <w:rPr/>
            </w:pPr>
            <w:sdt>
              <w:sdtPr>
                <w:alias w:val="WE Ability tag"/>
                <w:id w:val="173161222"/>
                <w:dropDownList w:lastValue="Movespeed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Increase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7F">
            <w:pPr>
              <w:spacing w:after="0" w:line="240" w:lineRule="auto"/>
              <w:rPr/>
            </w:pPr>
            <w:r w:rsidDel="00000000" w:rsidR="00000000" w:rsidRPr="00000000">
              <w:rPr>
                <w:rtl w:val="0"/>
              </w:rPr>
              <w:t xml:space="preserve">Increases MoveSpeed by % or flat</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0">
            <w:pPr>
              <w:spacing w:after="0" w:line="240" w:lineRule="auto"/>
              <w:jc w:val="right"/>
              <w:rPr/>
            </w:pPr>
            <w:sdt>
              <w:sdtPr>
                <w:alias w:val="WE Ability tag"/>
                <w:id w:val="385098294"/>
                <w:dropDownList w:lastValue="Movespeed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Movespeed Decrease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1">
            <w:pPr>
              <w:spacing w:after="0" w:line="240" w:lineRule="auto"/>
              <w:rPr/>
            </w:pPr>
            <w:r w:rsidDel="00000000" w:rsidR="00000000" w:rsidRPr="00000000">
              <w:rPr>
                <w:rtl w:val="0"/>
              </w:rPr>
              <w:t xml:space="preserve">Reduces MoveSpeed by % or flat</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2">
            <w:pPr>
              <w:spacing w:after="0" w:line="240" w:lineRule="auto"/>
              <w:jc w:val="right"/>
              <w:rPr/>
            </w:pPr>
            <w:sdt>
              <w:sdtPr>
                <w:alias w:val="WE Ability tag"/>
                <w:id w:val="-1705895707"/>
                <w:dropDownList w:lastValue="Multi Attack Targe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Multi Attack Target</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3">
            <w:pPr>
              <w:spacing w:after="0" w:line="240" w:lineRule="auto"/>
              <w:rPr/>
            </w:pPr>
            <w:r w:rsidDel="00000000" w:rsidR="00000000" w:rsidRPr="00000000">
              <w:rPr>
                <w:rtl w:val="0"/>
              </w:rPr>
              <w:t xml:space="preserve">Causes attacks to hit multiple targets</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4">
            <w:pPr>
              <w:spacing w:after="0" w:line="240" w:lineRule="auto"/>
              <w:jc w:val="right"/>
              <w:rPr/>
            </w:pPr>
            <w:sdt>
              <w:sdtPr>
                <w:alias w:val="WE Ability tag"/>
                <w:id w:val="-2124227480"/>
                <w:dropDownList w:lastValue="Percent Armor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Armor Increase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5">
            <w:pPr>
              <w:spacing w:after="0" w:line="240" w:lineRule="auto"/>
              <w:rPr/>
            </w:pPr>
            <w:r w:rsidDel="00000000" w:rsidR="00000000" w:rsidRPr="00000000">
              <w:rPr>
                <w:rtl w:val="0"/>
              </w:rPr>
              <w:t xml:space="preserve">Increases total/bonus armor by percentage of current armor</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6">
            <w:pPr>
              <w:spacing w:after="0" w:line="240" w:lineRule="auto"/>
              <w:jc w:val="right"/>
              <w:rPr/>
            </w:pPr>
            <w:sdt>
              <w:sdtPr>
                <w:alias w:val="WE Ability tag"/>
                <w:id w:val="-582281620"/>
                <w:dropDownList w:lastValue="Percent Armor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Armor Decrease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7">
            <w:pPr>
              <w:spacing w:after="0" w:line="240" w:lineRule="auto"/>
              <w:rPr/>
            </w:pPr>
            <w:r w:rsidDel="00000000" w:rsidR="00000000" w:rsidRPr="00000000">
              <w:rPr>
                <w:rtl w:val="0"/>
              </w:rPr>
              <w:t xml:space="preserve">Decreases total/bonus armor by percentage of current armor</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8">
            <w:pPr>
              <w:spacing w:after="0" w:line="240" w:lineRule="auto"/>
              <w:jc w:val="right"/>
              <w:rPr/>
            </w:pPr>
            <w:sdt>
              <w:sdtPr>
                <w:alias w:val="WE Ability tag"/>
                <w:id w:val="118302765"/>
                <w:dropDownList w:lastValue="Percent Damage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Increase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9">
            <w:pPr>
              <w:spacing w:after="0" w:line="240" w:lineRule="auto"/>
              <w:rPr/>
            </w:pPr>
            <w:r w:rsidDel="00000000" w:rsidR="00000000" w:rsidRPr="00000000">
              <w:rPr>
                <w:rtl w:val="0"/>
              </w:rPr>
              <w:t xml:space="preserve">Makes unit gain total/bonus damage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A">
            <w:pPr>
              <w:spacing w:after="0" w:line="240" w:lineRule="auto"/>
              <w:jc w:val="right"/>
              <w:rPr/>
            </w:pPr>
            <w:sdt>
              <w:sdtPr>
                <w:alias w:val="WE Ability tag"/>
                <w:id w:val="1677807363"/>
                <w:dropDownList w:lastValue="Percent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Decrease</w:t>
                </w:r>
              </w:sdtContent>
            </w:sdt>
            <w:r w:rsidDel="00000000" w:rsidR="00000000" w:rsidRPr="00000000">
              <w:rPr>
                <w:rtl w:val="0"/>
              </w:rPr>
              <w:t xml:space="preserve">]</w:t>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B">
            <w:pPr>
              <w:spacing w:after="0" w:line="240" w:lineRule="auto"/>
              <w:rPr/>
            </w:pPr>
            <w:r w:rsidDel="00000000" w:rsidR="00000000" w:rsidRPr="00000000">
              <w:rPr>
                <w:rtl w:val="0"/>
              </w:rPr>
              <w:t xml:space="preserve">Makes unit lose total/bonus damage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C">
            <w:pPr>
              <w:spacing w:after="0" w:line="240" w:lineRule="auto"/>
              <w:jc w:val="right"/>
              <w:rPr/>
            </w:pPr>
            <w:sdt>
              <w:sdtPr>
                <w:alias w:val="WE Ability tag"/>
                <w:id w:val="-973833911"/>
                <w:dropDownList w:lastValue="Percent Damage Taken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Taken Increase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D">
            <w:pPr>
              <w:spacing w:after="0" w:line="240" w:lineRule="auto"/>
              <w:rPr/>
            </w:pPr>
            <w:r w:rsidDel="00000000" w:rsidR="00000000" w:rsidRPr="00000000">
              <w:rPr>
                <w:rtl w:val="0"/>
              </w:rPr>
              <w:t xml:space="preserve">Makes unit sensitive to damage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E">
            <w:pPr>
              <w:spacing w:after="0" w:line="240" w:lineRule="auto"/>
              <w:jc w:val="right"/>
              <w:rPr/>
            </w:pPr>
            <w:sdt>
              <w:sdtPr>
                <w:alias w:val="WE Ability tag"/>
                <w:id w:val="-1159255547"/>
                <w:dropDownList w:lastValue="Percent Damage Taken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Damage Taken Decrease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8F">
            <w:pPr>
              <w:spacing w:after="0" w:line="240" w:lineRule="auto"/>
              <w:rPr/>
            </w:pPr>
            <w:r w:rsidDel="00000000" w:rsidR="00000000" w:rsidRPr="00000000">
              <w:rPr>
                <w:rtl w:val="0"/>
              </w:rPr>
              <w:t xml:space="preserve">Makes unit resistant to damage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0">
            <w:pPr>
              <w:spacing w:after="0" w:line="240" w:lineRule="auto"/>
              <w:jc w:val="right"/>
              <w:rPr/>
            </w:pPr>
            <w:sdt>
              <w:sdtPr>
                <w:alias w:val="WE Ability tag"/>
                <w:id w:val="394403238"/>
                <w:dropDownList w:lastValue="Percent Magic Taken In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Magic Taken Increase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1">
            <w:pPr>
              <w:spacing w:after="0" w:line="240" w:lineRule="auto"/>
              <w:rPr/>
            </w:pPr>
            <w:r w:rsidDel="00000000" w:rsidR="00000000" w:rsidRPr="00000000">
              <w:rPr>
                <w:rtl w:val="0"/>
              </w:rPr>
              <w:t xml:space="preserve">Makes unit sensitive to ability damage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2">
            <w:pPr>
              <w:spacing w:after="0" w:line="240" w:lineRule="auto"/>
              <w:jc w:val="right"/>
              <w:rPr/>
            </w:pPr>
            <w:sdt>
              <w:sdtPr>
                <w:alias w:val="WE Ability tag"/>
                <w:id w:val="188418887"/>
                <w:dropDownList w:lastValue="Percent Magic Damage Decreas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Percent Magic Damage Decrease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3">
            <w:pPr>
              <w:spacing w:after="0" w:line="240" w:lineRule="auto"/>
              <w:rPr/>
            </w:pPr>
            <w:r w:rsidDel="00000000" w:rsidR="00000000" w:rsidRPr="00000000">
              <w:rPr>
                <w:rtl w:val="0"/>
              </w:rPr>
              <w:t xml:space="preserve">Makes unit resistant to ability damage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4">
            <w:pPr>
              <w:spacing w:after="0" w:line="240" w:lineRule="auto"/>
              <w:jc w:val="right"/>
              <w:rPr/>
            </w:pPr>
            <w:sdt>
              <w:sdtPr>
                <w:alias w:val="WE Ability tag"/>
                <w:id w:val="508361864"/>
                <w:dropDownList w:lastValue="Possess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Possession</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5">
            <w:pPr>
              <w:spacing w:after="0" w:line="240" w:lineRule="auto"/>
              <w:rPr/>
            </w:pPr>
            <w:r w:rsidDel="00000000" w:rsidR="00000000" w:rsidRPr="00000000">
              <w:rPr>
                <w:rtl w:val="0"/>
              </w:rPr>
              <w:t xml:space="preserve"> Changes the player owner of an object in someway</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6">
            <w:pPr>
              <w:spacing w:after="0" w:line="240" w:lineRule="auto"/>
              <w:jc w:val="right"/>
              <w:rPr/>
            </w:pPr>
            <w:sdt>
              <w:sdtPr>
                <w:alias w:val="WE Ability tag"/>
                <w:id w:val="520809819"/>
                <w:dropDownList w:lastValue="Scaling alterat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Scaling alteration</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7">
            <w:pPr>
              <w:spacing w:after="0" w:line="240" w:lineRule="auto"/>
              <w:rPr/>
            </w:pPr>
            <w:r w:rsidDel="00000000" w:rsidR="00000000" w:rsidRPr="00000000">
              <w:rPr>
                <w:rtl w:val="0"/>
              </w:rPr>
              <w:t xml:space="preserve">The ability changes (or can change) the model scaling of an object in someway</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8">
            <w:pPr>
              <w:spacing w:after="0" w:line="240" w:lineRule="auto"/>
              <w:jc w:val="right"/>
              <w:rPr/>
            </w:pPr>
            <w:sdt>
              <w:sdtPr>
                <w:alias w:val="WE Ability tag"/>
                <w:id w:val="-1144883942"/>
                <w:dropDownList w:lastValue="Stackab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b10202"/>
                    <w:shd w:fill="ffcfc9" w:val="clear"/>
                  </w:rPr>
                  <w:t xml:space="preserve">Stackable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9">
            <w:pPr>
              <w:spacing w:after="0" w:line="240" w:lineRule="auto"/>
              <w:rPr/>
            </w:pPr>
            <w:r w:rsidDel="00000000" w:rsidR="00000000" w:rsidRPr="00000000">
              <w:rPr>
                <w:rtl w:val="0"/>
              </w:rPr>
              <w:t xml:space="preserve">The ability properties can stack with itself in some way, this doesn’t count buff stacking</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A">
            <w:pPr>
              <w:spacing w:after="0" w:line="240" w:lineRule="auto"/>
              <w:jc w:val="right"/>
              <w:rPr/>
            </w:pPr>
            <w:sdt>
              <w:sdtPr>
                <w:alias w:val="WE Ability tag"/>
                <w:id w:val="124366853"/>
                <w:dropDownList w:lastValue="Stun / Interrup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Stun / Interrupt</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B">
            <w:pPr>
              <w:spacing w:after="0" w:line="240" w:lineRule="auto"/>
              <w:rPr/>
            </w:pPr>
            <w:r w:rsidDel="00000000" w:rsidR="00000000" w:rsidRPr="00000000">
              <w:rPr>
                <w:rtl w:val="0"/>
              </w:rPr>
              <w:t xml:space="preserve">This ability applies a stun to the target, and/or interrupts the actions or order of the target.</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C">
            <w:pPr>
              <w:spacing w:after="0" w:line="240" w:lineRule="auto"/>
              <w:jc w:val="right"/>
              <w:rPr/>
            </w:pPr>
            <w:sdt>
              <w:sdtPr>
                <w:alias w:val="WE Ability tag"/>
                <w:id w:val="-345755346"/>
                <w:dropDownList w:lastValue="Suppress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Suppressed</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D">
            <w:pPr>
              <w:spacing w:after="0" w:line="240" w:lineRule="auto"/>
              <w:rPr/>
            </w:pPr>
            <w:r w:rsidDel="00000000" w:rsidR="00000000" w:rsidRPr="00000000">
              <w:rPr>
                <w:rtl w:val="0"/>
              </w:rPr>
              <w:t xml:space="preserve">Suppresses unit from doing anything for a duration</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E">
            <w:pPr>
              <w:spacing w:after="0" w:line="240" w:lineRule="auto"/>
              <w:jc w:val="right"/>
              <w:rPr/>
            </w:pPr>
            <w:sdt>
              <w:sdtPr>
                <w:alias w:val="WE Ability tag"/>
                <w:id w:val="-2071547572"/>
                <w:dropDownList w:lastValue="Summ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Summon</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9F">
            <w:pPr>
              <w:spacing w:after="0" w:line="240" w:lineRule="auto"/>
              <w:rPr/>
            </w:pPr>
            <w:r w:rsidDel="00000000" w:rsidR="00000000" w:rsidRPr="00000000">
              <w:rPr>
                <w:rtl w:val="0"/>
              </w:rPr>
              <w:t xml:space="preserve">This ability can summon stuff</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0">
            <w:pPr>
              <w:spacing w:after="0" w:line="240" w:lineRule="auto"/>
              <w:jc w:val="right"/>
              <w:rPr/>
            </w:pPr>
            <w:sdt>
              <w:sdtPr>
                <w:alias w:val="WE Ability tag"/>
                <w:id w:val="93918440"/>
                <w:dropDownList w:lastValue="Toggl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Toggle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1">
            <w:pPr>
              <w:spacing w:after="0" w:line="240" w:lineRule="auto"/>
              <w:rPr/>
            </w:pPr>
            <w:r w:rsidDel="00000000" w:rsidR="00000000" w:rsidRPr="00000000">
              <w:rPr>
                <w:rtl w:val="0"/>
              </w:rPr>
              <w:t xml:space="preserve">Can be toggled on/off by left clicking it (</w:t>
            </w:r>
            <w:hyperlink w:anchor="_kdghi0ydt20y">
              <w:r w:rsidDel="00000000" w:rsidR="00000000" w:rsidRPr="00000000">
                <w:rPr>
                  <w:color w:val="1155cc"/>
                  <w:u w:val="single"/>
                  <w:rtl w:val="0"/>
                </w:rPr>
                <w:t xml:space="preserve">immolation</w:t>
              </w:r>
            </w:hyperlink>
            <w:r w:rsidDel="00000000" w:rsidR="00000000" w:rsidRPr="00000000">
              <w:rPr>
                <w:rtl w:val="0"/>
              </w:rPr>
              <w:t xml:space="preserve">, </w:t>
            </w:r>
            <w:hyperlink w:anchor="_vyff2opzuerf">
              <w:r w:rsidDel="00000000" w:rsidR="00000000" w:rsidRPr="00000000">
                <w:rPr>
                  <w:color w:val="1155cc"/>
                  <w:u w:val="single"/>
                  <w:rtl w:val="0"/>
                </w:rPr>
                <w:t xml:space="preserve">divine shield</w:t>
              </w:r>
            </w:hyperlink>
            <w:r w:rsidDel="00000000" w:rsidR="00000000" w:rsidRPr="00000000">
              <w:rPr>
                <w:rtl w:val="0"/>
              </w:rPr>
              <w:t xml:space="preserve">, </w:t>
            </w:r>
            <w:hyperlink w:anchor="_t6nf95ukr1k6">
              <w:r w:rsidDel="00000000" w:rsidR="00000000" w:rsidRPr="00000000">
                <w:rPr>
                  <w:color w:val="1155cc"/>
                  <w:u w:val="single"/>
                  <w:rtl w:val="0"/>
                </w:rPr>
                <w:t xml:space="preserve">bear form</w:t>
              </w:r>
            </w:hyperlink>
            <w:r w:rsidDel="00000000" w:rsidR="00000000" w:rsidRPr="00000000">
              <w:rPr>
                <w:rtl w:val="0"/>
              </w:rPr>
              <w:t xml:space="preserve">, etc) as opposed to auto abilities. Can also mean they have an on / off state</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2">
            <w:pPr>
              <w:spacing w:after="0" w:line="240" w:lineRule="auto"/>
              <w:jc w:val="right"/>
              <w:rPr/>
            </w:pPr>
            <w:sdt>
              <w:sdtPr>
                <w:alias w:val="WE Ability tag"/>
                <w:id w:val="-149135132"/>
                <w:dropDownList w:lastValue="Transien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Transient</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3">
            <w:pPr>
              <w:spacing w:after="0" w:line="240" w:lineRule="auto"/>
              <w:rPr/>
            </w:pPr>
            <w:r w:rsidDel="00000000" w:rsidR="00000000" w:rsidRPr="00000000">
              <w:rPr>
                <w:rtl w:val="0"/>
              </w:rPr>
              <w:t xml:space="preserve">Does not Interrupt the current Action</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4">
            <w:pPr>
              <w:spacing w:after="0" w:line="240" w:lineRule="auto"/>
              <w:jc w:val="right"/>
              <w:rPr/>
            </w:pPr>
            <w:sdt>
              <w:sdtPr>
                <w:alias w:val="WE Ability tag"/>
                <w:id w:val="-698098676"/>
                <w:dropDownList w:lastValue="Unique cast">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Unique cast</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5">
            <w:pPr>
              <w:spacing w:after="0" w:line="240" w:lineRule="auto"/>
              <w:rPr/>
            </w:pPr>
            <w:r w:rsidDel="00000000" w:rsidR="00000000" w:rsidRPr="00000000">
              <w:rPr>
                <w:rtl w:val="0"/>
              </w:rPr>
              <w:t xml:space="preserve"> If multiple units are group ordered this ability, only one of them will cast it</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6">
            <w:pPr>
              <w:spacing w:after="0" w:line="240" w:lineRule="auto"/>
              <w:jc w:val="right"/>
              <w:rPr/>
            </w:pPr>
            <w:sdt>
              <w:sdtPr>
                <w:alias w:val="WE Ability tag"/>
                <w:id w:val="773482425"/>
                <w:dropDownList w:lastValue="Uninterrupting">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Uninterrupting</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7">
            <w:pPr>
              <w:spacing w:after="0" w:line="240" w:lineRule="auto"/>
              <w:rPr/>
            </w:pPr>
            <w:r w:rsidDel="00000000" w:rsidR="00000000" w:rsidRPr="00000000">
              <w:rPr>
                <w:rtl w:val="0"/>
              </w:rPr>
              <w:t xml:space="preserve">Unit does not give shits //TODO</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8">
            <w:pPr>
              <w:spacing w:after="0" w:line="240" w:lineRule="auto"/>
              <w:jc w:val="right"/>
              <w:rPr/>
            </w:pPr>
            <w:sdt>
              <w:sdtPr>
                <w:alias w:val="WE Ability tag"/>
                <w:id w:val="-2029231031"/>
                <w:dropDownList w:lastValue="Vis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Vision</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9">
            <w:pPr>
              <w:spacing w:after="0" w:line="240" w:lineRule="auto"/>
              <w:rPr/>
            </w:pPr>
            <w:r w:rsidDel="00000000" w:rsidR="00000000" w:rsidRPr="00000000">
              <w:rPr>
                <w:rtl w:val="0"/>
              </w:rPr>
              <w:t xml:space="preserve">Provides vision, not necessarily </w:t>
            </w:r>
            <w:sdt>
              <w:sdtPr>
                <w:alias w:val="WE Ability tag"/>
                <w:id w:val="-913075868"/>
                <w:dropDownList w:lastValue="Detection">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0a53a8"/>
                    <w:shd w:fill="bfe1f6" w:val="clear"/>
                  </w:rPr>
                  <w:t xml:space="preserve">Detection</w:t>
                </w:r>
              </w:sdtContent>
            </w:sdt>
            <w:r w:rsidDel="00000000" w:rsidR="00000000" w:rsidRPr="00000000">
              <w:rPr>
                <w:rtl w:val="0"/>
              </w:rPr>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A">
            <w:pPr>
              <w:spacing w:after="0" w:line="240" w:lineRule="auto"/>
              <w:jc w:val="right"/>
              <w:rPr/>
            </w:pPr>
            <w:sdt>
              <w:sdtPr>
                <w:alias w:val="WE Ability tag"/>
                <w:id w:val="966481292"/>
                <w:dropDownList w:lastValue="TODO">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753800"/>
                    <w:shd w:fill="ffc8aa" w:val="clear"/>
                  </w:rPr>
                  <w:t xml:space="preserve">TODO</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B">
            <w:pPr>
              <w:spacing w:after="0" w:line="240" w:lineRule="auto"/>
              <w:rPr/>
            </w:pPr>
            <w:r w:rsidDel="00000000" w:rsidR="00000000" w:rsidRPr="00000000">
              <w:rPr>
                <w:rtl w:val="0"/>
              </w:rPr>
              <w:t xml:space="preserve">This tag defines any ability that has not been documented yet. That means it does not have any tags or information written about it.</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C">
            <w:pPr>
              <w:spacing w:after="0" w:line="240" w:lineRule="auto"/>
              <w:jc w:val="right"/>
              <w:rPr/>
            </w:pPr>
            <w:sdt>
              <w:sdtPr>
                <w:alias w:val="WE Ability tag"/>
                <w:id w:val="-2086410113"/>
                <w:dropDownList w:lastValue="Unique">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11734b"/>
                    <w:shd w:fill="d4edbc" w:val="clear"/>
                  </w:rPr>
                  <w:t xml:space="preserve">Unique</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D">
            <w:pPr>
              <w:spacing w:after="0" w:line="240" w:lineRule="auto"/>
              <w:rPr/>
            </w:pPr>
            <w:r w:rsidDel="00000000" w:rsidR="00000000" w:rsidRPr="00000000">
              <w:rPr>
                <w:rtl w:val="0"/>
              </w:rPr>
              <w:t xml:space="preserve">Most abilities in this game are unique, but this refers to weird abilities like the Waygate ability that provides weird/interesting interactions</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E">
            <w:pPr>
              <w:spacing w:after="0" w:line="240" w:lineRule="auto"/>
              <w:jc w:val="right"/>
              <w:rPr/>
            </w:pPr>
            <w:sdt>
              <w:sdtPr>
                <w:alias w:val="WE Ability tag"/>
                <w:id w:val="-1741338829"/>
                <w:dropDownList w:lastValue="Cop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215a6c"/>
                    <w:shd w:fill="c6dbe1" w:val="clear"/>
                  </w:rPr>
                  <w:t xml:space="preserve">Copy</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AF">
            <w:pPr>
              <w:spacing w:after="0" w:line="240" w:lineRule="auto"/>
              <w:rPr/>
            </w:pPr>
            <w:r w:rsidDel="00000000" w:rsidR="00000000" w:rsidRPr="00000000">
              <w:rPr>
                <w:rtl w:val="0"/>
              </w:rPr>
              <w:t xml:space="preserve">A copy of another skill (with possible small changes)</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B0">
            <w:pPr>
              <w:spacing w:after="0" w:line="240" w:lineRule="auto"/>
              <w:jc w:val="right"/>
              <w:rPr/>
            </w:pPr>
            <w:sdt>
              <w:sdtPr>
                <w:alias w:val="WE Ability tag"/>
                <w:id w:val="-757879949"/>
                <w:dropDownList w:lastValue="Unus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3d3d3d"/>
                    <w:shd w:fill="e6e6e6" w:val="clear"/>
                  </w:rPr>
                  <w:t xml:space="preserve">Unused</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B1">
            <w:pPr>
              <w:spacing w:after="0" w:line="240" w:lineRule="auto"/>
              <w:rPr/>
            </w:pPr>
            <w:r w:rsidDel="00000000" w:rsidR="00000000" w:rsidRPr="00000000">
              <w:rPr>
                <w:rtl w:val="0"/>
              </w:rPr>
              <w:t xml:space="preserve">A skill that is unused by Blizzard and probably deprecated</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B2">
            <w:pPr>
              <w:spacing w:after="0" w:line="240" w:lineRule="auto"/>
              <w:jc w:val="right"/>
              <w:rPr/>
            </w:pPr>
            <w:sdt>
              <w:sdtPr>
                <w:alias w:val="WE Ability tag"/>
                <w:id w:val="1555992825"/>
                <w:dropDownList w:lastValue="Dummy Ability">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5a3286"/>
                    <w:shd w:fill="e6cff2" w:val="clear"/>
                  </w:rPr>
                  <w:t xml:space="preserve">Dummy Ability</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B3">
            <w:pPr>
              <w:spacing w:after="0" w:line="240" w:lineRule="auto"/>
              <w:rPr/>
            </w:pPr>
            <w:r w:rsidDel="00000000" w:rsidR="00000000" w:rsidRPr="00000000">
              <w:rPr>
                <w:rtl w:val="0"/>
              </w:rPr>
              <w:t xml:space="preserve">This ability is recommended as a blank spell to use through triggers and code. Their stats have to be cleaned up first.</w:t>
            </w:r>
          </w:p>
        </w:tc>
      </w:tr>
      <w:tr>
        <w:trPr>
          <w:cantSplit w:val="0"/>
          <w:trHeight w:val="56.69291338582678" w:hRule="atLeast"/>
          <w:tblHeader w:val="0"/>
        </w:trPr>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B4">
            <w:pPr>
              <w:spacing w:after="0" w:line="240" w:lineRule="auto"/>
              <w:jc w:val="right"/>
              <w:rPr/>
            </w:pPr>
            <w:sdt>
              <w:sdtPr>
                <w:alias w:val="WE Ability tag"/>
                <w:id w:val="-1613423989"/>
                <w:dropDownList w:lastValue="Depreciated">
                  <w:listItem w:displayText="TODO" w:value="TODO"/>
                  <w:listItem w:displayText="Unique" w:value="Unique"/>
                  <w:listItem w:displayText="Stackable" w:value="Stackable"/>
                  <w:listItem w:displayText="Dummy Ability" w:value="Dummy Ability"/>
                  <w:listItem w:displayText="Copy" w:value="Copy"/>
                  <w:listItem w:displayText="Unused" w:value="Unused"/>
                  <w:listItem w:displayText="Blank" w:value="Blank"/>
                  <w:listItem w:displayText="Depreciated" w:value="Depreciated"/>
                  <w:listItem w:displayText="AoE Supportive" w:value="AoE Supportive"/>
                  <w:listItem w:displayText="AoE Disabling" w:value="AoE Disabling"/>
                  <w:listItem w:displayText="Attack triggered" w:value="Attack triggered"/>
                  <w:listItem w:displayText="Attackspeed Increase" w:value="Attackspeed Increase"/>
                  <w:listItem w:displayText="Attackspeed Decrease" w:value="Attackspeed Decrease"/>
                  <w:listItem w:displayText="Autocast" w:value="Autocast"/>
                  <w:listItem w:displayText="Buff Stackable" w:value="Buff Stackable"/>
                  <w:listItem w:displayText="Buff Unstackable" w:value="Buff Unstackable"/>
                  <w:listItem w:displayText="Charged" w:value="Charged"/>
                  <w:listItem w:displayText="Damage Over Time" w:value="Damage Over Time"/>
                  <w:listItem w:displayText="Detection" w:value="Detection"/>
                  <w:listItem w:displayText="Death triggered" w:value="Death triggered"/>
                  <w:listItem w:displayText="Dispel AoE" w:value="Dispel AoE"/>
                  <w:listItem w:displayText="Dispel Target" w:value="Dispel Target"/>
                  <w:listItem w:displayText="Flat Armor Increase" w:value="Flat Armor Increase"/>
                  <w:listItem w:displayText="Flat Armor Decrease" w:value="Flat Armor Decrease"/>
                  <w:listItem w:displayText="Flat Damage Increase" w:value="Flat Damage Increase"/>
                  <w:listItem w:displayText="Flat Damage Decrease" w:value="Flat Damage Decrease"/>
                  <w:listItem w:displayText="Flat Damage Taken Increase" w:value="Flat Damage Taken Increase"/>
                  <w:listItem w:displayText="Flat Damage Taken Decrease" w:value="Flat Damage Taken Decrease"/>
                  <w:listItem w:displayText="Flat Health Increase" w:value="Flat Health Increase"/>
                  <w:listItem w:displayText="Flat Healt Decrease" w:value="Flat Healt Decrease"/>
                  <w:listItem w:displayText="Healing" w:value="Healing"/>
                  <w:listItem w:displayText="Healing Over Time" w:value="Healing Over Time"/>
                  <w:listItem w:displayText="Hit Triggered" w:value="Hit Triggered"/>
                  <w:listItem w:displayText="Magic Immunity" w:value="Magic Immunity"/>
                  <w:listItem w:displayText="Mana Drain" w:value="Mana Drain"/>
                  <w:listItem w:displayText="Mana Regen" w:value="Mana Regen"/>
                  <w:listItem w:displayText="Morph" w:value="Morph"/>
                  <w:listItem w:displayText="Movespeed Increase" w:value="Movespeed Increase"/>
                  <w:listItem w:displayText="Movespeed Decrease" w:value="Movespeed Decrease"/>
                  <w:listItem w:displayText="Multi Attack Target" w:value="Multi Attack Target"/>
                  <w:listItem w:displayText="Percent Armor Increase" w:value="Percent Armor Increase"/>
                  <w:listItem w:displayText="Percent Armor Decrease" w:value="Percent Armor Decrease"/>
                  <w:listItem w:displayText="Percent Damage Increase" w:value="Percent Damage Increase"/>
                  <w:listItem w:displayText="Percent Damage Decrease" w:value="Percent Damage Decrease"/>
                  <w:listItem w:displayText="Percent Damage Taken Increase" w:value="Percent Damage Taken Increase"/>
                  <w:listItem w:displayText="Percent Damage Taken Decrease" w:value="Percent Damage Taken Decrease"/>
                  <w:listItem w:displayText="Percent Magic Taken Increase" w:value="Percent Magic Taken Increase"/>
                  <w:listItem w:displayText="Percent Magic Damage Decrease" w:value="Percent Magic Damage Decrease"/>
                  <w:listItem w:displayText="Possession" w:value="Possession"/>
                  <w:listItem w:displayText="Scaling alteration" w:value="Scaling alteration"/>
                  <w:listItem w:displayText="Stun / Interrupt" w:value="Stun / Interrupt"/>
                  <w:listItem w:displayText="Summon" w:value="Summon"/>
                  <w:listItem w:displayText="Suppressed" w:value="Suppressed"/>
                  <w:listItem w:displayText="Toggle" w:value="Toggle"/>
                  <w:listItem w:displayText="Transient" w:value="Transient"/>
                  <w:listItem w:displayText="Unique cast" w:value="Unique cast"/>
                  <w:listItem w:displayText="Uninterrupting" w:value="Uninterrupting"/>
                  <w:listItem w:displayText="Vision" w:value="Vision"/>
                </w:dropDownList>
              </w:sdtPr>
              <w:sdtContent>
                <w:r w:rsidDel="00000000" w:rsidR="00000000" w:rsidRPr="00000000">
                  <w:rPr>
                    <w:color w:val="ffcfc9"/>
                    <w:shd w:fill="b10202" w:val="clear"/>
                  </w:rPr>
                  <w:t xml:space="preserve">Depreciated</w:t>
                </w:r>
              </w:sdtContent>
            </w:sdt>
            <w:r w:rsidDel="00000000" w:rsidR="00000000" w:rsidRPr="00000000">
              <w:rPr>
                <w:rtl w:val="0"/>
              </w:rPr>
            </w:r>
          </w:p>
        </w:tc>
        <w:tc>
          <w:tcPr>
            <w:tcBorders>
              <w:top w:color="dd7e6b" w:space="0" w:sz="4" w:val="single"/>
              <w:left w:color="dd7e6b" w:space="0" w:sz="4" w:val="single"/>
              <w:bottom w:color="dd7e6b" w:space="0" w:sz="4" w:val="single"/>
              <w:right w:color="dd7e6b" w:space="0" w:sz="4" w:val="single"/>
            </w:tcBorders>
          </w:tcPr>
          <w:p w:rsidR="00000000" w:rsidDel="00000000" w:rsidP="00000000" w:rsidRDefault="00000000" w:rsidRPr="00000000" w14:paraId="000012B5">
            <w:pPr>
              <w:spacing w:after="0" w:line="240" w:lineRule="auto"/>
              <w:rPr/>
            </w:pPr>
            <w:r w:rsidDel="00000000" w:rsidR="00000000" w:rsidRPr="00000000">
              <w:rPr>
                <w:rtl w:val="0"/>
              </w:rPr>
              <w:t xml:space="preserve">This ability must be avoided due to bugs or hazardous behaviors. May it be unremovable leaks, crashes or desync.</w:t>
            </w:r>
          </w:p>
        </w:tc>
      </w:tr>
    </w:tbl>
    <w:p w:rsidR="00000000" w:rsidDel="00000000" w:rsidP="00000000" w:rsidRDefault="00000000" w:rsidRPr="00000000" w14:paraId="000012B6">
      <w:pPr>
        <w:pStyle w:val="Heading1"/>
        <w:rPr>
          <w:color w:val="0000ff"/>
        </w:rPr>
      </w:pPr>
      <w:bookmarkStart w:colFirst="0" w:colLast="0" w:name="_du9wogb3j0uv" w:id="393"/>
      <w:bookmarkEnd w:id="393"/>
      <w:r w:rsidDel="00000000" w:rsidR="00000000" w:rsidRPr="00000000">
        <w:rPr>
          <w:rtl w:val="0"/>
        </w:rPr>
        <w:t xml:space="preserve">@Trivia</w:t>
      </w:r>
      <w:r w:rsidDel="00000000" w:rsidR="00000000" w:rsidRPr="00000000">
        <w:rPr>
          <w:rtl w:val="0"/>
        </w:rPr>
      </w:r>
    </w:p>
    <w:p w:rsidR="00000000" w:rsidDel="00000000" w:rsidP="00000000" w:rsidRDefault="00000000" w:rsidRPr="00000000" w14:paraId="000012B7">
      <w:pPr>
        <w:rPr/>
      </w:pPr>
      <w:commentRangeStart w:id="59"/>
      <w:commentRangeStart w:id="60"/>
      <w:r w:rsidDel="00000000" w:rsidR="00000000" w:rsidRPr="00000000">
        <w:rPr>
          <w:rtl w:val="0"/>
        </w:rPr>
        <w:t xml:space="preserve">The following has been tested in version 1.21:</w:t>
      </w:r>
    </w:p>
    <w:p w:rsidR="00000000" w:rsidDel="00000000" w:rsidP="00000000" w:rsidRDefault="00000000" w:rsidRPr="00000000" w14:paraId="000012B8">
      <w:pPr>
        <w:rPr/>
      </w:pPr>
      <w:r w:rsidDel="00000000" w:rsidR="00000000" w:rsidRPr="00000000">
        <w:rPr>
          <w:rtl w:val="0"/>
        </w:rPr>
        <w:t xml:space="preserve">Apparently, cluster rockets deals damage in an area in semi-randomized increments that will not go past a certain threshold. </w:t>
      </w:r>
    </w:p>
    <w:p w:rsidR="00000000" w:rsidDel="00000000" w:rsidP="00000000" w:rsidRDefault="00000000" w:rsidRPr="00000000" w14:paraId="000012B9">
      <w:pPr>
        <w:rPr/>
      </w:pPr>
      <w:r w:rsidDel="00000000" w:rsidR="00000000" w:rsidRPr="00000000">
        <w:rPr>
          <w:rtl w:val="0"/>
        </w:rPr>
        <w:t xml:space="preserve">For example if you set this ability to deal 2800 damage to an area in increments of 280 damage per second. The 280 damage is randomized. I’ve tested this theory with a pack of creeps. In pack 1 there was one Vile Tormentor (510 HP, 0 armor) and two Lesser Voidwalkers (240 HP and 0 armor). </w:t>
      </w:r>
    </w:p>
    <w:p w:rsidR="00000000" w:rsidDel="00000000" w:rsidP="00000000" w:rsidRDefault="00000000" w:rsidRPr="00000000" w14:paraId="000012BA">
      <w:pPr>
        <w:rPr/>
      </w:pPr>
      <w:r w:rsidDel="00000000" w:rsidR="00000000" w:rsidRPr="00000000">
        <w:rPr>
          <w:rtl w:val="0"/>
        </w:rPr>
        <w:t xml:space="preserve">Tormentor was left with 231 HP during 5 different encounters while the Voidwalkers died a Peon’s death.</w:t>
      </w:r>
    </w:p>
    <w:p w:rsidR="00000000" w:rsidDel="00000000" w:rsidP="00000000" w:rsidRDefault="00000000" w:rsidRPr="00000000" w14:paraId="000012BB">
      <w:pPr>
        <w:rPr/>
      </w:pPr>
      <w:r w:rsidDel="00000000" w:rsidR="00000000" w:rsidRPr="00000000">
        <w:rPr>
          <w:rtl w:val="0"/>
        </w:rPr>
        <w:t xml:space="preserve">Meanwhile, with a group of 1 Tormentor, 2 Regular Void Walkers (365 HP) and a Blood fiend (450 HP), the following damage was dealt across 5 different runs: Tormentor was left with 231 HP, both Void Walkers were left with 86 HP while the Blood Fiends were left with 171 HP (these ones have a heavy armor of 1). </w:t>
      </w:r>
    </w:p>
    <w:p w:rsidR="00000000" w:rsidDel="00000000" w:rsidP="00000000" w:rsidRDefault="00000000" w:rsidRPr="00000000" w14:paraId="000012BC">
      <w:pPr>
        <w:rPr/>
      </w:pPr>
      <w:r w:rsidDel="00000000" w:rsidR="00000000" w:rsidRPr="00000000">
        <w:rPr>
          <w:rtl w:val="0"/>
        </w:rPr>
        <w:t xml:space="preserve">Final test was done by replacing the Tormentor with a Diabolist (630 HP). Both Voidwalkers were left with 86 out of 365 HP again, while the Blood Fiends were left with 171 out of 450 HP. Meanwhile the Diabolist was left with 352 out of 630 HP, which is 2 damage less than the 280 damage cap set by the spell. This leads me to believe that the damage taken by each individual unit is around 275-280 damage, as I’ve not seen the engine reduce damage taken by mobs by more than 5. </w:t>
      </w:r>
    </w:p>
    <w:p w:rsidR="00000000" w:rsidDel="00000000" w:rsidP="00000000" w:rsidRDefault="00000000" w:rsidRPr="00000000" w14:paraId="000012BD">
      <w:pPr>
        <w:rPr/>
      </w:pPr>
      <w:r w:rsidDel="00000000" w:rsidR="00000000" w:rsidRPr="00000000">
        <w:rPr>
          <w:rtl w:val="0"/>
        </w:rPr>
        <w:t xml:space="preserve">A second test was done where the units would take 240 damage from this ability, using the same creep units I’ve experimented so far. During 5 runs, the Lesser Void Walkers were left with 1 HP, while the Tormentor was left with 271 HP instead of 270 (because it should have taken 240 damage). Bloodfiens were left at 211 HP, the Voidwalker were left at 127 HP and the Diabolist was left at 392 HP.</w:t>
      </w:r>
    </w:p>
    <w:p w:rsidR="00000000" w:rsidDel="00000000" w:rsidP="00000000" w:rsidRDefault="00000000" w:rsidRPr="00000000" w14:paraId="000012BE">
      <w:pPr>
        <w:rPr/>
      </w:pPr>
      <w:r w:rsidDel="00000000" w:rsidR="00000000" w:rsidRPr="00000000">
        <w:rPr>
          <w:rtl w:val="0"/>
        </w:rPr>
        <w:t xml:space="preserve">A final test has been done on creep sample one, with the Vile Tormentor (510 HP) and two Lesser Voidwalkers (240) using a variation of this spell which dealt 240 damage per second while having a damage cap of 200. The Lesser Voildwakers were left with 175 HP while the Tormentor was left with 444 HP on two separate test runs.</w:t>
      </w:r>
    </w:p>
    <w:p w:rsidR="00000000" w:rsidDel="00000000" w:rsidP="00000000" w:rsidRDefault="00000000" w:rsidRPr="00000000" w14:paraId="000012BF">
      <w:pPr>
        <w:rPr/>
      </w:pPr>
      <w:r w:rsidDel="00000000" w:rsidR="00000000" w:rsidRPr="00000000">
        <w:rPr>
          <w:rtl w:val="0"/>
        </w:rPr>
        <w:t xml:space="preserve">Further tests with this new skill showed that in sample group B of 5 creeps the Blood Fiends were left with 411 HP, Voidwalkers were left with 327 HP and Tormentor was left with 471 HP</w:t>
      </w:r>
    </w:p>
    <w:p w:rsidR="00000000" w:rsidDel="00000000" w:rsidP="00000000" w:rsidRDefault="00000000" w:rsidRPr="00000000" w14:paraId="000012C0">
      <w:pPr>
        <w:rPr/>
      </w:pPr>
      <w:r w:rsidDel="00000000" w:rsidR="00000000" w:rsidRPr="00000000">
        <w:rPr>
          <w:rtl w:val="0"/>
        </w:rPr>
        <w:t xml:space="preserve">The end result was generating a request where the AI had to distribute 240 worth of damage to multiple units without going over the imposed cap of 100. Group 1 took 196 spread across all units while group B took 193 worth of damage. </w:t>
      </w:r>
    </w:p>
    <w:p w:rsidR="00000000" w:rsidDel="00000000" w:rsidP="00000000" w:rsidRDefault="00000000" w:rsidRPr="00000000" w14:paraId="000012C1">
      <w:pPr>
        <w:rPr/>
      </w:pPr>
      <w:r w:rsidDel="00000000" w:rsidR="00000000" w:rsidRPr="00000000">
        <w:rPr>
          <w:rtl w:val="0"/>
        </w:rPr>
        <w:t xml:space="preserve">When increasing the damage cap to 280, but leaving the damage at 240, in a group of 3 mobs, Tormentor was left with 418/510 HP, while in a group of 5 she was left with 455/510 HP.</w:t>
      </w:r>
    </w:p>
    <w:p w:rsidR="00000000" w:rsidDel="00000000" w:rsidP="00000000" w:rsidRDefault="00000000" w:rsidRPr="00000000" w14:paraId="000012C2">
      <w:pPr>
        <w:rPr/>
      </w:pPr>
      <w:r w:rsidDel="00000000" w:rsidR="00000000" w:rsidRPr="00000000">
        <w:rPr>
          <w:rtl w:val="0"/>
        </w:rPr>
        <w:t xml:space="preserve">On both occasions this shows that Rockets will deal less damage, based on the size of the group in order to accommodate the damage cap it must abide by.</w:t>
      </w:r>
    </w:p>
    <w:p w:rsidR="00000000" w:rsidDel="00000000" w:rsidP="00000000" w:rsidRDefault="00000000" w:rsidRPr="00000000" w14:paraId="000012C3">
      <w:pPr>
        <w:rPr/>
      </w:pPr>
      <w:r w:rsidDel="00000000" w:rsidR="00000000" w:rsidRPr="00000000">
        <w:rPr>
          <w:rtl w:val="0"/>
        </w:rPr>
        <w:t xml:space="preserve">No Crashes were encountered during the latter tests.</w:t>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12C4">
      <w:pPr>
        <w:ind w:firstLine="720"/>
        <w:rPr/>
      </w:pPr>
      <w:r w:rsidDel="00000000" w:rsidR="00000000" w:rsidRPr="00000000">
        <w:rPr>
          <w:rtl w:val="0"/>
        </w:rPr>
        <w:t xml:space="preserve">Ability behavior test conducted in 1.31.1.12173: </w:t>
      </w:r>
    </w:p>
    <w:p w:rsidR="00000000" w:rsidDel="00000000" w:rsidP="00000000" w:rsidRDefault="00000000" w:rsidRPr="00000000" w14:paraId="000012C5">
      <w:pPr>
        <w:numPr>
          <w:ilvl w:val="0"/>
          <w:numId w:val="7"/>
        </w:numPr>
        <w:spacing w:after="0" w:afterAutospacing="0"/>
        <w:ind w:left="1440" w:hanging="360"/>
      </w:pPr>
      <w:r w:rsidDel="00000000" w:rsidR="00000000" w:rsidRPr="00000000">
        <w:rPr>
          <w:rtl w:val="0"/>
        </w:rPr>
        <w:t xml:space="preserve">This ability does not damage in an area around the landing rocket as one might think, but instead each landing rocket damages all valid targets in the area. This can be confirmed by increase the AoE and it is observed that units standing completely far away from the rockets are perfectly damaged.</w:t>
      </w:r>
    </w:p>
    <w:p w:rsidR="00000000" w:rsidDel="00000000" w:rsidP="00000000" w:rsidRDefault="00000000" w:rsidRPr="00000000" w14:paraId="000012C6">
      <w:pPr>
        <w:numPr>
          <w:ilvl w:val="0"/>
          <w:numId w:val="7"/>
        </w:numPr>
        <w:spacing w:after="0" w:afterAutospacing="0"/>
        <w:ind w:left="1440" w:hanging="360"/>
      </w:pPr>
      <w:r w:rsidDel="00000000" w:rsidR="00000000" w:rsidRPr="00000000">
        <w:rPr>
          <w:rtl w:val="0"/>
        </w:rPr>
        <w:t xml:space="preserve">This ability only damages all valid units in area of effect at the time of casting. Which means if a unit leaves the area and re-enter it it will not be damaged even with rockets right on its spot. Also units not in the area at the time of casting enter the area will also be unharmed.</w:t>
      </w:r>
    </w:p>
    <w:p w:rsidR="00000000" w:rsidDel="00000000" w:rsidP="00000000" w:rsidRDefault="00000000" w:rsidRPr="00000000" w14:paraId="000012C7">
      <w:pPr>
        <w:numPr>
          <w:ilvl w:val="0"/>
          <w:numId w:val="7"/>
        </w:numPr>
        <w:spacing w:after="0" w:afterAutospacing="0"/>
        <w:ind w:left="1440" w:hanging="360"/>
      </w:pPr>
      <w:r w:rsidDel="00000000" w:rsidR="00000000" w:rsidRPr="00000000">
        <w:rPr>
          <w:rtl w:val="0"/>
        </w:rPr>
        <w:t xml:space="preserve">The pattern of rockets is close to an empty circle (donut). Confirmed by increasing number of rockets. In practice most of the time it cannot launch all the rockets allotted so one mostly sees the pattern as half a circle or an arc. The pattern is drawn clockwise. The pattern is therefore unaffected and not updated based on valid units within range. The landing point of rockets is not completely randomed with larger Area of Effect.</w:t>
      </w:r>
    </w:p>
    <w:p w:rsidR="00000000" w:rsidDel="00000000" w:rsidP="00000000" w:rsidRDefault="00000000" w:rsidRPr="00000000" w14:paraId="000012C8">
      <w:pPr>
        <w:numPr>
          <w:ilvl w:val="0"/>
          <w:numId w:val="7"/>
        </w:numPr>
        <w:spacing w:after="0" w:afterAutospacing="0"/>
        <w:ind w:left="1440" w:hanging="360"/>
      </w:pPr>
      <w:r w:rsidDel="00000000" w:rsidR="00000000" w:rsidRPr="00000000">
        <w:rPr>
          <w:rtl w:val="0"/>
        </w:rPr>
        <w:t xml:space="preserve">Damage Interval, Effect Duration and Missile Count are interlinked. To release sufficient number of rockets, one needs to reduce damage interval, increase effect duration accordingly. Since Effect Duration is not the actual duration, it can be set to 100 and higher to deploy all rockets.</w:t>
      </w:r>
    </w:p>
    <w:p w:rsidR="00000000" w:rsidDel="00000000" w:rsidP="00000000" w:rsidRDefault="00000000" w:rsidRPr="00000000" w14:paraId="000012C9">
      <w:pPr>
        <w:numPr>
          <w:ilvl w:val="0"/>
          <w:numId w:val="7"/>
        </w:numPr>
        <w:spacing w:after="0" w:afterAutospacing="0"/>
        <w:ind w:left="1440" w:hanging="360"/>
      </w:pPr>
      <w:r w:rsidDel="00000000" w:rsidR="00000000" w:rsidRPr="00000000">
        <w:rPr>
          <w:rtl w:val="0"/>
        </w:rPr>
        <w:t xml:space="preserve">Missile speed, Buffs and Effects do not affect this ability in any way. The missiles will adapt their speed based on the distance to the target point and change  the curvature of its movement., so it means it always lands at the target point at the same time regardless of distance. If the caster somehow relocates to a different position during the channeling, all future missiles will adapt their speed to this change as well.</w:t>
      </w:r>
    </w:p>
    <w:p w:rsidR="00000000" w:rsidDel="00000000" w:rsidP="00000000" w:rsidRDefault="00000000" w:rsidRPr="00000000" w14:paraId="000012CA">
      <w:pPr>
        <w:numPr>
          <w:ilvl w:val="0"/>
          <w:numId w:val="7"/>
        </w:numPr>
        <w:ind w:left="1440" w:hanging="360"/>
      </w:pPr>
      <w:r w:rsidDel="00000000" w:rsidR="00000000" w:rsidRPr="00000000">
        <w:rPr>
          <w:rtl w:val="0"/>
        </w:rPr>
        <w:t xml:space="preserve">Always deal at least the amount of damage interval once if Damage Amount is less than Max Damage. Hence the total Max Damage before reduction is Max Damage plus Damage Amount.</w:t>
      </w:r>
    </w:p>
    <w:p w:rsidR="00000000" w:rsidDel="00000000" w:rsidP="00000000" w:rsidRDefault="00000000" w:rsidRPr="00000000" w14:paraId="000012CB">
      <w:pPr>
        <w:pStyle w:val="Heading1"/>
        <w:rPr/>
      </w:pPr>
      <w:bookmarkStart w:colFirst="0" w:colLast="0" w:name="_lb6i8t4cao7g" w:id="394"/>
      <w:bookmarkEnd w:id="394"/>
      <w:r w:rsidDel="00000000" w:rsidR="00000000" w:rsidRPr="00000000">
        <w:rPr>
          <w:rtl w:val="0"/>
        </w:rPr>
        <w:t xml:space="preserve">@End of document</w:t>
      </w:r>
      <w:r w:rsidDel="00000000" w:rsidR="00000000" w:rsidRPr="00000000">
        <w:rPr>
          <w:rtl w:val="0"/>
        </w:rPr>
      </w:r>
    </w:p>
    <w:sectPr>
      <w:headerReference r:id="rId21" w:type="default"/>
      <w:footerReference r:id="rId22" w:type="default"/>
      <w:type w:val="nextPage"/>
      <w:pgSz w:h="11906" w:w="16838" w:orient="landscape"/>
      <w:pgMar w:bottom="1440.0000000000002" w:top="1440.0000000000002" w:left="1440.0000000000002" w:right="1440.0000000000002"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ksim Vetriakov" w:id="46" w:date="2024-08-17T01:40:14Z">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seems AI casts it if HP is &lt;= 100</w:t>
      </w:r>
    </w:p>
  </w:comment>
  <w:comment w:author="Janus Doppel" w:id="33" w:date="2023-10-11T01:42:33Z">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below 175 Hitpoints i've observed naga royal guard ai in deep water does submerged</w:t>
      </w:r>
    </w:p>
  </w:comment>
  <w:comment w:author="Janus Doppel" w:id="34" w:date="2023-10-11T01:43:01Z">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_Merkitse ratkaistuksi_</w:t>
      </w:r>
    </w:p>
  </w:comment>
  <w:comment w:author="Janus Doppel" w:id="35" w:date="2023-10-11T01:43:57Z">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_Avattu uudelleen_</w:t>
      </w:r>
    </w:p>
  </w:comment>
  <w:comment w:author="Christine Holtzmann" w:id="47" w:date="2024-02-16T23:09:45Z">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a quick test of some abilities on 1.36.1.20719 and it turns out the old Weird Abilities Guide is no longer correct about *which* abilities work.</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Pocket Factory no longer works.</w:t>
      </w:r>
    </w:p>
  </w:comment>
  <w:comment w:author="Luci Z" w:id="18" w:date="2024-09-12T00:19:30Z">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someone confirm if there is any noticeable differences between the 3 variants. My understanding is...one of these 3 variants should be applying an immobilise effect in place of a slow.</w:t>
      </w:r>
    </w:p>
  </w:comment>
  <w:comment w:author="Florian Wege" w:id="19" w:date="2025-11-15T14:38:47Z">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Aprg, Apg2, ACpu all have the same base abilcode which is Aprg, so any deviation between them would be by configuration.</w:t>
      </w:r>
    </w:p>
  </w:comment>
  <w:comment w:author="Dương Hưng Lê" w:id="17" w:date="2025-02-17T01:07:11Z">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organic unit around the buffed target</w:t>
      </w:r>
    </w:p>
  </w:comment>
  <w:comment w:author="Fredrik Grimmenhag (ScrewTheTrees)" w:id="59" w:date="2024-02-08T20:23:27Z">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Reformat this into standard format for this document.</w:t>
      </w:r>
    </w:p>
  </w:comment>
  <w:comment w:author="Fredrik Grimmenhag (ScrewTheTrees)" w:id="60" w:date="2025-06-09T01:37:53Z">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to end of document for now</w:t>
      </w:r>
    </w:p>
  </w:comment>
  <w:comment w:author="Oliver Alibov" w:id="54" w:date="2025-10-11T16:21:10Z">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abilities on the same unit won't work. The one with the highest chance to trigger will work.</w:t>
      </w:r>
    </w:p>
  </w:comment>
  <w:comment w:author="Fredrik Grimmenhag (ScrewTheTrees)" w:id="58" w:date="2024-02-08T20:33:59Z">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data dump, might need to clean up the writing on it thou.</w:t>
      </w:r>
    </w:p>
  </w:comment>
  <w:comment w:author="spiraling spiral" w:id="56" w:date="2025-02-19T00:15:55Z">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recall writing the notes below this one.</w:t>
      </w:r>
    </w:p>
  </w:comment>
  <w:comment w:author="Oliver Alibov" w:id="50" w:date="2026-07-27T04:51:47Z">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prevents anything from being built on it, even if you grant it the ability to fly. The Ward doesn't have this problem.</w:t>
      </w:r>
    </w:p>
  </w:comment>
  <w:comment w:author="spiraling spiral" w:id="14" w:date="2022-10-28T23:25:10Z">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certain units? (RoyGBV)</w:t>
      </w:r>
    </w:p>
  </w:comment>
  <w:comment w:author="Dương Hưng Lê" w:id="15" w:date="2025-02-17T01:06:13Z">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unit that work, not all units</w:t>
      </w:r>
    </w:p>
  </w:comment>
  <w:comment w:author="Florian Wege" w:id="16" w:date="2025-11-15T14:35:31Z">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give examples where it does not work?</w:t>
      </w:r>
    </w:p>
  </w:comment>
  <w:comment w:author="Oliver Alibov" w:id="51" w:date="2025-08-11T10:13:40Z">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stacking.</w:t>
      </w:r>
    </w:p>
  </w:comment>
  <w:comment w:author="Oliver Alibov" w:id="49" w:date="2025-08-11T10:25:43Z">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ability has no global time tie, so if you add 10 different abilities every 100 milliseconds, you will get 10 ticks of damage per second.</w:t>
      </w:r>
    </w:p>
  </w:comment>
  <w:comment w:author="Maksim Vetriakov" w:id="27" w:date="2024-08-31T22:39:00Z">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info on how AI casts it?</w:t>
      </w:r>
    </w:p>
  </w:comment>
  <w:comment w:author="Fredrik Grimmenhag (ScrewTheTrees)" w:id="28" w:date="2025-06-09T01:24:03Z">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ability occurs automatically while the unit is standing still for both AI and players.</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ability manually disables attacking while the automatic invisibility will have the unit behave like normal.</w:t>
      </w:r>
    </w:p>
  </w:comment>
  <w:comment w:author="gospodar vremena" w:id="32" w:date="2026-06-01T21:17:35Z">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be added (tested in 2.0.4.23745)</w:t>
      </w:r>
    </w:p>
  </w:comment>
  <w:comment w:author="Fredrik Grimmenhag (ScrewTheTrees)" w:id="9" w:date="2024-02-08T20:05:54Z">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probably has its root from DnD and a "1D20" roll, might have been how they handled it internally back then too. I heard from someone in the past that many of these % hit abilities are in 5% increments unless you enable this flag, but i have not ran any real testing on this.</w:t>
      </w:r>
    </w:p>
  </w:comment>
  <w:comment w:author="Oliver Alibov" w:id="42" w:date="2026-08-11T02:29:38Z">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with Ricochet and Barrage Fire.</w:t>
      </w:r>
    </w:p>
  </w:comment>
  <w:comment w:author="Oliver Alibov" w:id="7" w:date="2025-12-21T15:31:56Z">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Acct-based crit doesn't support levels 2. At least at x10, level 2 crit didn't work.</w:t>
      </w:r>
    </w:p>
  </w:comment>
  <w:comment w:author="Oliver Alibov" w:id="8" w:date="2025-12-21T15:31:56Z">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Acct-based crit doesn't support levels 2. At least at x10, level 2 crit didn't work.</w:t>
      </w:r>
    </w:p>
  </w:comment>
  <w:comment w:author="Stijn Herfst" w:id="2" w:date="2026-02-23T18:15:04Z">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nice to suggest people to add the editor field ID when they reference a specific one. I'm currently using this document in HiveWE https://github.com/stijnherfst/HiveWE/releases/tag/v0.9 and having e.g. `amsp Missilespeed` would allow me to map a specific bit of text to a field for an even better object editing experience.</w:t>
      </w:r>
    </w:p>
  </w:comment>
  <w:comment w:author="Flame of Change" w:id="3" w:date="2026-03-07T10:24:38Z">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good idea, maybe a bit tedious. First I would focus on reworking the overall layout and then I would consider this. On the other hand if the rework is properly done it would be a matter of ctrl+H most stuff.</w:t>
      </w:r>
    </w:p>
  </w:comment>
  <w:comment w:author="Flame of Change" w:id="4" w:date="2026-03-07T10:27:15Z">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think I understand. If we specify the ids in the document it would automatically update the hive editor documentation ?</w:t>
      </w:r>
    </w:p>
  </w:comment>
  <w:comment w:author="Insanity AI" w:id="11" w:date="2024-03-12T23:47:48Z">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done with Staff of Teleportation, but since it's a copy of this spell, I might as well edit this one.</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https://cdn.discordapp.com/attachments/978549796363177985/1217253898809774090/Warcraft_III_2024-03-12_19-31-53.mp4?ex=66035b08&amp;is=65f0e608&amp;hm=109106b5cb71e4dd4fdd86514632d4b7ece797e6fc91b0d9a2fafcfcdc0d7007&amp;</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https://cdn.discordapp.com/attachments/978549796363177985/1217252662643523584/Warcraft_III_2024-03-12_19-26-59.mp4?ex=660359e2&amp;is=65f0e4e2&amp;hm=558e26940163778a15ad0a2fd63ec56719ebea547cb2d8c1db3e75f7de187260&amp;</w:t>
      </w:r>
    </w:p>
  </w:comment>
  <w:comment w:author="Stijn Herfst" w:id="0" w:date="2026-02-23T18:41:48Z">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the template in an easily parsable format would be great. E.g. the following is perfect</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rawcode: ABCD, IJKL</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be willing to spend some time on updating the current abilities.</w:t>
      </w:r>
    </w:p>
  </w:comment>
  <w:comment w:author="Flame of Change" w:id="1" w:date="2026-03-07T10:22:03Z">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 Without the quoting marks ?</w:t>
      </w:r>
    </w:p>
  </w:comment>
  <w:comment w:author="Florian Wege" w:id="48" w:date="2025-11-15T14:27:05Z">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is that what GUI labels as "Special Archimonde - Rain of Chaos" is wrongly converted to "rainoffire" order string. Indeed the right order string for Rain of Chaos is "rainofchaos".</w:t>
      </w:r>
    </w:p>
  </w:comment>
  <w:comment w:author="Oliver Alibov" w:id="57" w:date="2026-01-16T00:02:54Z">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ability can heal!</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final_damage = incoming_spell_damage × (1 - reduction)</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reduction &gt; 1 the result is negative, so the spell restores health instead of dealing damage.</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tested this and it works.</w:t>
      </w:r>
    </w:p>
  </w:comment>
  <w:comment w:author="Florian Wege" w:id="38" w:date="2025-11-15T16:46:54Z">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about belonging to the Neutral Hostile player, but the unit being of race Creep.</w:t>
      </w:r>
    </w:p>
  </w:comment>
  <w:comment w:author="Maksim Vetriakov" w:id="10" w:date="2024-11-09T14:48:33Z">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only a chance to evade. This ability does not have a chance to miss.</w:t>
      </w:r>
    </w:p>
  </w:comment>
  <w:comment w:author="Setokaiva (Setokaiva)" w:id="39" w:date="2023-09-27T19:14:33Z">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it interact with Hardened Skin's damage reduction vs. attacks?</w:t>
      </w:r>
    </w:p>
  </w:comment>
  <w:comment w:author="Fredrik Grimmenhag (ScrewTheTrees)" w:id="40" w:date="2024-02-08T20:22:32Z">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actually a very good question, my guess is "ignore" but it could definitely be wrong.</w:t>
      </w:r>
    </w:p>
  </w:comment>
  <w:comment w:author="Nick Housen" w:id="41" w:date="2025-04-25T10:39:48Z">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cleave ignore armour type penalty?</w:t>
      </w:r>
    </w:p>
  </w:comment>
  <w:comment w:author="Setokaiva (Setokaiva)" w:id="43" w:date="2023-09-27T19:16:30Z">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Doom buff is removed via a trigger, does that break anything? Might want to mention that here.</w:t>
      </w:r>
    </w:p>
  </w:comment>
  <w:comment w:author="Roman" w:id="44" w:date="2025-01-13T06:16:38Z">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removed no traces ever left, buff is properly coded</w:t>
      </w:r>
    </w:p>
  </w:comment>
  <w:comment w:author="Khyrberos" w:id="53" w:date="2026-07-15T04:59:12Z">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import a custom SFX ('empty' or otherwise) &amp; set it to that exact path in the Import Editor.</w:t>
      </w:r>
    </w:p>
  </w:comment>
  <w:comment w:author="Kjartan Johannesen" w:id="21" w:date="2025-10-13T22:14:07Z">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Essence of Blight as well as Spirit Touch first triggers the endcast event after the cooldown after being cast has ended, which will make the casting unit freeze, not attacking until issued an order or the cooldown is over.</w:t>
      </w:r>
    </w:p>
  </w:comment>
  <w:comment w:author="Florian Wege" w:id="30" w:date="2025-11-16T11:02:43Z">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not true.</w:t>
      </w:r>
    </w:p>
  </w:comment>
  <w:comment w:author="Florian Wege" w:id="31" w:date="2025-11-16T11:07:27Z">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specifically, e.g., Phase Shift gets disabled when the unit is grounded.</w:t>
      </w:r>
    </w:p>
  </w:comment>
  <w:comment w:author="Khyrberos" w:id="37" w:date="2026-05-09T11:59:03Z">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does this mean? example(s)?</w:t>
      </w:r>
    </w:p>
  </w:comment>
  <w:comment w:author="Khyrberos" w:id="36" w:date="2026-05-09T11:58:38Z">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"Data - Follow Through Time", "Data - Art Duration" or "Stats - Casting Time"?</w:t>
      </w:r>
    </w:p>
  </w:comment>
  <w:comment w:author="Nick Housen" w:id="45" w:date="2025-04-25T10:46:20Z">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this ability interact with Mana Burn? Will it deal damage first or deplete the mana first? Depending on the order of operation, the result will be wildly different if the mana to damage ratio is different from 1.0</w:t>
      </w:r>
    </w:p>
  </w:comment>
  <w:comment w:author="Dương Hưng Lê" w:id="26" w:date="2026-03-18T02:33:06Z">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killed, i have tested</w:t>
      </w:r>
    </w:p>
  </w:comment>
  <w:comment w:author="Anonymous" w:id="12" w:date="2026-03-20T18:09:36Z">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irrelevant to state it can do this when theres no reason it wouldnt</w:t>
      </w:r>
    </w:p>
  </w:comment>
  <w:comment w:author="Florian Wege" w:id="20" w:date="2025-11-15T14:53:51Z">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AOws, AOs2 both have the abilcode AOws (see AbilityData.slk). There are even more standard aliases for AOws. But only the abilcode matters in terms of hardcoded properties/behavior of an ability.</w:t>
      </w:r>
    </w:p>
  </w:comment>
  <w:comment w:author="Nathaniel Washburn" w:id="22" w:date="2025-11-13T09:08:32Z">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 🤔</w:t>
      </w:r>
    </w:p>
  </w:comment>
  <w:comment w:author="Florian Wege" w:id="23" w:date="2025-11-15T14:12:42Z">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that Possession cannot be cast on units that are already being targeted by Possession.</w:t>
      </w:r>
    </w:p>
  </w:comment>
  <w:comment w:author="Florian Wege" w:id="24" w:date="2025-11-15T14:16:18Z">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Possession bestows magic immunity and invulnerability onto the target, while Possession cannot be cast onto magic immune units.</w:t>
      </w:r>
    </w:p>
  </w:comment>
  <w:comment w:author="Setokaiva (Setokaiva)" w:id="13" w:date="2023-09-25T00:41:43Z">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 #1: Try summoning a dummy unit in this way, then ordering that dummy to cast a spell!</w:t>
      </w:r>
    </w:p>
  </w:comment>
  <w:comment w:author="Flame of Change" w:id="29" w:date="2025-06-11T11:34:22Z">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derped. I forgot to remove the special movement settings (group separation, parameter, priority)</w:t>
      </w:r>
    </w:p>
  </w:comment>
  <w:comment w:author="Nils" w:id="52" w:date="2026-03-26T12:36:53Z">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only works if the unit has &gt;0 Movement Speed and &gt;0 Turn Rate Speed for to face the tree. Buildings will gather but not automatically return resources to themselves.</w:t>
      </w:r>
    </w:p>
  </w:comment>
  <w:comment w:author="Enrico Gregorio" w:id="25" w:date="2024-08-10T09:38:50Z">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(Tested on Version 1.31) This only affects buildings under the Undead "Race" not the Unit Classification field.</w:t>
      </w:r>
    </w:p>
  </w:comment>
  <w:comment w:author="spiraling spiral" w:id="55" w:date="2025-02-17T08:10:00Z">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made these contributions years ago. i now realize that i talked too much back then.</w:t>
      </w:r>
    </w:p>
  </w:comment>
  <w:comment w:author="David Glendale Ardenaso" w:id="5" w:date="2024-04-18T17:47:06Z">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this cap the damage dealt? like capped damage prevent other targets from being attacked/damaged</w:t>
      </w:r>
    </w:p>
  </w:comment>
  <w:comment w:author="Nathaniel Washburn" w:id="6" w:date="2025-02-01T09:18:40Z">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 not, the field doesn't get used.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Arial Unicode MS"/>
  <w:font w:name="Consolas"/>
  <w:font w:name="Comfortaa SemiBold">
    <w:embedRegular w:fontKey="{00000000-0000-0000-0000-000000000000}" r:id="rId1" w:subsetted="0"/>
    <w:embedBold w:fontKey="{00000000-0000-0000-0000-000000000000}" r:id="rId2" w:subsetted="0"/>
  </w:font>
  <w:font w:name="Cinzel SemiBold">
    <w:embedRegular w:fontKey="{00000000-0000-0000-0000-000000000000}" r:id="rId3" w:subsetted="0"/>
    <w:embedBold w:fontKey="{00000000-0000-0000-0000-000000000000}" r:id="rId4" w:subsetted="0"/>
  </w:font>
  <w:font w:name="Cinzel Medium">
    <w:embedRegular w:fontKey="{00000000-0000-0000-0000-000000000000}" r:id="rId5" w:subsetted="0"/>
    <w:embedBold w:fontKey="{00000000-0000-0000-0000-000000000000}" r:id="rId6" w:subsetted="0"/>
  </w:font>
  <w:font w:name="Cinzel">
    <w:embedRegular w:fontKey="{00000000-0000-0000-0000-000000000000}" r:id="rId7" w:subsetted="0"/>
    <w:embedBold w:fontKey="{00000000-0000-0000-0000-000000000000}" r:id="rId8" w:subsetted="0"/>
  </w:font>
  <w:font w:name="Comfortaa Medium">
    <w:embedRegular w:fontKey="{00000000-0000-0000-0000-000000000000}" r:id="rId9" w:subsetted="0"/>
    <w:embedBold w:fontKey="{00000000-0000-0000-0000-000000000000}" r:id="rId10" w:subsetted="0"/>
  </w:font>
  <w:font w:name="Comfortaa">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80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lineRule="auto"/>
    </w:pPr>
    <w:rPr>
      <w:rFonts w:ascii="Comfortaa SemiBold" w:cs="Comfortaa SemiBold" w:eastAsia="Comfortaa SemiBold" w:hAnsi="Comfortaa SemiBold"/>
      <w:color w:val="980000"/>
      <w:sz w:val="44"/>
      <w:szCs w:val="44"/>
    </w:rPr>
  </w:style>
  <w:style w:type="paragraph" w:styleId="Heading2">
    <w:name w:val="heading 2"/>
    <w:basedOn w:val="Normal"/>
    <w:next w:val="Normal"/>
    <w:pPr>
      <w:keepNext w:val="1"/>
      <w:keepLines w:val="1"/>
      <w:pBdr>
        <w:top w:color="b5b5a3" w:space="2" w:sz="4" w:val="single"/>
      </w:pBdr>
      <w:spacing w:before="800" w:lineRule="auto"/>
    </w:pPr>
    <w:rPr>
      <w:rFonts w:ascii="Comfortaa Medium" w:cs="Comfortaa Medium" w:eastAsia="Comfortaa Medium" w:hAnsi="Comfortaa Medium"/>
      <w:color w:val="85200c"/>
      <w:sz w:val="36"/>
      <w:szCs w:val="3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0" w:before="800" w:line="240" w:lineRule="auto"/>
      <w:jc w:val="center"/>
    </w:pPr>
    <w:rPr>
      <w:rFonts w:ascii="Comfortaa" w:cs="Comfortaa" w:eastAsia="Comfortaa" w:hAnsi="Comfortaa"/>
      <w:b w:val="1"/>
      <w:bCs w:val="1"/>
      <w:color w:val="980000"/>
      <w:sz w:val="52"/>
      <w:szCs w:val="52"/>
    </w:rPr>
  </w:style>
  <w:style w:type="paragraph" w:styleId="Subtitle">
    <w:name w:val="Subtitle"/>
    <w:basedOn w:val="Normal"/>
    <w:next w:val="Normal"/>
    <w:pPr>
      <w:keepNext w:val="1"/>
      <w:keepLines w:val="1"/>
      <w:spacing w:after="320" w:lineRule="auto"/>
      <w:jc w:val="center"/>
    </w:pPr>
    <w:rPr>
      <w:rFonts w:ascii="Cinzel Medium" w:cs="Cinzel Medium" w:eastAsia="Cinzel Medium" w:hAnsi="Cinzel Medium"/>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hiveworkshop.com/threads/snippet-set-unit-range-partial-fix.352220/" TargetMode="External"/><Relationship Id="rId11" Type="http://schemas.openxmlformats.org/officeDocument/2006/relationships/hyperlink" Target="https://docs.google.com/document/d/1z17FTnhyfVL87tJgLmwWks3Low6TuQ0tjfKHXBELWpo/edit?pli=1&amp;tab=t.0#heading=h.js8ccltqiqf4" TargetMode="External"/><Relationship Id="rId22" Type="http://schemas.openxmlformats.org/officeDocument/2006/relationships/footer" Target="footer1.xml"/><Relationship Id="rId10" Type="http://schemas.openxmlformats.org/officeDocument/2006/relationships/hyperlink" Target="https://www.hiveworkshop.com/threads/terrain-deformations.205255/" TargetMode="External"/><Relationship Id="rId21" Type="http://schemas.openxmlformats.org/officeDocument/2006/relationships/header" Target="header1.xml"/><Relationship Id="rId13" Type="http://schemas.openxmlformats.org/officeDocument/2006/relationships/hyperlink" Target="https://docs.google.com/document/d/1z17FTnhyfVL87tJgLmwWks3Low6TuQ0tjfKHXBELWpo/edit?pli=1&amp;tab=t.0#heading=h.tnvowox84xhh" TargetMode="External"/><Relationship Id="rId12" Type="http://schemas.openxmlformats.org/officeDocument/2006/relationships/hyperlink" Target="https://docs.google.com/document/d/1z17FTnhyfVL87tJgLmwWks3Low6TuQ0tjfKHXBELWpo/edit?pli=1&amp;tab=t.0#heading=h.9qmfifqwjl5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hiveworkshop.com/pastebin/b2769ab71109c3634b3115937deaa34a.24187" TargetMode="External"/><Relationship Id="rId15" Type="http://schemas.openxmlformats.org/officeDocument/2006/relationships/hyperlink" Target="https://docs.google.com/document/d/1z17FTnhyfVL87tJgLmwWks3Low6TuQ0tjfKHXBELWpo/edit?pli=1&amp;tab=t.0#heading=h.norzruhgglgb" TargetMode="External"/><Relationship Id="rId14" Type="http://schemas.openxmlformats.org/officeDocument/2006/relationships/hyperlink" Target="https://docs.google.com/document/d/1z17FTnhyfVL87tJgLmwWks3Low6TuQ0tjfKHXBELWpo/edit?pli=1&amp;tab=t.0#heading=h.c663d2vcikv4" TargetMode="External"/><Relationship Id="rId17" Type="http://schemas.openxmlformats.org/officeDocument/2006/relationships/hyperlink" Target="https://www.hiveworkshop.com/threads/anti-magic-shell.325038/#post-3499894" TargetMode="External"/><Relationship Id="rId16" Type="http://schemas.openxmlformats.org/officeDocument/2006/relationships/hyperlink" Target="https://www.hiveworkshop.com/threads/blzunithideability-and-blzunitdisableability-dont-work.312477/post-3325089" TargetMode="External"/><Relationship Id="rId5" Type="http://schemas.openxmlformats.org/officeDocument/2006/relationships/numbering" Target="numbering.xml"/><Relationship Id="rId19" Type="http://schemas.openxmlformats.org/officeDocument/2006/relationships/hyperlink" Target="https://www.hiveworkshop.com/threads/hero-passive-transformation.198482/" TargetMode="External"/><Relationship Id="rId6" Type="http://schemas.openxmlformats.org/officeDocument/2006/relationships/styles" Target="styles.xml"/><Relationship Id="rId18" Type="http://schemas.openxmlformats.org/officeDocument/2006/relationships/hyperlink" Target="https://www.hiveworkshop.com/members/lordshinjo.184886/" TargetMode="External"/><Relationship Id="rId7" Type="http://schemas.openxmlformats.org/officeDocument/2006/relationships/hyperlink" Target="mailto:attacka20@gmail.com" TargetMode="External"/><Relationship Id="rId8" Type="http://schemas.openxmlformats.org/officeDocument/2006/relationships/hyperlink" Target="mailto:lordredelapierr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SemiBold-regular.ttf"/><Relationship Id="rId2" Type="http://schemas.openxmlformats.org/officeDocument/2006/relationships/font" Target="fonts/ComfortaaSemiBold-bold.ttf"/><Relationship Id="rId3" Type="http://schemas.openxmlformats.org/officeDocument/2006/relationships/font" Target="fonts/CinzelSemiBold-regular.ttf"/><Relationship Id="rId4" Type="http://schemas.openxmlformats.org/officeDocument/2006/relationships/font" Target="fonts/CinzelSemiBold-bold.ttf"/><Relationship Id="rId11" Type="http://schemas.openxmlformats.org/officeDocument/2006/relationships/font" Target="fonts/Comfortaa-regular.ttf"/><Relationship Id="rId10" Type="http://schemas.openxmlformats.org/officeDocument/2006/relationships/font" Target="fonts/ComfortaaMedium-bold.ttf"/><Relationship Id="rId12" Type="http://schemas.openxmlformats.org/officeDocument/2006/relationships/font" Target="fonts/Comfortaa-bold.ttf"/><Relationship Id="rId9" Type="http://schemas.openxmlformats.org/officeDocument/2006/relationships/font" Target="fonts/ComfortaaMedium-regular.ttf"/><Relationship Id="rId5" Type="http://schemas.openxmlformats.org/officeDocument/2006/relationships/font" Target="fonts/CinzelMedium-regular.ttf"/><Relationship Id="rId6" Type="http://schemas.openxmlformats.org/officeDocument/2006/relationships/font" Target="fonts/CinzelMedium-bold.ttf"/><Relationship Id="rId7" Type="http://schemas.openxmlformats.org/officeDocument/2006/relationships/font" Target="fonts/Cinzel-regular.ttf"/><Relationship Id="rId8" Type="http://schemas.openxmlformats.org/officeDocument/2006/relationships/font" Target="fonts/Cinzel-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